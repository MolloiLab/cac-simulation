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0517C273" w:rsidR="007A62C6" w:rsidRPr="006451DC" w:rsidRDefault="007A62C6" w:rsidP="005450AA">
      <w:pPr>
        <w:pStyle w:val="Title"/>
      </w:pPr>
      <w:r w:rsidRPr="00AF5BF5">
        <w:t xml:space="preserve">Coronary </w:t>
      </w:r>
      <w:r w:rsidR="005450AA">
        <w:t>a</w:t>
      </w:r>
      <w:r w:rsidRPr="00AF5BF5">
        <w:t xml:space="preserve">rtery </w:t>
      </w:r>
      <w:r w:rsidR="005450AA">
        <w:t>c</w:t>
      </w:r>
      <w:r w:rsidRPr="00AF5BF5">
        <w:t xml:space="preserve">alcium </w:t>
      </w:r>
      <w:r w:rsidR="005450AA">
        <w:t>m</w:t>
      </w:r>
      <w:r w:rsidRPr="00AF5BF5">
        <w:t xml:space="preserve">ass </w:t>
      </w:r>
      <w:r w:rsidR="005450AA">
        <w:t>m</w:t>
      </w:r>
      <w:r w:rsidRPr="00AF5BF5">
        <w:t xml:space="preserve">easurement </w:t>
      </w:r>
      <w:r w:rsidR="005450AA">
        <w:t>b</w:t>
      </w:r>
      <w:r w:rsidRPr="00AF5BF5">
        <w:t xml:space="preserve">ased on </w:t>
      </w:r>
      <w:r w:rsidR="005450AA">
        <w:t>i</w:t>
      </w:r>
      <w:r w:rsidRPr="00AF5BF5">
        <w:t>ntegrated</w:t>
      </w:r>
      <w:r w:rsidR="005450AA">
        <w:t xml:space="preserve"> i</w:t>
      </w:r>
      <w:r w:rsidRPr="00AF5BF5">
        <w:t>ntensity</w:t>
      </w:r>
      <w:r>
        <w:t xml:space="preserve"> and </w:t>
      </w:r>
      <w:r w:rsidR="005450AA">
        <w:t>v</w:t>
      </w:r>
      <w:r>
        <w:t xml:space="preserve">olume </w:t>
      </w:r>
      <w:r w:rsidR="005450AA">
        <w:t>f</w:t>
      </w:r>
      <w:r>
        <w:t>raction</w:t>
      </w:r>
      <w:r w:rsidR="00037F1B" w:rsidRPr="00037F1B">
        <w:t xml:space="preserve"> </w:t>
      </w:r>
      <w:r w:rsidR="005450AA">
        <w:t>t</w:t>
      </w:r>
      <w:r w:rsidR="00037F1B" w:rsidRPr="00AF5BF5">
        <w:t>echnique</w:t>
      </w:r>
      <w:r w:rsidR="00037F1B">
        <w:t>s</w:t>
      </w:r>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567549" w:rsidRDefault="007A62C6" w:rsidP="005450AA">
      <w:pPr>
        <w:pStyle w:val="Subtitle"/>
        <w:rPr>
          <w:b/>
          <w:bCs/>
          <w:sz w:val="24"/>
          <w:szCs w:val="24"/>
        </w:rPr>
      </w:pPr>
      <w:r w:rsidRPr="00567549">
        <w:rPr>
          <w:b/>
          <w:bCs/>
          <w:sz w:val="24"/>
          <w:szCs w:val="24"/>
        </w:rPr>
        <w:t>Dale Black, Xingshuo Xiao, Sabee Molloi</w:t>
      </w:r>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567549" w:rsidRDefault="007A62C6" w:rsidP="005450AA">
      <w:pPr>
        <w:pStyle w:val="ListParagraph"/>
        <w:spacing w:line="480" w:lineRule="auto"/>
        <w:ind w:left="0"/>
        <w:rPr>
          <w:rFonts w:cstheme="minorHAnsi"/>
          <w:sz w:val="20"/>
          <w:szCs w:val="20"/>
        </w:rPr>
      </w:pPr>
      <w:r w:rsidRPr="00567549">
        <w:rPr>
          <w:rFonts w:cstheme="minorHAnsi"/>
          <w:sz w:val="20"/>
          <w:szCs w:val="20"/>
        </w:rPr>
        <w:t>Department of Radiological Sciences, University of California, Irvine,</w:t>
      </w:r>
    </w:p>
    <w:p w14:paraId="158AA6A3" w14:textId="77777777" w:rsidR="007A62C6" w:rsidRPr="00AF5BF5" w:rsidRDefault="007A62C6" w:rsidP="005450AA">
      <w:pPr>
        <w:pStyle w:val="ListParagraph"/>
        <w:spacing w:line="480" w:lineRule="auto"/>
        <w:ind w:left="0"/>
        <w:rPr>
          <w:rFonts w:cstheme="minorHAnsi"/>
          <w:szCs w:val="22"/>
        </w:rPr>
      </w:pPr>
      <w:r w:rsidRPr="00567549">
        <w:rPr>
          <w:rFonts w:cstheme="minorHAnsi"/>
          <w:sz w:val="20"/>
          <w:szCs w:val="20"/>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Sabee Molloi,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8" w:history="1">
        <w:r w:rsidRPr="00AF5BF5">
          <w:rPr>
            <w:rStyle w:val="Hyperlink"/>
            <w:rFonts w:eastAsia="Calibri" w:cstheme="minorHAnsi"/>
            <w:szCs w:val="22"/>
          </w:rPr>
          <w:t>symolloi@uci.edu</w:t>
        </w:r>
      </w:hyperlink>
    </w:p>
    <w:p w14:paraId="1F0A4AB5" w14:textId="1A0B160C" w:rsidR="007A62C6" w:rsidRDefault="007A62C6">
      <w:r>
        <w:br w:type="page"/>
      </w:r>
    </w:p>
    <w:p w14:paraId="179DDC77" w14:textId="6F12CCFA" w:rsidR="00636378" w:rsidRDefault="007A62C6" w:rsidP="00560284">
      <w:pPr>
        <w:pStyle w:val="Heading1"/>
        <w:spacing w:line="480" w:lineRule="auto"/>
        <w:rPr>
          <w:rFonts w:asciiTheme="minorHAnsi" w:hAnsiTheme="minorHAnsi" w:cstheme="minorHAnsi"/>
        </w:rPr>
      </w:pPr>
      <w:r w:rsidRPr="003E3089">
        <w:rPr>
          <w:rFonts w:asciiTheme="minorHAnsi" w:hAnsiTheme="minorHAnsi" w:cstheme="minorHAnsi"/>
        </w:rPr>
        <w:lastRenderedPageBreak/>
        <w:t>Abstract</w:t>
      </w:r>
      <w:r w:rsidR="001A194C">
        <w:rPr>
          <w:rFonts w:asciiTheme="minorHAnsi" w:hAnsiTheme="minorHAnsi" w:cstheme="minorHAnsi"/>
        </w:rPr>
        <w:softHyphen/>
      </w:r>
    </w:p>
    <w:p w14:paraId="3F4E7354" w14:textId="630A0F17" w:rsidR="002B490A" w:rsidRDefault="002B490A" w:rsidP="002B490A">
      <w:pPr>
        <w:pStyle w:val="Heading2"/>
        <w:spacing w:line="480" w:lineRule="auto"/>
      </w:pPr>
      <w:r>
        <w:t>Purpose</w:t>
      </w:r>
    </w:p>
    <w:p w14:paraId="13F1E363" w14:textId="27F35E53" w:rsidR="002B490A" w:rsidRPr="002B490A" w:rsidRDefault="002B490A" w:rsidP="002B490A">
      <w:pPr>
        <w:spacing w:line="480" w:lineRule="auto"/>
        <w:rPr>
          <w:rFonts w:cstheme="minorHAnsi"/>
        </w:rPr>
      </w:pPr>
      <w:r w:rsidRPr="003E3089">
        <w:rPr>
          <w:rFonts w:cstheme="minorHAnsi"/>
        </w:rPr>
        <w:t xml:space="preserve">Agatston scoring does not </w:t>
      </w:r>
      <w:r>
        <w:rPr>
          <w:rFonts w:cstheme="minorHAnsi"/>
        </w:rPr>
        <w:t>detect</w:t>
      </w:r>
      <w:r w:rsidRPr="003E3089">
        <w:rPr>
          <w:rFonts w:cstheme="minorHAnsi"/>
        </w:rPr>
        <w:t xml:space="preserve"> all the calcium </w:t>
      </w:r>
      <w:r>
        <w:rPr>
          <w:rFonts w:cstheme="minorHAnsi"/>
        </w:rPr>
        <w:t>present</w:t>
      </w:r>
      <w:r w:rsidRPr="003E3089">
        <w:rPr>
          <w:rFonts w:cstheme="minorHAnsi"/>
        </w:rPr>
        <w:t xml:space="preserve"> in computed tomography scans</w:t>
      </w:r>
      <w:r>
        <w:rPr>
          <w:rFonts w:cstheme="minorHAnsi"/>
        </w:rPr>
        <w:t xml:space="preserve"> of the heart.</w:t>
      </w:r>
      <w:r w:rsidRPr="003E3089">
        <w:rPr>
          <w:rFonts w:cstheme="minorHAnsi"/>
        </w:rPr>
        <w:t xml:space="preserve"> A technique that removes the need for thresholding and quantifies calcium mass more</w:t>
      </w:r>
      <w:r>
        <w:rPr>
          <w:rFonts w:cstheme="minorHAnsi"/>
        </w:rPr>
        <w:t xml:space="preserve"> </w:t>
      </w:r>
      <w:r w:rsidRPr="003E3089">
        <w:rPr>
          <w:rFonts w:cstheme="minorHAnsi"/>
        </w:rPr>
        <w:t>accurately and reproducibly is needed.</w:t>
      </w:r>
    </w:p>
    <w:p w14:paraId="6FCF08E0" w14:textId="3E765983" w:rsidR="002B490A" w:rsidRDefault="002B490A" w:rsidP="002B490A">
      <w:pPr>
        <w:pStyle w:val="Heading2"/>
        <w:spacing w:line="480" w:lineRule="auto"/>
      </w:pPr>
      <w:r>
        <w:t>Approach</w:t>
      </w:r>
    </w:p>
    <w:p w14:paraId="5D54DBBE" w14:textId="50588C5E" w:rsidR="002B490A" w:rsidRPr="002B490A" w:rsidRDefault="002B490A" w:rsidP="002B490A">
      <w:pPr>
        <w:spacing w:line="480" w:lineRule="auto"/>
        <w:rPr>
          <w:rFonts w:cstheme="minorHAnsi"/>
        </w:rPr>
      </w:pPr>
      <w:r>
        <w:rPr>
          <w:rFonts w:cstheme="minorHAnsi"/>
        </w:rPr>
        <w:t>I</w:t>
      </w:r>
      <w:r w:rsidRPr="003E3089">
        <w:rPr>
          <w:rFonts w:cstheme="minorHAnsi"/>
        </w:rPr>
        <w:t xml:space="preserve">ntegrated </w:t>
      </w:r>
      <w:r>
        <w:rPr>
          <w:rFonts w:cstheme="minorHAnsi"/>
        </w:rPr>
        <w:t>intensity and volume fraction techniques</w:t>
      </w:r>
      <w:r w:rsidRPr="003E3089">
        <w:rPr>
          <w:rFonts w:cstheme="minorHAnsi"/>
        </w:rPr>
        <w:t xml:space="preserve"> </w:t>
      </w:r>
      <w:r>
        <w:rPr>
          <w:rFonts w:cstheme="minorHAnsi"/>
        </w:rPr>
        <w:t>were</w:t>
      </w:r>
      <w:r w:rsidRPr="003E3089">
        <w:rPr>
          <w:rFonts w:cstheme="minorHAnsi"/>
        </w:rPr>
        <w:t xml:space="preserve"> </w:t>
      </w:r>
      <w:r>
        <w:rPr>
          <w:rFonts w:cstheme="minorHAnsi"/>
        </w:rPr>
        <w:t>evaluated</w:t>
      </w:r>
      <w:r w:rsidRPr="003E3089">
        <w:rPr>
          <w:rFonts w:cstheme="minorHAnsi"/>
        </w:rPr>
        <w:t xml:space="preserve"> for </w:t>
      </w:r>
      <w:r>
        <w:rPr>
          <w:rFonts w:cstheme="minorHAnsi"/>
        </w:rPr>
        <w:t xml:space="preserve">accurate </w:t>
      </w:r>
      <w:r w:rsidRPr="003E3089">
        <w:rPr>
          <w:rFonts w:cstheme="minorHAnsi"/>
        </w:rPr>
        <w:t>quantification</w:t>
      </w:r>
      <w:r>
        <w:rPr>
          <w:rFonts w:cstheme="minorHAnsi"/>
        </w:rPr>
        <w:t xml:space="preserve"> of </w:t>
      </w:r>
      <w:r w:rsidRPr="00E405EB">
        <w:rPr>
          <w:rFonts w:cstheme="minorHAnsi"/>
        </w:rPr>
        <w:t>calcium mass</w:t>
      </w:r>
      <w:r w:rsidRPr="003E3089">
        <w:rPr>
          <w:rFonts w:cstheme="minorHAnsi"/>
        </w:rPr>
        <w:t xml:space="preserve">. Integrated </w:t>
      </w:r>
      <w:r>
        <w:rPr>
          <w:rFonts w:cstheme="minorHAnsi"/>
        </w:rPr>
        <w:t xml:space="preserve">intensity </w:t>
      </w:r>
      <w:r w:rsidRPr="003E3089">
        <w:rPr>
          <w:rFonts w:cstheme="minorHAnsi"/>
        </w:rPr>
        <w:t>calcium mass</w:t>
      </w:r>
      <w:r>
        <w:rPr>
          <w:rFonts w:cstheme="minorHAnsi"/>
        </w:rPr>
        <w:t>,</w:t>
      </w:r>
      <w:r w:rsidRPr="003E3089">
        <w:rPr>
          <w:rFonts w:cstheme="minorHAnsi"/>
        </w:rPr>
        <w:t xml:space="preserve"> volume fraction calcium mass</w:t>
      </w:r>
      <w:r>
        <w:rPr>
          <w:rFonts w:cstheme="minorHAnsi"/>
        </w:rPr>
        <w:t xml:space="preserve">, </w:t>
      </w:r>
      <w:r w:rsidRPr="003E3089">
        <w:rPr>
          <w:rFonts w:cstheme="minorHAnsi"/>
        </w:rPr>
        <w:t>Agatston scoring and spatially weighted calcium scoring were compared to known calcium mass</w:t>
      </w:r>
      <w:r>
        <w:rPr>
          <w:rFonts w:cstheme="minorHAnsi"/>
        </w:rPr>
        <w:t xml:space="preserve"> in</w:t>
      </w:r>
      <w:r w:rsidRPr="003E3089">
        <w:rPr>
          <w:rFonts w:cstheme="minorHAnsi"/>
        </w:rPr>
        <w:t xml:space="preserve"> simulated </w:t>
      </w:r>
      <w:r>
        <w:rPr>
          <w:rFonts w:cstheme="minorHAnsi"/>
        </w:rPr>
        <w:t>and physical phantoms</w:t>
      </w:r>
      <w:r w:rsidRPr="003E3089">
        <w:rPr>
          <w:rFonts w:cstheme="minorHAnsi"/>
        </w:rPr>
        <w:t>.</w:t>
      </w:r>
      <w:r>
        <w:rPr>
          <w:rFonts w:cstheme="minorHAnsi"/>
        </w:rPr>
        <w:t xml:space="preserve"> The simulation was created </w:t>
      </w:r>
      <w:r w:rsidRPr="003E3089">
        <w:rPr>
          <w:rFonts w:cstheme="minorHAnsi"/>
        </w:rPr>
        <w:t xml:space="preserve">to match a 320-slice CT scanner. </w:t>
      </w:r>
      <w:r>
        <w:rPr>
          <w:rFonts w:cstheme="minorHAnsi"/>
        </w:rPr>
        <w:t>Fat</w:t>
      </w:r>
      <w:r w:rsidRPr="003E3089">
        <w:rPr>
          <w:rFonts w:cstheme="minorHAnsi"/>
        </w:rPr>
        <w:t xml:space="preserve"> rings were added</w:t>
      </w:r>
      <w:r>
        <w:rPr>
          <w:rFonts w:cstheme="minorHAnsi"/>
        </w:rPr>
        <w:t xml:space="preserve"> to the simulated phantoms</w:t>
      </w:r>
      <w:r w:rsidRPr="003E3089">
        <w:rPr>
          <w:rFonts w:cstheme="minorHAnsi"/>
        </w:rPr>
        <w:t xml:space="preserve">, which resulted in small </w:t>
      </w:r>
      <w:r>
        <w:rPr>
          <w:rFonts w:cstheme="minorHAnsi"/>
        </w:rPr>
        <w:t>(</w:t>
      </w:r>
      <w:r w:rsidRPr="003E3089">
        <w:rPr>
          <w:rFonts w:cstheme="minorHAnsi"/>
        </w:rPr>
        <w:t>30x20</w:t>
      </w:r>
      <w:r>
        <w:rPr>
          <w:rFonts w:cstheme="minorHAnsi"/>
        </w:rPr>
        <w:t xml:space="preserve"> </w:t>
      </w:r>
      <w:r w:rsidRPr="003E3089">
        <w:rPr>
          <w:rFonts w:cstheme="minorHAnsi"/>
        </w:rPr>
        <w:t>cm</w:t>
      </w:r>
      <w:r w:rsidRPr="00560284">
        <w:rPr>
          <w:rFonts w:cstheme="minorHAnsi"/>
          <w:vertAlign w:val="superscript"/>
        </w:rPr>
        <w:t>2</w:t>
      </w:r>
      <w:r>
        <w:rPr>
          <w:rFonts w:cstheme="minorHAnsi"/>
        </w:rPr>
        <w:t>),</w:t>
      </w:r>
      <w:r w:rsidRPr="003E3089">
        <w:rPr>
          <w:rFonts w:cstheme="minorHAnsi"/>
        </w:rPr>
        <w:t xml:space="preserve"> medium </w:t>
      </w:r>
      <w:r>
        <w:rPr>
          <w:rFonts w:cstheme="minorHAnsi"/>
        </w:rPr>
        <w:t>(</w:t>
      </w:r>
      <w:r w:rsidRPr="003E3089">
        <w:rPr>
          <w:rFonts w:cstheme="minorHAnsi"/>
        </w:rPr>
        <w:t>35x25</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3E3089">
        <w:rPr>
          <w:rFonts w:cstheme="minorHAnsi"/>
        </w:rPr>
        <w:t xml:space="preserve"> and large </w:t>
      </w:r>
      <w:r>
        <w:rPr>
          <w:rFonts w:cstheme="minorHAnsi"/>
        </w:rPr>
        <w:t>(</w:t>
      </w:r>
      <w:r w:rsidRPr="003E3089">
        <w:rPr>
          <w:rFonts w:cstheme="minorHAnsi"/>
        </w:rPr>
        <w:t>40x30</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2F4CD0">
        <w:rPr>
          <w:rFonts w:cstheme="minorHAnsi"/>
        </w:rPr>
        <w:t xml:space="preserve"> </w:t>
      </w:r>
      <w:r w:rsidRPr="003E3089">
        <w:rPr>
          <w:rFonts w:cstheme="minorHAnsi"/>
        </w:rPr>
        <w:t>phanto</w:t>
      </w:r>
      <w:r>
        <w:rPr>
          <w:rFonts w:cstheme="minorHAnsi"/>
        </w:rPr>
        <w:t>ms.</w:t>
      </w:r>
      <w:r w:rsidRPr="003E3089">
        <w:rPr>
          <w:rFonts w:cstheme="minorHAnsi"/>
        </w:rPr>
        <w:t xml:space="preserve"> Three calcification inserts of different diameters and hydroxyapatite</w:t>
      </w:r>
      <w:r>
        <w:rPr>
          <w:rFonts w:cstheme="minorHAnsi"/>
        </w:rPr>
        <w:t xml:space="preserve"> </w:t>
      </w:r>
      <w:r w:rsidRPr="003E3089">
        <w:rPr>
          <w:rFonts w:cstheme="minorHAnsi"/>
        </w:rPr>
        <w:t>densities were placed within the phantom</w:t>
      </w:r>
      <w:r>
        <w:rPr>
          <w:rFonts w:cstheme="minorHAnsi"/>
        </w:rPr>
        <w:t>s</w:t>
      </w:r>
      <w:r w:rsidRPr="003E3089">
        <w:rPr>
          <w:rFonts w:cstheme="minorHAnsi"/>
        </w:rPr>
        <w:t xml:space="preserve">. All </w:t>
      </w:r>
      <w:r>
        <w:rPr>
          <w:rFonts w:cstheme="minorHAnsi"/>
        </w:rPr>
        <w:t xml:space="preserve">the </w:t>
      </w:r>
      <w:r w:rsidRPr="003E3089">
        <w:rPr>
          <w:rFonts w:cstheme="minorHAnsi"/>
        </w:rPr>
        <w:t xml:space="preserve">calcium </w:t>
      </w:r>
      <w:r>
        <w:rPr>
          <w:rFonts w:cstheme="minorHAnsi"/>
        </w:rPr>
        <w:t>mass</w:t>
      </w:r>
      <w:r w:rsidRPr="003E3089">
        <w:rPr>
          <w:rFonts w:cstheme="minorHAnsi"/>
        </w:rPr>
        <w:t xml:space="preserve"> measurements were repeated across different </w:t>
      </w:r>
      <w:r>
        <w:rPr>
          <w:rFonts w:cstheme="minorHAnsi"/>
        </w:rPr>
        <w:t xml:space="preserve">beam energies, </w:t>
      </w:r>
      <w:r w:rsidRPr="003E3089">
        <w:rPr>
          <w:rFonts w:cstheme="minorHAnsi"/>
        </w:rPr>
        <w:t>patient sizes</w:t>
      </w:r>
      <w:r>
        <w:rPr>
          <w:rFonts w:cstheme="minorHAnsi"/>
        </w:rPr>
        <w:t xml:space="preserve">, </w:t>
      </w:r>
      <w:r w:rsidRPr="003E3089">
        <w:rPr>
          <w:rFonts w:cstheme="minorHAnsi"/>
        </w:rPr>
        <w:t>insert sizes, and densities</w:t>
      </w:r>
      <w:r>
        <w:rPr>
          <w:rFonts w:cstheme="minorHAnsi"/>
        </w:rPr>
        <w:t>. P</w:t>
      </w:r>
      <w:r w:rsidRPr="003E3089">
        <w:rPr>
          <w:rFonts w:cstheme="minorHAnsi"/>
        </w:rPr>
        <w:t xml:space="preserve">hysical phantom </w:t>
      </w:r>
      <w:r>
        <w:rPr>
          <w:rFonts w:cstheme="minorHAnsi"/>
        </w:rPr>
        <w:t>images</w:t>
      </w:r>
      <w:r w:rsidRPr="003E3089">
        <w:rPr>
          <w:rFonts w:cstheme="minorHAnsi"/>
        </w:rPr>
        <w:t xml:space="preserve"> </w:t>
      </w:r>
      <w:r>
        <w:rPr>
          <w:rFonts w:cstheme="minorHAnsi"/>
        </w:rPr>
        <w:t>from</w:t>
      </w:r>
      <w:r w:rsidRPr="003E3089">
        <w:rPr>
          <w:rFonts w:cstheme="minorHAnsi"/>
        </w:rPr>
        <w:t xml:space="preserve"> a previous</w:t>
      </w:r>
      <w:r>
        <w:rPr>
          <w:rFonts w:cstheme="minorHAnsi"/>
        </w:rPr>
        <w:t>ly reported study</w:t>
      </w:r>
      <w:r w:rsidRPr="003E3089">
        <w:rPr>
          <w:rFonts w:cstheme="minorHAnsi"/>
        </w:rPr>
        <w:t xml:space="preserve"> </w:t>
      </w:r>
      <w:r>
        <w:rPr>
          <w:rFonts w:cstheme="minorHAnsi"/>
        </w:rPr>
        <w:t>were</w:t>
      </w:r>
      <w:r w:rsidRPr="003E3089">
        <w:rPr>
          <w:rFonts w:cstheme="minorHAnsi"/>
        </w:rPr>
        <w:t xml:space="preserve"> then used to </w:t>
      </w:r>
      <w:r>
        <w:rPr>
          <w:rFonts w:cstheme="minorHAnsi"/>
        </w:rPr>
        <w:t>evaluate the accuracy and reproducibility of the techniques</w:t>
      </w:r>
      <w:r w:rsidRPr="003E3089">
        <w:rPr>
          <w:rFonts w:cstheme="minorHAnsi"/>
        </w:rPr>
        <w:t>.</w:t>
      </w:r>
    </w:p>
    <w:p w14:paraId="58188D10" w14:textId="4CC847C3" w:rsidR="002B490A" w:rsidRDefault="002B490A" w:rsidP="002B490A">
      <w:pPr>
        <w:pStyle w:val="Heading2"/>
        <w:spacing w:line="480" w:lineRule="auto"/>
      </w:pPr>
      <w:r>
        <w:t>Results</w:t>
      </w:r>
    </w:p>
    <w:p w14:paraId="5727E97C" w14:textId="437F87DF" w:rsidR="002B490A" w:rsidRDefault="002B490A" w:rsidP="002B490A">
      <w:pPr>
        <w:spacing w:line="480" w:lineRule="auto"/>
      </w:pPr>
      <w:r w:rsidRPr="003E3089">
        <w:t xml:space="preserve">Both integrated </w:t>
      </w:r>
      <w:r>
        <w:t xml:space="preserve">intensity </w:t>
      </w:r>
      <w:r w:rsidRPr="003E3089">
        <w:t>calcium mass</w:t>
      </w:r>
      <w:r>
        <w:t xml:space="preserve"> </w:t>
      </w:r>
      <w:r w:rsidRPr="003E3089">
        <w:t xml:space="preserve">and volume fraction calcium mass yielded lower root mean squared error (RMSE) and deviation (RMSD) values than Agatston scoring in all </w:t>
      </w:r>
      <w:r>
        <w:t>the measurements in the simulated phantoms</w:t>
      </w:r>
      <w:r w:rsidRPr="003E3089">
        <w:t>.</w:t>
      </w:r>
      <w:r>
        <w:t xml:space="preserve"> Specifically, integrated calcium mass (RMSE: </w:t>
      </w:r>
      <w:r w:rsidRPr="003E3089">
        <w:t>0.</w:t>
      </w:r>
      <w:ins w:id="0" w:author="Mike Black" w:date="2023-04-06T09:33:00Z">
        <w:r w:rsidR="0007131B">
          <w:t>49</w:t>
        </w:r>
      </w:ins>
      <w:del w:id="1" w:author="Mike Black" w:date="2023-04-06T09:33:00Z">
        <w:r w:rsidDel="0007131B">
          <w:delText>50</w:delText>
        </w:r>
      </w:del>
      <w:r>
        <w:t xml:space="preserve"> </w:t>
      </w:r>
      <w:r w:rsidRPr="003E3089">
        <w:t>mg</w:t>
      </w:r>
      <w:r>
        <w:t xml:space="preserve">, RMSD: </w:t>
      </w:r>
      <w:r w:rsidRPr="003E3089">
        <w:t>0.49 mg</w:t>
      </w:r>
      <w:r>
        <w:t xml:space="preserve">) and volume fraction calcium mass (RMSE: </w:t>
      </w:r>
      <w:r w:rsidRPr="003E3089">
        <w:t>0.5</w:t>
      </w:r>
      <w:ins w:id="2" w:author="Mike Black" w:date="2023-04-06T09:33:00Z">
        <w:r w:rsidR="0007131B">
          <w:t>8</w:t>
        </w:r>
      </w:ins>
      <w:del w:id="3" w:author="Mike Black" w:date="2023-04-06T09:33:00Z">
        <w:r w:rsidDel="0007131B">
          <w:delText>9</w:delText>
        </w:r>
      </w:del>
      <w:r w:rsidRPr="003E3089">
        <w:t xml:space="preserve"> mg</w:t>
      </w:r>
      <w:r>
        <w:t xml:space="preserve">, RMSD: </w:t>
      </w:r>
      <w:r w:rsidRPr="003E3089">
        <w:t>0.5</w:t>
      </w:r>
      <w:ins w:id="4" w:author="Mike Black" w:date="2023-04-06T09:33:00Z">
        <w:r w:rsidR="0007131B">
          <w:t>7</w:t>
        </w:r>
      </w:ins>
      <w:del w:id="5" w:author="Mike Black" w:date="2023-04-06T09:33:00Z">
        <w:r w:rsidDel="0007131B">
          <w:delText>8</w:delText>
        </w:r>
      </w:del>
      <w:r w:rsidRPr="003E3089">
        <w:t xml:space="preserve"> mg</w:t>
      </w:r>
      <w:r>
        <w:t>) were more accurate for the low-density calcium measurements than Agatston scoring (RMSE:</w:t>
      </w:r>
      <w:r w:rsidRPr="00602EDD">
        <w:t xml:space="preserve"> </w:t>
      </w:r>
      <w:r w:rsidRPr="003E3089">
        <w:t>3.</w:t>
      </w:r>
      <w:ins w:id="6" w:author="Mike Black" w:date="2023-04-06T09:33:00Z">
        <w:r w:rsidR="0007131B">
          <w:t>70</w:t>
        </w:r>
      </w:ins>
      <w:del w:id="7" w:author="Mike Black" w:date="2023-04-06T09:33:00Z">
        <w:r w:rsidRPr="003E3089" w:rsidDel="0007131B">
          <w:delText>5</w:delText>
        </w:r>
      </w:del>
      <w:r w:rsidRPr="003E3089">
        <w:t xml:space="preserve"> mg</w:t>
      </w:r>
      <w:r>
        <w:t xml:space="preserve">, RMSD: </w:t>
      </w:r>
      <w:r w:rsidRPr="003E3089">
        <w:t>2.</w:t>
      </w:r>
      <w:ins w:id="8" w:author="Mike Black" w:date="2023-04-06T09:33:00Z">
        <w:r w:rsidR="0007131B">
          <w:t>30</w:t>
        </w:r>
      </w:ins>
      <w:del w:id="9" w:author="Mike Black" w:date="2023-04-06T09:33:00Z">
        <w:r w:rsidRPr="003E3089" w:rsidDel="0007131B">
          <w:delText>2</w:delText>
        </w:r>
      </w:del>
      <w:r w:rsidRPr="003E3089">
        <w:t xml:space="preserve"> mg</w:t>
      </w:r>
      <w:r>
        <w:t>). Similarly, integrated calcium mass (</w:t>
      </w:r>
      <w:del w:id="10" w:author="Mike Black" w:date="2023-04-06T09:34:00Z">
        <w:r w:rsidR="000160BC" w:rsidDel="0007131B">
          <w:delText>9.72</w:delText>
        </w:r>
      </w:del>
      <w:ins w:id="11" w:author="Mike Black" w:date="2023-04-06T09:34:00Z">
        <w:r w:rsidR="0007131B">
          <w:t>7.87</w:t>
        </w:r>
      </w:ins>
      <w:r>
        <w:t>%) and volume fraction calcium mass (</w:t>
      </w:r>
      <w:r w:rsidR="000160BC">
        <w:t>10.19</w:t>
      </w:r>
      <w:r>
        <w:t>%) had fewer false-negative (CAC=0) measurements than Agatston scoring (</w:t>
      </w:r>
      <w:del w:id="12" w:author="Mike Black" w:date="2023-04-06T09:34:00Z">
        <w:r w:rsidDel="0007131B">
          <w:delText>38.</w:delText>
        </w:r>
        <w:r w:rsidR="000160BC" w:rsidDel="0007131B">
          <w:delText>8</w:delText>
        </w:r>
        <w:r w:rsidDel="0007131B">
          <w:delText>9</w:delText>
        </w:r>
      </w:del>
      <w:ins w:id="13" w:author="Mike Black" w:date="2023-04-06T09:34:00Z">
        <w:r w:rsidR="0007131B">
          <w:t>40.74</w:t>
        </w:r>
      </w:ins>
      <w:r>
        <w:t>%).</w:t>
      </w:r>
    </w:p>
    <w:p w14:paraId="3A75E03A" w14:textId="77777777" w:rsidR="002B490A" w:rsidRPr="002B490A" w:rsidRDefault="002B490A" w:rsidP="002B490A">
      <w:pPr>
        <w:spacing w:line="480" w:lineRule="auto"/>
      </w:pPr>
    </w:p>
    <w:p w14:paraId="5B0A0995" w14:textId="77777777" w:rsidR="002B490A" w:rsidRPr="002B490A" w:rsidRDefault="002B490A" w:rsidP="002B490A">
      <w:pPr>
        <w:spacing w:line="480" w:lineRule="auto"/>
      </w:pPr>
    </w:p>
    <w:p w14:paraId="26CE2F5F" w14:textId="313520C6" w:rsidR="00097141" w:rsidRPr="003E3089" w:rsidRDefault="002B490A" w:rsidP="002B490A">
      <w:pPr>
        <w:pStyle w:val="Heading2"/>
        <w:spacing w:line="480" w:lineRule="auto"/>
      </w:pPr>
      <w:r>
        <w:t>Conclusion</w:t>
      </w:r>
    </w:p>
    <w:p w14:paraId="76A95802" w14:textId="23E7E76F" w:rsidR="009A08D2" w:rsidRDefault="00B63A68" w:rsidP="002B490A">
      <w:pPr>
        <w:spacing w:line="480" w:lineRule="auto"/>
        <w:rPr>
          <w:rFonts w:cstheme="minorHAnsi"/>
        </w:rPr>
      </w:pPr>
      <w:r>
        <w:rPr>
          <w:rFonts w:cstheme="minorHAnsi"/>
        </w:rPr>
        <w:t xml:space="preserve">The integrated calcium mass and volume fraction calcium mass techniques </w:t>
      </w:r>
      <w:r w:rsidR="00636378" w:rsidRPr="003E3089">
        <w:rPr>
          <w:rFonts w:cstheme="minorHAnsi"/>
        </w:rPr>
        <w:t xml:space="preserve">can potentially improve risk stratification for patients undergoing calcium scoring and further improve </w:t>
      </w:r>
      <w:r w:rsidR="00D90FC4">
        <w:rPr>
          <w:rFonts w:cstheme="minorHAnsi"/>
        </w:rPr>
        <w:t>risk asse</w:t>
      </w:r>
      <w:r w:rsidR="009F1238">
        <w:rPr>
          <w:rFonts w:cstheme="minorHAnsi"/>
        </w:rPr>
        <w:t>ssment</w:t>
      </w:r>
      <w:r w:rsidR="00636378" w:rsidRPr="003E3089">
        <w:rPr>
          <w:rFonts w:cstheme="minorHAnsi"/>
        </w:rPr>
        <w:t xml:space="preserve"> compared to Agatston scoring.</w:t>
      </w:r>
    </w:p>
    <w:p w14:paraId="12A65555" w14:textId="77777777" w:rsidR="00A94165" w:rsidRDefault="00A94165" w:rsidP="002B490A">
      <w:pPr>
        <w:spacing w:line="480" w:lineRule="auto"/>
        <w:rPr>
          <w:rFonts w:cstheme="minorHAnsi"/>
        </w:rPr>
      </w:pPr>
    </w:p>
    <w:p w14:paraId="2642FDF2" w14:textId="4DB15FEF" w:rsidR="00097141" w:rsidRPr="003E3089" w:rsidRDefault="009A08D2" w:rsidP="00A94165">
      <w:r w:rsidRPr="000F2915">
        <w:rPr>
          <w:b/>
          <w:bCs/>
        </w:rPr>
        <w:t>Keywords</w:t>
      </w:r>
      <w:r w:rsidRPr="00A94165">
        <w:t xml:space="preserve">: Agatston scoring, calcium scoring, </w:t>
      </w:r>
      <w:r w:rsidR="000F2915">
        <w:t>i</w:t>
      </w:r>
      <w:r w:rsidRPr="00A94165">
        <w:t xml:space="preserve">ntegrated Hounsfield, </w:t>
      </w:r>
      <w:r w:rsidR="000F2915">
        <w:t>c</w:t>
      </w:r>
      <w:r w:rsidRPr="00A94165">
        <w:t xml:space="preserve">omputed </w:t>
      </w:r>
      <w:r w:rsidR="000F2915">
        <w:t>t</w:t>
      </w:r>
      <w:r w:rsidRPr="00A94165">
        <w:t>omography</w:t>
      </w:r>
      <w:r w:rsidR="000F2915">
        <w:t>, volume fraction</w:t>
      </w:r>
      <w:r w:rsidR="00097141" w:rsidRPr="003E3089">
        <w:br w:type="page"/>
      </w:r>
    </w:p>
    <w:p w14:paraId="0F8BCF84" w14:textId="77BCCBE3" w:rsidR="007A62C6" w:rsidRPr="003E3089" w:rsidRDefault="0055668D" w:rsidP="003E3089">
      <w:pPr>
        <w:pStyle w:val="Heading1"/>
        <w:spacing w:line="480" w:lineRule="auto"/>
        <w:rPr>
          <w:rFonts w:asciiTheme="minorHAnsi" w:hAnsiTheme="minorHAnsi" w:cstheme="minorHAnsi"/>
        </w:rPr>
      </w:pPr>
      <w:r>
        <w:rPr>
          <w:rFonts w:asciiTheme="minorHAnsi" w:hAnsiTheme="minorHAnsi" w:cstheme="minorHAnsi"/>
        </w:rPr>
        <w:lastRenderedPageBreak/>
        <w:t>1</w:t>
      </w:r>
      <w:r w:rsidR="00097141" w:rsidRPr="003E3089">
        <w:rPr>
          <w:rFonts w:asciiTheme="minorHAnsi" w:hAnsiTheme="minorHAnsi" w:cstheme="minorHAnsi"/>
        </w:rPr>
        <w:t>. Introduction</w:t>
      </w:r>
    </w:p>
    <w:p w14:paraId="3B5CE1A7" w14:textId="05BE7E23" w:rsidR="00097141" w:rsidRPr="003E3089" w:rsidRDefault="00097141" w:rsidP="003E3089">
      <w:pPr>
        <w:spacing w:line="480" w:lineRule="auto"/>
        <w:rPr>
          <w:rFonts w:cstheme="minorHAnsi"/>
        </w:rPr>
      </w:pPr>
      <w:r w:rsidRPr="003E3089">
        <w:rPr>
          <w:rFonts w:cstheme="minorHAnsi"/>
        </w:rPr>
        <w:t xml:space="preserve">The coronary artery calcification (CAC) score is a </w:t>
      </w:r>
      <w:r w:rsidR="00432F80" w:rsidRPr="00432F80">
        <w:rPr>
          <w:rFonts w:cstheme="minorHAnsi"/>
        </w:rPr>
        <w:t>marker</w:t>
      </w:r>
      <w:r w:rsidRPr="003E3089">
        <w:rPr>
          <w:rFonts w:cstheme="minorHAnsi"/>
        </w:rPr>
        <w:t xml:space="preserve"> </w:t>
      </w:r>
      <w:r w:rsidR="007C2917">
        <w:rPr>
          <w:rFonts w:cstheme="minorHAnsi"/>
        </w:rPr>
        <w:t xml:space="preserve">of </w:t>
      </w:r>
      <w:r w:rsidRPr="003E3089">
        <w:rPr>
          <w:rFonts w:cstheme="minorHAnsi"/>
        </w:rPr>
        <w:t xml:space="preserve">atherosclerotic </w:t>
      </w:r>
      <w:r w:rsidR="00432F80">
        <w:rPr>
          <w:rFonts w:cstheme="minorHAnsi"/>
        </w:rPr>
        <w:t>disease</w:t>
      </w:r>
      <w:r w:rsidR="007C2917">
        <w:rPr>
          <w:rFonts w:cstheme="minorHAnsi"/>
        </w:rPr>
        <w:t xml:space="preserve"> </w:t>
      </w:r>
      <w:r w:rsidR="00106E40">
        <w:rPr>
          <w:rFonts w:cstheme="minorHAnsi"/>
        </w:rPr>
        <w:fldChar w:fldCharType="begin"/>
      </w:r>
      <w:r w:rsidR="00FB47AE">
        <w:rPr>
          <w:rFonts w:cstheme="minorHAnsi"/>
        </w:rPr>
        <w:instrText xml:space="preserve"> ADDIN ZOTERO_ITEM CSL_CITATION {"citationID":"Gy9Q7Tt7","properties":{"formattedCitation":"\\super 1\\nosupersub{}","plainCitation":"1","noteIndex":0},"citationItems":[{"id":269,"uris":["http://zotero.org/users/6884353/items/D77D7DS4"],"itemData":{"id":269,"type":"article-journal","abstract":"Coronary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1</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w:t>
      </w:r>
      <w:r w:rsidR="00345BC6">
        <w:rPr>
          <w:rFonts w:cstheme="minorHAnsi"/>
        </w:rPr>
        <w:t>coronary</w:t>
      </w:r>
      <w:r w:rsidR="00345BC6" w:rsidRPr="003E3089">
        <w:rPr>
          <w:rFonts w:cstheme="minorHAnsi"/>
        </w:rPr>
        <w:t xml:space="preserve"> </w:t>
      </w:r>
      <w:r w:rsidRPr="003E3089">
        <w:rPr>
          <w:rFonts w:cstheme="minorHAnsi"/>
        </w:rPr>
        <w:t>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FB47AE">
        <w:rPr>
          <w:rFonts w:cstheme="minorHAnsi"/>
        </w:rPr>
        <w:instrText xml:space="preserve"> ADDIN ZOTERO_ITEM CSL_CITATION {"citationID":"FASt7POi","properties":{"formattedCitation":"\\super 2\\nosupersub{}","plainCitation":"2","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2</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1924A352" w:rsidR="00097141" w:rsidRPr="003E3089" w:rsidRDefault="00097141" w:rsidP="003E3089">
      <w:pPr>
        <w:spacing w:line="480" w:lineRule="auto"/>
        <w:rPr>
          <w:rFonts w:cstheme="minorHAnsi"/>
        </w:rPr>
      </w:pPr>
      <w:r w:rsidRPr="003E3089">
        <w:rPr>
          <w:rFonts w:cstheme="minorHAnsi"/>
        </w:rPr>
        <w:t xml:space="preserve">Agatston scoring is the most common CAC scoring technique </w:t>
      </w:r>
      <w:r w:rsidR="00106E40">
        <w:rPr>
          <w:rFonts w:cstheme="minorHAnsi"/>
        </w:rPr>
        <w:fldChar w:fldCharType="begin"/>
      </w:r>
      <w:r w:rsidR="00FB47AE">
        <w:rPr>
          <w:rFonts w:cstheme="minorHAnsi"/>
        </w:rPr>
        <w:instrText xml:space="preserve"> ADDIN ZOTERO_ITEM CSL_CITATION {"citationID":"QVzqZkZc","properties":{"formattedCitation":"\\super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3</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FB47AE">
        <w:rPr>
          <w:rFonts w:cstheme="minorHAnsi"/>
        </w:rPr>
        <w:instrText xml:space="preserve"> ADDIN ZOTERO_ITEM CSL_CITATION {"citationID":"6MV4XlvX","properties":{"formattedCitation":"\\super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4</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FB47AE">
        <w:rPr>
          <w:rFonts w:cstheme="minorHAnsi"/>
        </w:rPr>
        <w:instrText xml:space="preserve"> ADDIN ZOTERO_ITEM CSL_CITATION {"citationID":"kDMw7619","properties":{"formattedCitation":"\\super 5\\nosupersub{}","plainCitation":"5","noteIndex":0},"citationItems":[{"id":288,"uris":["http://zotero.org/users/6884353/items/KBAVFKLM"],"itemData":{"id":288,"type":"article-journal","abstract":"The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5</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Agatsto</w:t>
      </w:r>
      <w:r w:rsidR="00A75F8A" w:rsidRPr="003E3089">
        <w:rPr>
          <w:rFonts w:cstheme="minorHAnsi"/>
        </w:rPr>
        <w:t xml:space="preserve">n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Agatston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FB47AE">
        <w:rPr>
          <w:rFonts w:cstheme="minorHAnsi"/>
        </w:rPr>
        <w:instrText xml:space="preserve"> ADDIN ZOTERO_ITEM CSL_CITATION {"citationID":"cZtsocHi","properties":{"formattedCitation":"\\super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6,7</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5DE9DA2" w:rsidR="00097141" w:rsidRPr="003E3089" w:rsidRDefault="00097141" w:rsidP="003E3089">
      <w:pPr>
        <w:spacing w:line="480" w:lineRule="auto"/>
        <w:rPr>
          <w:rFonts w:cstheme="minorHAnsi"/>
        </w:rPr>
      </w:pPr>
      <w:r w:rsidRPr="003E3089">
        <w:rPr>
          <w:rFonts w:cstheme="minorHAnsi"/>
        </w:rPr>
        <w:t>The Agatston technique can be used to estimate calcium volume and calcium mass. The calcium mass score acquired via the Agaston technique is fundamentally similar to traditional Agatston calcium scoring and suffers from many of the same limitations inherent to the Agatston scoring approach</w:t>
      </w:r>
      <w:r w:rsidR="00A75F8A" w:rsidRPr="003E3089">
        <w:rPr>
          <w:rFonts w:cstheme="minorHAnsi"/>
        </w:rPr>
        <w:t xml:space="preserve"> </w:t>
      </w:r>
      <w:r w:rsidR="00707EC3">
        <w:rPr>
          <w:rFonts w:cstheme="minorHAnsi"/>
        </w:rPr>
        <w:fldChar w:fldCharType="begin"/>
      </w:r>
      <w:r w:rsidR="00FB47AE">
        <w:rPr>
          <w:rFonts w:cstheme="minorHAnsi"/>
        </w:rPr>
        <w:instrText xml:space="preserve"> ADDIN ZOTERO_ITEM CSL_CITATION {"citationID":"yBUMumsY","properties":{"formattedCitation":"\\super 8,9\\nosupersub{}","plainCitation":"8,9","noteIndex":0},"citationItems":[{"id":419,"uris":["http://zotero.org/users/6884353/items/VXYSJC6Y"],"itemData":{"id":419,"type":"article-journal","abstract":"Quantification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8,9</w:t>
      </w:r>
      <w:r w:rsidR="00707EC3">
        <w:rPr>
          <w:rFonts w:cstheme="minorHAnsi"/>
        </w:rPr>
        <w:fldChar w:fldCharType="end"/>
      </w:r>
      <w:r w:rsidRPr="003E3089">
        <w:rPr>
          <w:rFonts w:cstheme="minorHAnsi"/>
        </w:rPr>
        <w:t xml:space="preserve">. A previous study also showed that calcium mass quantification via the Agatston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FB47AE">
        <w:rPr>
          <w:rFonts w:cstheme="minorHAnsi"/>
        </w:rPr>
        <w:instrText xml:space="preserve"> ADDIN ZOTERO_ITEM CSL_CITATION {"citationID":"V5TKXUBP","properties":{"formattedCitation":"\\super 10\\nosupersub{}","plainCitation":"10","noteIndex":0},"citationItems":[{"id":443,"uris":["http://zotero.org/users/6884353/items/MPLPXHTL"],"itemData":{"id":443,"type":"article-journal","abstract":"OBJECTIVE: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10</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0A411026" w:rsidR="00097141" w:rsidRPr="003E3089" w:rsidRDefault="00097141" w:rsidP="003E3089">
      <w:pPr>
        <w:spacing w:line="480" w:lineRule="auto"/>
        <w:rPr>
          <w:rFonts w:cstheme="minorHAnsi"/>
        </w:rPr>
      </w:pPr>
      <w:r w:rsidRPr="003E3089">
        <w:rPr>
          <w:rFonts w:cstheme="minorHAnsi"/>
        </w:rPr>
        <w:lastRenderedPageBreak/>
        <w:t xml:space="preserve">A CAC measurement technique that improves the accuracy, reproducibility, sensitivity, and specificity of the measured calcium mass would help to improve coronary heart disease diagnosis and stratify risk more accurately, especially for </w:t>
      </w:r>
      <w:r w:rsidR="009F17F0">
        <w:rPr>
          <w:rFonts w:cstheme="minorHAnsi"/>
        </w:rPr>
        <w:t>calcifications near</w:t>
      </w:r>
      <w:r w:rsidR="00F614D3">
        <w:rPr>
          <w:rFonts w:cstheme="minorHAnsi"/>
        </w:rPr>
        <w:t xml:space="preserve"> the </w:t>
      </w:r>
      <w:r w:rsidR="009F443C" w:rsidRPr="009F443C">
        <w:rPr>
          <w:rFonts w:cstheme="minorHAnsi"/>
        </w:rPr>
        <w:t>threshold</w:t>
      </w:r>
      <w:r w:rsidR="00D16E0C">
        <w:rPr>
          <w:rFonts w:cstheme="minorHAnsi"/>
        </w:rPr>
        <w:t xml:space="preserve"> of</w:t>
      </w:r>
      <w:r w:rsidR="009F443C" w:rsidRPr="009F443C">
        <w:rPr>
          <w:rFonts w:cstheme="minorHAnsi"/>
        </w:rPr>
        <w:t xml:space="preserve"> </w:t>
      </w:r>
      <w:r w:rsidR="00F614D3">
        <w:rPr>
          <w:rFonts w:cstheme="minorHAnsi"/>
        </w:rPr>
        <w:t>detectab</w:t>
      </w:r>
      <w:r w:rsidR="009F443C">
        <w:rPr>
          <w:rFonts w:cstheme="minorHAnsi"/>
        </w:rPr>
        <w:t>ility</w:t>
      </w:r>
      <w:r w:rsidRPr="003E3089">
        <w:rPr>
          <w:rFonts w:cstheme="minorHAnsi"/>
        </w:rPr>
        <w:t xml:space="preserve">. A more quantitative calcium mass calculation would likewise help improve risk stratification and diagnosis of coronary heart disease. </w:t>
      </w:r>
      <w:r w:rsidR="00E30102">
        <w:rPr>
          <w:rFonts w:cstheme="minorHAnsi"/>
        </w:rPr>
        <w:t>An</w:t>
      </w:r>
      <w:r w:rsidR="00E30102" w:rsidRPr="003E3089">
        <w:rPr>
          <w:rFonts w:cstheme="minorHAnsi"/>
        </w:rPr>
        <w:t xml:space="preserve"> </w:t>
      </w:r>
      <w:r w:rsidRPr="003E3089">
        <w:rPr>
          <w:rFonts w:cstheme="minorHAnsi"/>
        </w:rPr>
        <w:t xml:space="preserve">integrated intensity or Hounsfield unit (HU) technique recently demonstrated the ability to accurately assess coronary artery cross-sectional area </w:t>
      </w:r>
      <w:r w:rsidR="00A1639D">
        <w:rPr>
          <w:rFonts w:cstheme="minorHAnsi"/>
        </w:rPr>
        <w:t>near</w:t>
      </w:r>
      <w:r w:rsidR="00003080">
        <w:rPr>
          <w:rFonts w:cstheme="minorHAnsi"/>
        </w:rPr>
        <w:t xml:space="preserve"> the</w:t>
      </w:r>
      <w:r w:rsidRPr="003E3089">
        <w:rPr>
          <w:rFonts w:cstheme="minorHAnsi"/>
        </w:rPr>
        <w:t xml:space="preserve"> threshold </w:t>
      </w:r>
      <w:r w:rsidR="00003080">
        <w:rPr>
          <w:rFonts w:cstheme="minorHAnsi"/>
        </w:rPr>
        <w:t xml:space="preserve">of detectability </w:t>
      </w:r>
      <w:r w:rsidR="001B1F03">
        <w:rPr>
          <w:rFonts w:cstheme="minorHAnsi"/>
        </w:rPr>
        <w:fldChar w:fldCharType="begin"/>
      </w:r>
      <w:r w:rsidR="00FB47AE">
        <w:rPr>
          <w:rFonts w:cstheme="minorHAnsi"/>
        </w:rPr>
        <w:instrText xml:space="preserve"> ADDIN ZOTERO_ITEM CSL_CITATION {"citationID":"k2Hpt2aS","properties":{"formattedCitation":"\\super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11</w:t>
      </w:r>
      <w:r w:rsidR="001B1F03">
        <w:rPr>
          <w:rFonts w:cstheme="minorHAnsi"/>
        </w:rPr>
        <w:fldChar w:fldCharType="end"/>
      </w:r>
      <w:r w:rsidR="001B1F03">
        <w:rPr>
          <w:rFonts w:cstheme="minorHAnsi"/>
        </w:rPr>
        <w:t xml:space="preserve">. </w:t>
      </w:r>
      <w:r w:rsidR="00E32A9E">
        <w:rPr>
          <w:rFonts w:cstheme="minorHAnsi"/>
        </w:rPr>
        <w:t xml:space="preserve">A similar </w:t>
      </w:r>
      <w:r w:rsidR="00FF19EA">
        <w:rPr>
          <w:rFonts w:cstheme="minorHAnsi"/>
        </w:rPr>
        <w:t xml:space="preserve">approach based on </w:t>
      </w:r>
      <w:r w:rsidRPr="003E3089">
        <w:rPr>
          <w:rFonts w:cstheme="minorHAnsi"/>
        </w:rPr>
        <w:t>volume fraction</w:t>
      </w:r>
      <w:r w:rsidR="00E31B44">
        <w:rPr>
          <w:rFonts w:cstheme="minorHAnsi"/>
        </w:rPr>
        <w:t xml:space="preserve">s of two materials </w:t>
      </w:r>
      <w:r w:rsidR="005D5C32">
        <w:rPr>
          <w:rFonts w:cstheme="minorHAnsi"/>
        </w:rPr>
        <w:t>within a voxel</w:t>
      </w:r>
      <w:r w:rsidR="00666626">
        <w:rPr>
          <w:rFonts w:cstheme="minorHAnsi"/>
        </w:rPr>
        <w:t xml:space="preserve"> can be used </w:t>
      </w:r>
      <w:r w:rsidR="00555B26">
        <w:rPr>
          <w:rFonts w:cstheme="minorHAnsi"/>
        </w:rPr>
        <w:t xml:space="preserve">for </w:t>
      </w:r>
      <w:r w:rsidR="00437C93">
        <w:rPr>
          <w:rFonts w:cstheme="minorHAnsi"/>
        </w:rPr>
        <w:t>calcium</w:t>
      </w:r>
      <w:r w:rsidRPr="003E3089">
        <w:rPr>
          <w:rFonts w:cstheme="minorHAnsi"/>
        </w:rPr>
        <w:t xml:space="preserve"> mass quantification. These techniques have not </w:t>
      </w:r>
      <w:r w:rsidR="002B4ACB">
        <w:rPr>
          <w:rFonts w:cstheme="minorHAnsi"/>
        </w:rPr>
        <w:t xml:space="preserve">previously </w:t>
      </w:r>
      <w:r w:rsidRPr="003E3089">
        <w:rPr>
          <w:rFonts w:cstheme="minorHAnsi"/>
        </w:rPr>
        <w:t xml:space="preserve">been </w:t>
      </w:r>
      <w:r w:rsidR="002B4ACB">
        <w:rPr>
          <w:rFonts w:cstheme="minorHAnsi"/>
        </w:rPr>
        <w:t>used</w:t>
      </w:r>
      <w:r w:rsidR="002B4ACB" w:rsidRPr="003E3089">
        <w:rPr>
          <w:rFonts w:cstheme="minorHAnsi"/>
        </w:rPr>
        <w:t xml:space="preserve"> </w:t>
      </w:r>
      <w:r w:rsidRPr="003E3089">
        <w:rPr>
          <w:rFonts w:cstheme="minorHAnsi"/>
        </w:rPr>
        <w:t>for calcium mass quantification.</w:t>
      </w:r>
    </w:p>
    <w:p w14:paraId="4F288E48" w14:textId="77777777" w:rsidR="00097141" w:rsidRPr="003E3089" w:rsidRDefault="00097141" w:rsidP="003E3089">
      <w:pPr>
        <w:spacing w:line="480" w:lineRule="auto"/>
        <w:rPr>
          <w:rFonts w:cstheme="minorHAnsi"/>
        </w:rPr>
      </w:pPr>
    </w:p>
    <w:p w14:paraId="3F4A525C" w14:textId="7D1537E6" w:rsidR="00097141" w:rsidRPr="003E3089" w:rsidRDefault="00097141" w:rsidP="003E3089">
      <w:pPr>
        <w:spacing w:line="480" w:lineRule="auto"/>
        <w:rPr>
          <w:rFonts w:cstheme="minorHAnsi"/>
        </w:rPr>
      </w:pPr>
      <w:r w:rsidRPr="003E3089">
        <w:rPr>
          <w:rFonts w:cstheme="minorHAnsi"/>
        </w:rPr>
        <w:t xml:space="preserve">This study </w:t>
      </w:r>
      <w:r w:rsidR="002806FA">
        <w:rPr>
          <w:rFonts w:cstheme="minorHAnsi"/>
        </w:rPr>
        <w:t>used</w:t>
      </w:r>
      <w:r w:rsidR="002806FA" w:rsidRPr="003E3089">
        <w:rPr>
          <w:rFonts w:cstheme="minorHAnsi"/>
        </w:rPr>
        <w:t xml:space="preserve"> </w:t>
      </w:r>
      <w:r w:rsidRPr="003E3089">
        <w:rPr>
          <w:rFonts w:cstheme="minorHAnsi"/>
        </w:rPr>
        <w:t>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w:t>
      </w:r>
      <w:r w:rsidR="00CB3C81">
        <w:rPr>
          <w:rFonts w:cstheme="minorHAnsi"/>
        </w:rPr>
        <w:t>,</w:t>
      </w:r>
      <w:r w:rsidRPr="003E3089">
        <w:rPr>
          <w:rFonts w:cstheme="minorHAnsi"/>
        </w:rPr>
        <w:t xml:space="preserve"> </w:t>
      </w:r>
      <w:r w:rsidR="000E4274">
        <w:rPr>
          <w:rFonts w:cstheme="minorHAnsi"/>
        </w:rPr>
        <w:t xml:space="preserve">along with the </w:t>
      </w:r>
      <w:r w:rsidR="00241F7E" w:rsidRPr="003E3089">
        <w:rPr>
          <w:rFonts w:cstheme="minorHAnsi"/>
        </w:rPr>
        <w:t>standard Agatston scoring technique and the recently introduced spatially weighted calcium scoring technique</w:t>
      </w:r>
      <w:r w:rsidR="009B3A69">
        <w:rPr>
          <w:rFonts w:cstheme="minorHAnsi"/>
        </w:rPr>
        <w:t>,</w:t>
      </w:r>
      <w:r w:rsidR="00241F7E" w:rsidRPr="003E3089">
        <w:rPr>
          <w:rFonts w:cstheme="minorHAnsi"/>
        </w:rPr>
        <w:t xml:space="preserve"> </w:t>
      </w:r>
      <w:r w:rsidRPr="003E3089">
        <w:rPr>
          <w:rFonts w:cstheme="minorHAnsi"/>
        </w:rPr>
        <w:t xml:space="preserve">were compared to the known calcium mass to determine </w:t>
      </w:r>
      <w:r w:rsidR="003030E7">
        <w:rPr>
          <w:rFonts w:cstheme="minorHAnsi"/>
        </w:rPr>
        <w:t>their accuracy and precision</w:t>
      </w:r>
      <w:r w:rsidRPr="003E3089">
        <w:rPr>
          <w:rFonts w:cstheme="minorHAnsi"/>
        </w:rPr>
        <w:t>.</w:t>
      </w:r>
    </w:p>
    <w:p w14:paraId="324FCEBD" w14:textId="77777777" w:rsidR="00F9775A" w:rsidRPr="003E3089" w:rsidRDefault="00F9775A" w:rsidP="003E3089">
      <w:pPr>
        <w:spacing w:line="480" w:lineRule="auto"/>
        <w:rPr>
          <w:rFonts w:cstheme="minorHAnsi"/>
        </w:rPr>
      </w:pPr>
    </w:p>
    <w:p w14:paraId="351B5242" w14:textId="623197A0" w:rsidR="009F5C8F" w:rsidRPr="003E3089" w:rsidRDefault="00037B96" w:rsidP="003E3089">
      <w:pPr>
        <w:pStyle w:val="Heading1"/>
        <w:spacing w:line="480" w:lineRule="auto"/>
        <w:rPr>
          <w:rFonts w:asciiTheme="minorHAnsi" w:hAnsiTheme="minorHAnsi" w:cstheme="minorHAnsi"/>
        </w:rPr>
      </w:pPr>
      <w:r>
        <w:rPr>
          <w:rFonts w:asciiTheme="minorHAnsi" w:hAnsiTheme="minorHAnsi" w:cstheme="minorHAnsi"/>
        </w:rPr>
        <w:t>2</w:t>
      </w:r>
      <w:r w:rsidR="009F5C8F" w:rsidRPr="003E3089">
        <w:rPr>
          <w:rFonts w:asciiTheme="minorHAnsi" w:hAnsiTheme="minorHAnsi" w:cstheme="minorHAnsi"/>
        </w:rPr>
        <w:t>.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11D825EB" w:rsidR="00743297" w:rsidRPr="003E3089" w:rsidRDefault="00743297" w:rsidP="003E3089">
      <w:pPr>
        <w:spacing w:line="480" w:lineRule="auto"/>
        <w:rPr>
          <w:rFonts w:cstheme="minorHAnsi"/>
        </w:rPr>
      </w:pPr>
      <w:r w:rsidRPr="003E3089">
        <w:rPr>
          <w:rFonts w:cstheme="minorHAnsi"/>
        </w:rPr>
        <w:t>The simulation study was set to match the scanning parameters of the 320-slice CT scanner (Canon Aquilion One, Canon America Medical Systems, Tustin, CA)</w:t>
      </w:r>
      <w:r w:rsidR="00D97B63">
        <w:rPr>
          <w:rFonts w:cstheme="minorHAnsi"/>
        </w:rPr>
        <w:t>,</w:t>
      </w:r>
      <w:r w:rsidRPr="003E3089">
        <w:rPr>
          <w:rFonts w:cstheme="minorHAnsi"/>
        </w:rPr>
        <w:t xml:space="preserve"> as previously reported </w:t>
      </w:r>
      <w:r w:rsidR="00B91A61">
        <w:rPr>
          <w:rFonts w:cstheme="minorHAnsi"/>
        </w:rPr>
        <w:fldChar w:fldCharType="begin"/>
      </w:r>
      <w:r w:rsidR="00FB47AE">
        <w:rPr>
          <w:rFonts w:cstheme="minorHAnsi"/>
        </w:rPr>
        <w:instrText xml:space="preserve"> ADDIN ZOTERO_ITEM CSL_CITATION {"citationID":"viqTFTxl","properties":{"formattedCitation":"\\super 12\\nosupersub{}","plainCitation":"12","noteIndex":0},"citationItems":[{"id":123,"uris":["http://zotero.org/users/6884353/items/PAXSDEXW"],"itemData":{"id":123,"type":"article-journal","abstract":"To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12</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FB47AE">
        <w:rPr>
          <w:rFonts w:cstheme="minorHAnsi"/>
        </w:rPr>
        <w:instrText xml:space="preserve"> ADDIN ZOTERO_ITEM CSL_CITATION {"citationID":"ZBet7QAu","properties":{"formattedCitation":"\\super 13\\nosupersub{}","plainCitation":"13","noteIndex":0},"citationItems":[{"id":397,"uris":["http://zotero.org/users/6884353/items/4STBGITF"],"itemData":{"id":397,"type":"article-journal","abstract":"Computer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13</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FB47AE">
        <w:rPr>
          <w:rFonts w:cstheme="minorHAnsi"/>
        </w:rPr>
        <w:instrText xml:space="preserve"> ADDIN ZOTERO_ITEM CSL_CITATION {"citationID":"08au8nE1","properties":{"formattedCitation":"\\super 14\\nosupersub{}","plainCitation":"14","noteIndex":0},"citationItems":[{"id":400,"uris":["http://zotero.org/users/6884353/items/JHBBFCB3"],"itemData":{"id":400,"type":"article-journal","abstract":"The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14</w:t>
      </w:r>
      <w:r w:rsidR="00B91A61">
        <w:rPr>
          <w:rFonts w:cstheme="minorHAnsi"/>
        </w:rPr>
        <w:fldChar w:fldCharType="end"/>
      </w:r>
      <w:r w:rsidRPr="003E3089">
        <w:rPr>
          <w:rFonts w:cstheme="minorHAnsi"/>
        </w:rPr>
        <w:t>. Poisson noise was added to simulate quantum noise. The simulation did not include Compton scatter</w:t>
      </w:r>
      <w:ins w:id="14" w:author="Mike Black" w:date="2023-04-05T10:08:00Z">
        <w:r w:rsidR="004B2469">
          <w:rPr>
            <w:rFonts w:cstheme="minorHAnsi"/>
          </w:rPr>
          <w:t xml:space="preserve">, </w:t>
        </w:r>
      </w:ins>
      <w:ins w:id="15" w:author="Mike Black" w:date="2023-04-05T10:09:00Z">
        <w:r w:rsidR="004B2469">
          <w:rPr>
            <w:rFonts w:cstheme="minorHAnsi"/>
          </w:rPr>
          <w:t xml:space="preserve">the dominant attenuation mechanism in CT imaging </w:t>
        </w:r>
        <w:r w:rsidR="004B2469">
          <w:rPr>
            <w:rFonts w:cstheme="minorHAnsi"/>
          </w:rPr>
          <w:lastRenderedPageBreak/>
          <w:t xml:space="preserve">due to the interaction of free electrons </w:t>
        </w:r>
      </w:ins>
      <w:ins w:id="16" w:author="Mike Black" w:date="2023-04-05T10:10:00Z">
        <w:r w:rsidR="004B2469">
          <w:rPr>
            <w:rFonts w:cstheme="minorHAnsi"/>
          </w:rPr>
          <w:t>with the incoming X-ray</w:t>
        </w:r>
      </w:ins>
      <w:r w:rsidRPr="003E3089">
        <w:rPr>
          <w:rFonts w:cstheme="minorHAnsi"/>
        </w:rPr>
        <w:t>, but beam hardening was included. A3200x2200 pixel digital phantom was designed based on an anthropomorphic thorax phantom with a size of 30x20</w:t>
      </w:r>
      <w:r w:rsidR="00560ACF">
        <w:rPr>
          <w:rFonts w:cstheme="minorHAnsi"/>
        </w:rPr>
        <w:t xml:space="preserve"> </w:t>
      </w:r>
      <w:r w:rsidRPr="003E3089">
        <w:rPr>
          <w:rFonts w:cstheme="minorHAnsi"/>
        </w:rPr>
        <w:t>cm</w:t>
      </w:r>
      <w:r w:rsidR="00560ACF" w:rsidRPr="00560284">
        <w:rPr>
          <w:rFonts w:cstheme="minorHAnsi"/>
          <w:vertAlign w:val="superscript"/>
        </w:rPr>
        <w:t>2</w:t>
      </w:r>
      <w:r w:rsidRPr="003E3089">
        <w:rPr>
          <w:rFonts w:cstheme="minorHAnsi"/>
        </w:rPr>
        <w:t xml:space="preserve"> (QRM-Thorax, QRM, Mӧhrendorf, Germany). To simulate different patient sizes, additional fat rings emulated by a mixture of 20% water and 80% lipid were added, which resulted in a medium-sized phantom of 35x25</w:t>
      </w:r>
      <w:r w:rsidR="00F84CD6">
        <w:rPr>
          <w:rFonts w:cstheme="minorHAnsi"/>
        </w:rPr>
        <w:t xml:space="preserve"> </w:t>
      </w:r>
      <w:r w:rsidRPr="003E3089">
        <w:rPr>
          <w:rFonts w:cstheme="minorHAnsi"/>
        </w:rPr>
        <w:t>cm</w:t>
      </w:r>
      <w:r w:rsidR="00F84CD6" w:rsidRPr="00560284">
        <w:rPr>
          <w:rFonts w:cstheme="minorHAnsi"/>
          <w:vertAlign w:val="superscript"/>
        </w:rPr>
        <w:t>2</w:t>
      </w:r>
      <w:r w:rsidRPr="003E3089">
        <w:rPr>
          <w:rFonts w:cstheme="minorHAnsi"/>
        </w:rPr>
        <w:t xml:space="preserve"> and a large-sized phantom of 40x30</w:t>
      </w:r>
      <w:r w:rsidR="00B970A4">
        <w:rPr>
          <w:rFonts w:cstheme="minorHAnsi"/>
        </w:rPr>
        <w:t xml:space="preserve"> </w:t>
      </w:r>
      <w:r w:rsidRPr="003E3089">
        <w:rPr>
          <w:rFonts w:cstheme="minorHAnsi"/>
        </w:rPr>
        <w:t>cm</w:t>
      </w:r>
      <w:r w:rsidR="00B970A4" w:rsidRPr="00560284">
        <w:rPr>
          <w:rFonts w:cstheme="minorHAnsi"/>
          <w:vertAlign w:val="superscript"/>
        </w:rPr>
        <w:t>2</w:t>
      </w:r>
      <w:r w:rsidRPr="003E3089">
        <w:rPr>
          <w:rFonts w:cstheme="minorHAnsi"/>
        </w:rPr>
        <w:t>. There were nine calcification inserts within the thorax with different densities and sizes. Three calcification inserts of different diameters (1, 3, and 5 mm)</w:t>
      </w:r>
      <w:ins w:id="17" w:author="Mike Black" w:date="2023-03-30T12:11:00Z">
        <w:r w:rsidR="004220B5">
          <w:rPr>
            <w:rFonts w:cstheme="minorHAnsi"/>
          </w:rPr>
          <w:t>,</w:t>
        </w:r>
      </w:ins>
      <w:r w:rsidRPr="003E3089">
        <w:rPr>
          <w:rFonts w:cstheme="minorHAnsi"/>
        </w:rPr>
        <w:t xml:space="preserve"> </w:t>
      </w:r>
      <w:ins w:id="18" w:author="Mike Black" w:date="2023-03-30T12:10:00Z">
        <w:r w:rsidR="004220B5">
          <w:rPr>
            <w:rFonts w:cstheme="minorHAnsi"/>
          </w:rPr>
          <w:t xml:space="preserve">each with a length of 1.5 mm, </w:t>
        </w:r>
      </w:ins>
      <w:r w:rsidRPr="003E3089">
        <w:rPr>
          <w:rFonts w:cstheme="minorHAnsi"/>
        </w:rPr>
        <w:t xml:space="preserve">and different hydroxyapatite (HA) densities were placed within each phantom. </w:t>
      </w:r>
      <w:ins w:id="19" w:author="Mike Black" w:date="2023-04-05T09:50:00Z">
        <w:r w:rsidR="00D4208F">
          <w:rPr>
            <w:rFonts w:cstheme="minorHAnsi"/>
          </w:rPr>
          <w:t xml:space="preserve">A combination of HA and myocardium was used to </w:t>
        </w:r>
      </w:ins>
      <w:ins w:id="20" w:author="Mike Black" w:date="2023-04-05T09:51:00Z">
        <w:r w:rsidR="00D4208F">
          <w:rPr>
            <w:rFonts w:cstheme="minorHAnsi"/>
          </w:rPr>
          <w:t xml:space="preserve">vary the calcification densities. </w:t>
        </w:r>
      </w:ins>
      <w:r w:rsidRPr="003E3089">
        <w:rPr>
          <w:rFonts w:cstheme="minorHAnsi"/>
        </w:rPr>
        <w:t>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Each phantom also contained a 10 mm diameter calibration rod. All phantom sizes and density levels were scanned using 80, 100, 120, and 135 kV tube voltages. For small, medium, and large patient sizes, the exposure value was adjusted to 0.9, 2.0, and 5.4 mR,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t>Simulation materials and geometries are shown in Figure 1. Acquisition and reconstruction parameters for the simulated and physical phantoms are shown in Table 1. The calibration rods were all 10 mm in 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55B41B0A" w:rsidR="009F5C8F" w:rsidRPr="003E3089" w:rsidRDefault="00743297" w:rsidP="003E3089">
      <w:pPr>
        <w:spacing w:line="480" w:lineRule="auto"/>
        <w:rPr>
          <w:rFonts w:cstheme="minorHAnsi"/>
        </w:rPr>
      </w:pPr>
      <w:r w:rsidRPr="003E3089">
        <w:rPr>
          <w:rFonts w:cstheme="minorHAnsi"/>
        </w:rPr>
        <w:t xml:space="preserve">Segmenting regions of interest (ROIs) is </w:t>
      </w:r>
      <w:r w:rsidR="00D97B63">
        <w:rPr>
          <w:rFonts w:cstheme="minorHAnsi"/>
        </w:rPr>
        <w:t xml:space="preserve">important </w:t>
      </w:r>
      <w:r w:rsidRPr="003E3089">
        <w:rPr>
          <w:rFonts w:cstheme="minorHAnsi"/>
        </w:rPr>
        <w:t xml:space="preserve">in calcium measurement. For this study, segmentations were done automatically based on previous work by Praagh et al. </w:t>
      </w:r>
      <w:r w:rsidR="00B91A61">
        <w:rPr>
          <w:rFonts w:cstheme="minorHAnsi"/>
        </w:rPr>
        <w:fldChar w:fldCharType="begin"/>
      </w:r>
      <w:r w:rsidR="00FB47AE">
        <w:rPr>
          <w:rFonts w:cstheme="minorHAnsi"/>
        </w:rPr>
        <w:instrText xml:space="preserve"> ADDIN ZOTERO_ITEM CSL_CITATION {"citationID":"OGbVTneE","properties":{"formattedCitation":"\\super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15</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w:t>
      </w:r>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r w:rsidRPr="003E3089">
              <w:rPr>
                <w:rFonts w:cstheme="minorHAnsi"/>
                <w:color w:val="000000" w:themeColor="text1"/>
                <w:szCs w:val="22"/>
              </w:rPr>
              <w:t>Aquilion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r w:rsidRPr="003E3089">
              <w:rPr>
                <w:rFonts w:cstheme="minorHAnsi"/>
                <w:color w:val="000000" w:themeColor="text1"/>
                <w:szCs w:val="22"/>
              </w:rPr>
              <w:t>Aquilion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(mR)</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(mR)</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(mR)</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37D57891" w:rsidR="0072483A" w:rsidRPr="00C06965" w:rsidRDefault="00654B26" w:rsidP="003E3089">
            <w:pPr>
              <w:rPr>
                <w:rFonts w:cstheme="minorHAnsi"/>
                <w:color w:val="000000" w:themeColor="text1"/>
                <w:szCs w:val="22"/>
                <w:highlight w:val="yellow"/>
              </w:rPr>
            </w:pPr>
            <w:r w:rsidRPr="00560284">
              <w:rPr>
                <w:rFonts w:cstheme="minorHAnsi"/>
                <w:color w:val="000000" w:themeColor="text1"/>
                <w:szCs w:val="22"/>
              </w:rPr>
              <w:t>0.5</w:t>
            </w:r>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555B26" w:rsidRDefault="0072483A" w:rsidP="003E3089">
            <w:pPr>
              <w:rPr>
                <w:rFonts w:cstheme="minorHAnsi"/>
                <w:color w:val="000000" w:themeColor="text1"/>
                <w:szCs w:val="22"/>
              </w:rPr>
            </w:pPr>
            <w:r w:rsidRPr="00555B26">
              <w:rPr>
                <w:rFonts w:cstheme="minorHAnsi"/>
                <w:color w:val="000000" w:themeColor="text1"/>
                <w:szCs w:val="22"/>
              </w:rPr>
              <w:t>0.5</w:t>
            </w:r>
          </w:p>
        </w:tc>
        <w:tc>
          <w:tcPr>
            <w:tcW w:w="2360" w:type="dxa"/>
            <w:vAlign w:val="center"/>
          </w:tcPr>
          <w:p w14:paraId="6E0A317E" w14:textId="137F30B7" w:rsidR="0072483A" w:rsidRPr="00560284" w:rsidRDefault="00232535" w:rsidP="003E3089">
            <w:pPr>
              <w:rPr>
                <w:rFonts w:cstheme="minorHAnsi"/>
                <w:color w:val="000000" w:themeColor="text1"/>
                <w:szCs w:val="22"/>
              </w:rPr>
            </w:pPr>
            <w:r w:rsidRPr="00560284">
              <w:rPr>
                <w:rFonts w:cstheme="minorHAnsi"/>
                <w:color w:val="000000" w:themeColor="text1"/>
                <w:szCs w:val="22"/>
              </w:rPr>
              <w:t>0.5</w:t>
            </w:r>
            <w:r w:rsidR="00D51517" w:rsidRPr="00560284">
              <w:rPr>
                <w:rFonts w:cstheme="minorHAnsi"/>
                <w:color w:val="000000" w:themeColor="text1"/>
                <w:szCs w:val="22"/>
                <w:vertAlign w:val="superscript"/>
              </w:rPr>
              <w:t>a</w:t>
            </w:r>
          </w:p>
        </w:tc>
      </w:tr>
    </w:tbl>
    <w:p w14:paraId="3CF459D1" w14:textId="77777777" w:rsidR="00CB37AC" w:rsidRDefault="002653D1" w:rsidP="003E3089">
      <w:pPr>
        <w:spacing w:line="480" w:lineRule="auto"/>
        <w:jc w:val="center"/>
        <w:rPr>
          <w:rFonts w:cstheme="minorHAnsi"/>
        </w:rPr>
      </w:pPr>
      <w:r w:rsidRPr="003E3089">
        <w:rPr>
          <w:rFonts w:cstheme="minorHAnsi"/>
        </w:rPr>
        <w:t>Table 1. Acquisition and reconstruction parameters for the simulated and physical phantoms.</w:t>
      </w:r>
      <w:r w:rsidR="00026FB6">
        <w:rPr>
          <w:rFonts w:cstheme="minorHAnsi"/>
        </w:rPr>
        <w:t xml:space="preserve"> </w:t>
      </w:r>
    </w:p>
    <w:p w14:paraId="7402566A" w14:textId="6563B3C4" w:rsidR="002653D1" w:rsidRPr="003E3089" w:rsidRDefault="00026FB6" w:rsidP="003E3089">
      <w:pPr>
        <w:spacing w:line="480" w:lineRule="auto"/>
        <w:jc w:val="center"/>
        <w:rPr>
          <w:rFonts w:cstheme="minorHAnsi"/>
        </w:rPr>
      </w:pPr>
      <w:r>
        <w:rPr>
          <w:rFonts w:cstheme="minorHAnsi"/>
        </w:rPr>
        <w:lastRenderedPageBreak/>
        <w:t xml:space="preserve">a. </w:t>
      </w:r>
      <w:r w:rsidR="00A32272">
        <w:rPr>
          <w:rFonts w:cstheme="minorHAnsi"/>
        </w:rPr>
        <w:t>approximate detector thickness.</w:t>
      </w:r>
    </w:p>
    <w:p w14:paraId="18BA2356" w14:textId="77777777" w:rsidR="002653D1" w:rsidRPr="003E3089" w:rsidDel="00975ABC" w:rsidRDefault="002653D1" w:rsidP="003E3089">
      <w:pPr>
        <w:spacing w:line="480" w:lineRule="auto"/>
        <w:rPr>
          <w:del w:id="21" w:author="Mike Black" w:date="2023-04-05T11:15:00Z"/>
          <w:rFonts w:cstheme="minorHAnsi"/>
        </w:rPr>
      </w:pPr>
    </w:p>
    <w:p w14:paraId="583B58FF" w14:textId="77777777" w:rsidR="00975ABC" w:rsidRDefault="00975ABC" w:rsidP="003E3089">
      <w:pPr>
        <w:spacing w:line="480" w:lineRule="auto"/>
        <w:rPr>
          <w:ins w:id="22" w:author="Mike Black" w:date="2023-04-05T11:15:00Z"/>
          <w:rFonts w:cstheme="minorHAnsi"/>
        </w:rPr>
      </w:pPr>
    </w:p>
    <w:p w14:paraId="0A60F66F" w14:textId="048E0AA7" w:rsidR="002653D1" w:rsidRPr="003E3089" w:rsidRDefault="002653D1" w:rsidP="003E3089">
      <w:pPr>
        <w:spacing w:line="480" w:lineRule="auto"/>
        <w:rPr>
          <w:rFonts w:cstheme="minorHAnsi"/>
        </w:rPr>
      </w:pPr>
      <w:r w:rsidRPr="003E3089">
        <w:rPr>
          <w:rFonts w:cstheme="minorHAnsi"/>
        </w:rPr>
        <w:t>To study the effect that motion has on Agatston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FB47AE">
        <w:rPr>
          <w:rFonts w:cstheme="minorHAnsi"/>
        </w:rPr>
        <w:instrText xml:space="preserve"> ADDIN ZOTERO_ITEM CSL_CITATION {"citationID":"Xp7GMIBt","properties":{"formattedCitation":"\\super 16,17\\nosupersub{}","plainCitation":"16,17","noteIndex":0},"citationItems":[{"id":447,"uris":["http://zotero.org/users/6884353/items/9BMUARZ3"],"itemData":{"id":447,"type":"article-journal","abstract":"Background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FB47AE" w:rsidRPr="00FB47AE">
        <w:rPr>
          <w:rFonts w:ascii="Calibri" w:cs="Calibri"/>
          <w:vertAlign w:val="superscript"/>
        </w:rPr>
        <w:t>16,17</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73FD371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2.2 – Physical </w:t>
      </w:r>
      <w:r w:rsidR="004A1795">
        <w:rPr>
          <w:rFonts w:asciiTheme="minorHAnsi" w:hAnsiTheme="minorHAnsi" w:cstheme="minorHAnsi"/>
        </w:rPr>
        <w:t>p</w:t>
      </w:r>
      <w:r w:rsidRPr="003E3089">
        <w:rPr>
          <w:rFonts w:asciiTheme="minorHAnsi" w:hAnsiTheme="minorHAnsi" w:cstheme="minorHAnsi"/>
        </w:rPr>
        <w:t>hantom</w:t>
      </w:r>
    </w:p>
    <w:p w14:paraId="4D855F2C" w14:textId="667E3571" w:rsidR="002653D1" w:rsidRPr="003E3089" w:rsidRDefault="002653D1" w:rsidP="003E3089">
      <w:pPr>
        <w:spacing w:line="480" w:lineRule="auto"/>
        <w:rPr>
          <w:rFonts w:cstheme="minorHAnsi"/>
        </w:rPr>
      </w:pPr>
      <w:r w:rsidRPr="003E3089">
        <w:rPr>
          <w:rFonts w:cstheme="minorHAnsi"/>
        </w:rPr>
        <w:t>This study also utilized an anthropomorphic thorax phantom (QRM-Thorax, QRM, Möhrendorf, Germany) with an insert containing calcium (Cardiac Calcification Insert (CCI), QRM, Möhrendorf, Germany). All images were acquired by Praagh et al.</w:t>
      </w:r>
      <w:r w:rsidR="00632E6E">
        <w:rPr>
          <w:rFonts w:cstheme="minorHAnsi"/>
        </w:rPr>
        <w:t xml:space="preserve"> </w:t>
      </w:r>
      <w:r w:rsidR="00632E6E">
        <w:rPr>
          <w:rFonts w:cstheme="minorHAnsi"/>
        </w:rPr>
        <w:fldChar w:fldCharType="begin"/>
      </w:r>
      <w:r w:rsidR="00FB47AE">
        <w:rPr>
          <w:rFonts w:cstheme="minorHAnsi"/>
        </w:rPr>
        <w:instrText xml:space="preserve"> ADDIN ZOTERO_ITEM CSL_CITATION {"citationID":"UPVLJkx0","properties":{"formattedCitation":"\\super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FB47AE" w:rsidRPr="00FB47AE">
        <w:rPr>
          <w:rFonts w:ascii="Calibri" w:cs="Calibri"/>
          <w:vertAlign w:val="superscript"/>
        </w:rPr>
        <w:t>15</w:t>
      </w:r>
      <w:r w:rsidR="00632E6E">
        <w:rPr>
          <w:rFonts w:cstheme="minorHAnsi"/>
        </w:rPr>
        <w:fldChar w:fldCharType="end"/>
      </w:r>
      <w:r w:rsidR="00632E6E">
        <w:rPr>
          <w:rFonts w:cstheme="minorHAnsi"/>
        </w:rPr>
        <w:t xml:space="preserve">, </w:t>
      </w:r>
      <w:r w:rsidRPr="003E3089">
        <w:rPr>
          <w:rFonts w:cstheme="minorHAnsi"/>
        </w:rPr>
        <w:t xml:space="preserve">and a subset of scans </w:t>
      </w:r>
      <w:r w:rsidR="00555B26">
        <w:rPr>
          <w:rFonts w:cstheme="minorHAnsi"/>
        </w:rPr>
        <w:t>was</w:t>
      </w:r>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Two different patient sizes, small and large, were included in this analysis by the addition of a fat ring. This fat ring increased the phantom size from 30</w:t>
      </w:r>
      <w:r w:rsidR="005722EC">
        <w:rPr>
          <w:rFonts w:cstheme="minorHAnsi"/>
        </w:rPr>
        <w:t>.</w:t>
      </w:r>
      <w:r w:rsidRPr="003E3089">
        <w:rPr>
          <w:rFonts w:cstheme="minorHAnsi"/>
        </w:rPr>
        <w:t>0 × 20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005722EC" w:rsidRPr="003E3089">
        <w:rPr>
          <w:rFonts w:cstheme="minorHAnsi"/>
        </w:rPr>
        <w:t xml:space="preserve"> </w:t>
      </w:r>
      <w:r w:rsidRPr="003E3089">
        <w:rPr>
          <w:rFonts w:cstheme="minorHAnsi"/>
        </w:rPr>
        <w:t>to 40</w:t>
      </w:r>
      <w:r w:rsidR="005722EC">
        <w:rPr>
          <w:rFonts w:cstheme="minorHAnsi"/>
        </w:rPr>
        <w:t>.</w:t>
      </w:r>
      <w:r w:rsidRPr="003E3089">
        <w:rPr>
          <w:rFonts w:cstheme="minorHAnsi"/>
        </w:rPr>
        <w:t>0 × 30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Pr="003E3089">
        <w:rPr>
          <w:rFonts w:cstheme="minorHAnsi"/>
        </w:rPr>
        <w:t xml:space="preserve">.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w:t>
      </w:r>
      <w:r w:rsidRPr="003E3089">
        <w:rPr>
          <w:rFonts w:cstheme="minorHAnsi"/>
        </w:rPr>
        <w:lastRenderedPageBreak/>
        <w:t xml:space="preserve">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ins w:id="23" w:author="Mike Black" w:date="2023-04-05T11:46:00Z">
        <w:r w:rsidR="00227E87">
          <w:rPr>
            <w:rFonts w:cstheme="minorHAnsi"/>
          </w:rPr>
          <w:t xml:space="preserve"> Table 2 shows the CT numbers of specific regions within a physical phantom and a simulated phantom. Both phantoms are acquired at a tube voltage of 120 kV.</w:t>
        </w:r>
      </w:ins>
    </w:p>
    <w:p w14:paraId="2C84CEA0" w14:textId="77777777" w:rsidR="002653D1" w:rsidRPr="003E3089" w:rsidRDefault="002653D1" w:rsidP="003E3089">
      <w:pPr>
        <w:spacing w:line="480" w:lineRule="auto"/>
        <w:rPr>
          <w:rFonts w:cstheme="minorHAnsi"/>
        </w:rPr>
      </w:pPr>
    </w:p>
    <w:p w14:paraId="10A0EBFC" w14:textId="42DDCC05" w:rsidR="002653D1" w:rsidRPr="003E3089" w:rsidRDefault="002653D1" w:rsidP="003E3089">
      <w:pPr>
        <w:spacing w:line="480" w:lineRule="auto"/>
        <w:rPr>
          <w:rFonts w:cstheme="minorHAnsi"/>
        </w:rPr>
      </w:pPr>
      <w:r w:rsidRPr="003E3089">
        <w:rPr>
          <w:rFonts w:cstheme="minorHAnsi"/>
        </w:rPr>
        <w:t>Segmenting regions of interest is an important step in calcium measurement. For this study, segmentations were done automatically based on previous work by Praagh et al.</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{"citationID":"JMqKxCQh","properties":{"formattedCitation":"\\super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15</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{"citationID":"HznHL04O","properties":{"formattedCitation":"\\super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18</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1970"/>
                    </a:xfrm>
                    <a:prstGeom prst="rect">
                      <a:avLst/>
                    </a:prstGeom>
                  </pic:spPr>
                </pic:pic>
              </a:graphicData>
            </a:graphic>
          </wp:inline>
        </w:drawing>
      </w:r>
    </w:p>
    <w:p w14:paraId="6FDD49EE" w14:textId="6D13B10D" w:rsidR="004973DB" w:rsidRPr="004973DB" w:rsidRDefault="002653D1" w:rsidP="004973DB">
      <w:pPr>
        <w:spacing w:line="480" w:lineRule="auto"/>
        <w:jc w:val="center"/>
        <w:rPr>
          <w:rFonts w:cstheme="minorHAnsi"/>
          <w:sz w:val="24"/>
          <w:rPrChange w:id="24" w:author="Mike Black" w:date="2023-04-05T11:24:00Z">
            <w:rPr/>
          </w:rPrChange>
        </w:rPr>
      </w:pPr>
      <w:r w:rsidRPr="003E3089">
        <w:rPr>
          <w:rFonts w:cstheme="minorHAnsi"/>
          <w:sz w:val="24"/>
        </w:rPr>
        <w:t>Fig. 2 Shows axial slice</w:t>
      </w:r>
      <w:r w:rsidR="00234A46">
        <w:rPr>
          <w:rFonts w:cstheme="minorHAnsi"/>
          <w:sz w:val="24"/>
        </w:rPr>
        <w:t>s</w:t>
      </w:r>
      <w:r w:rsidRPr="003E3089">
        <w:rPr>
          <w:rFonts w:cstheme="minorHAnsi"/>
          <w:sz w:val="24"/>
        </w:rPr>
        <w:t xml:space="preserve"> 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w:t>
      </w:r>
      <w:r w:rsidR="007D7CA2">
        <w:rPr>
          <w:rFonts w:cstheme="minorHAnsi"/>
          <w:sz w:val="24"/>
        </w:rPr>
        <w:t xml:space="preserve"> with t</w:t>
      </w:r>
      <w:r w:rsidR="007D7CA2" w:rsidRPr="003E3089">
        <w:rPr>
          <w:rFonts w:cstheme="minorHAnsi"/>
          <w:sz w:val="24"/>
        </w:rPr>
        <w:t>he red arrow show</w:t>
      </w:r>
      <w:r w:rsidR="00784BBE">
        <w:rPr>
          <w:rFonts w:cstheme="minorHAnsi"/>
          <w:sz w:val="24"/>
        </w:rPr>
        <w:t>ing</w:t>
      </w:r>
      <w:r w:rsidR="007D7CA2" w:rsidRPr="003E3089">
        <w:rPr>
          <w:rFonts w:cstheme="minorHAnsi"/>
          <w:sz w:val="24"/>
        </w:rPr>
        <w:t xml:space="preserve"> beam hardening artifact</w:t>
      </w:r>
      <w:r w:rsidR="00784BBE">
        <w:rPr>
          <w:rFonts w:cstheme="minorHAnsi"/>
          <w:sz w:val="24"/>
        </w:rPr>
        <w:t>s</w:t>
      </w:r>
      <w:r w:rsidRPr="003E3089">
        <w:rPr>
          <w:rFonts w:cstheme="minorHAnsi"/>
          <w:sz w:val="24"/>
        </w:rPr>
        <w:t xml:space="preserve">. (B) shows a simulated large phantom </w:t>
      </w:r>
      <w:r w:rsidRPr="003E3089">
        <w:rPr>
          <w:rFonts w:cstheme="minorHAnsi"/>
          <w:sz w:val="24"/>
        </w:rPr>
        <w:lastRenderedPageBreak/>
        <w:t xml:space="preserve">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 with simulated motion</w:t>
      </w:r>
      <w:r w:rsidR="00555B26">
        <w:rPr>
          <w:rFonts w:cstheme="minorHAnsi"/>
          <w:sz w:val="24"/>
        </w:rPr>
        <w:t>,</w:t>
      </w:r>
      <w:r w:rsidR="00CD6EAB" w:rsidRPr="00CD6EAB">
        <w:rPr>
          <w:rFonts w:cstheme="minorHAnsi"/>
          <w:sz w:val="24"/>
        </w:rPr>
        <w:t xml:space="preserve"> </w:t>
      </w:r>
      <w:r w:rsidR="00CD6EAB" w:rsidRPr="003E3089">
        <w:rPr>
          <w:rFonts w:cstheme="minorHAnsi"/>
          <w:sz w:val="24"/>
        </w:rPr>
        <w:t xml:space="preserve">and the blue arrows </w:t>
      </w:r>
      <w:r w:rsidR="00CD6EAB">
        <w:rPr>
          <w:rFonts w:cstheme="minorHAnsi"/>
          <w:sz w:val="24"/>
        </w:rPr>
        <w:t>indicate</w:t>
      </w:r>
      <w:r w:rsidR="00CD6EAB" w:rsidRPr="003E3089">
        <w:rPr>
          <w:rFonts w:cstheme="minorHAnsi"/>
          <w:sz w:val="24"/>
        </w:rPr>
        <w:t xml:space="preserve"> streaking artifact</w:t>
      </w:r>
      <w:r w:rsidR="00CD6EAB">
        <w:rPr>
          <w:rFonts w:cstheme="minorHAnsi"/>
          <w:sz w:val="24"/>
        </w:rPr>
        <w:t>s</w:t>
      </w:r>
      <w:r w:rsidR="00CD6EAB" w:rsidRPr="003E3089">
        <w:rPr>
          <w:rFonts w:cstheme="minorHAnsi"/>
          <w:sz w:val="24"/>
        </w:rPr>
        <w:t xml:space="preserve"> caused by motion</w:t>
      </w:r>
      <w:r w:rsidRPr="003E3089">
        <w:rPr>
          <w:rFonts w:cstheme="minorHAnsi"/>
          <w:sz w:val="24"/>
        </w:rPr>
        <w:t xml:space="preserve">. (C) shows an axial slice of the calibration rod (200 </w:t>
      </w:r>
      <w:r w:rsidR="00666EC9" w:rsidRPr="003E3089">
        <w:rPr>
          <w:rFonts w:cstheme="minorHAnsi"/>
        </w:rPr>
        <w:t>mgHAcm</w:t>
      </w:r>
      <w:r w:rsidR="00666EC9" w:rsidRPr="00270D55">
        <w:rPr>
          <w:rFonts w:cstheme="minorHAnsi"/>
          <w:vertAlign w:val="superscript"/>
        </w:rPr>
        <w:t>-3</w:t>
      </w:r>
      <w:r w:rsidRPr="003E3089">
        <w:rPr>
          <w:rFonts w:cstheme="minorHAnsi"/>
          <w:sz w:val="24"/>
        </w:rPr>
        <w:t>) for a simulated medium phantom with a tube voltage of 100 kV. (D) shows an axial slice of a physical QRM Thorax Phantom with a Cardio Calcification Insert.</w:t>
      </w:r>
    </w:p>
    <w:tbl>
      <w:tblPr>
        <w:tblStyle w:val="GridTable1Light"/>
        <w:tblW w:w="5000" w:type="pct"/>
        <w:tblLook w:val="04A0" w:firstRow="1" w:lastRow="0" w:firstColumn="1" w:lastColumn="0" w:noHBand="0" w:noVBand="1"/>
        <w:tblPrChange w:id="25" w:author="Mike Black" w:date="2023-04-06T09:21:00Z">
          <w:tblPr>
            <w:tblStyle w:val="TableGrid"/>
            <w:tblW w:w="0" w:type="auto"/>
            <w:tblLook w:val="04A0" w:firstRow="1" w:lastRow="0" w:firstColumn="1" w:lastColumn="0" w:noHBand="0" w:noVBand="1"/>
          </w:tblPr>
        </w:tblPrChange>
      </w:tblPr>
      <w:tblGrid>
        <w:gridCol w:w="3612"/>
        <w:gridCol w:w="2755"/>
        <w:gridCol w:w="2983"/>
        <w:tblGridChange w:id="26">
          <w:tblGrid>
            <w:gridCol w:w="1795"/>
            <w:gridCol w:w="3420"/>
            <w:gridCol w:w="4135"/>
          </w:tblGrid>
        </w:tblGridChange>
      </w:tblGrid>
      <w:tr w:rsidR="00975ABC" w14:paraId="2A51F090" w14:textId="77777777" w:rsidTr="002B01C4">
        <w:trPr>
          <w:cnfStyle w:val="100000000000" w:firstRow="1" w:lastRow="0" w:firstColumn="0" w:lastColumn="0" w:oddVBand="0" w:evenVBand="0" w:oddHBand="0" w:evenHBand="0" w:firstRowFirstColumn="0" w:firstRowLastColumn="0" w:lastRowFirstColumn="0" w:lastRowLastColumn="0"/>
          <w:ins w:id="27"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28" w:author="Mike Black" w:date="2023-04-06T09:21:00Z">
              <w:tcPr>
                <w:tcW w:w="1795" w:type="dxa"/>
              </w:tcPr>
            </w:tcPrChange>
          </w:tcPr>
          <w:p w14:paraId="76E8E091" w14:textId="0221E11F" w:rsidR="00975ABC" w:rsidRDefault="00975ABC" w:rsidP="002B5824">
            <w:pPr>
              <w:spacing w:line="480" w:lineRule="auto"/>
              <w:cnfStyle w:val="101000000000" w:firstRow="1" w:lastRow="0" w:firstColumn="1" w:lastColumn="0" w:oddVBand="0" w:evenVBand="0" w:oddHBand="0" w:evenHBand="0" w:firstRowFirstColumn="0" w:firstRowLastColumn="0" w:lastRowFirstColumn="0" w:lastRowLastColumn="0"/>
              <w:rPr>
                <w:ins w:id="29" w:author="Mike Black" w:date="2023-04-05T11:23:00Z"/>
                <w:rFonts w:cstheme="minorHAnsi"/>
              </w:rPr>
            </w:pPr>
            <w:ins w:id="30" w:author="Mike Black" w:date="2023-04-05T11:24:00Z">
              <w:r>
                <w:rPr>
                  <w:rFonts w:cstheme="minorHAnsi"/>
                </w:rPr>
                <w:t>Region</w:t>
              </w:r>
            </w:ins>
          </w:p>
        </w:tc>
        <w:tc>
          <w:tcPr>
            <w:tcW w:w="1473" w:type="pct"/>
            <w:tcPrChange w:id="31" w:author="Mike Black" w:date="2023-04-06T09:21:00Z">
              <w:tcPr>
                <w:tcW w:w="3420" w:type="dxa"/>
              </w:tcPr>
            </w:tcPrChange>
          </w:tcPr>
          <w:p w14:paraId="5EFC061F" w14:textId="77777777" w:rsidR="00975ABC" w:rsidRDefault="00975ABC" w:rsidP="002B5824">
            <w:pPr>
              <w:spacing w:line="480" w:lineRule="auto"/>
              <w:cnfStyle w:val="100000000000" w:firstRow="1" w:lastRow="0" w:firstColumn="0" w:lastColumn="0" w:oddVBand="0" w:evenVBand="0" w:oddHBand="0" w:evenHBand="0" w:firstRowFirstColumn="0" w:firstRowLastColumn="0" w:lastRowFirstColumn="0" w:lastRowLastColumn="0"/>
              <w:rPr>
                <w:ins w:id="32" w:author="Mike Black" w:date="2023-04-05T11:23:00Z"/>
                <w:rFonts w:cstheme="minorHAnsi"/>
              </w:rPr>
            </w:pPr>
            <w:ins w:id="33" w:author="Mike Black" w:date="2023-04-05T11:23:00Z">
              <w:r>
                <w:rPr>
                  <w:rFonts w:cstheme="minorHAnsi"/>
                </w:rPr>
                <w:t>Physical Phantom CT Number (HU)</w:t>
              </w:r>
            </w:ins>
          </w:p>
        </w:tc>
        <w:tc>
          <w:tcPr>
            <w:tcW w:w="1595" w:type="pct"/>
            <w:tcPrChange w:id="34" w:author="Mike Black" w:date="2023-04-06T09:21:00Z">
              <w:tcPr>
                <w:tcW w:w="4135" w:type="dxa"/>
              </w:tcPr>
            </w:tcPrChange>
          </w:tcPr>
          <w:p w14:paraId="0583BF63" w14:textId="77777777" w:rsidR="00975ABC" w:rsidRDefault="00975ABC" w:rsidP="002B5824">
            <w:pPr>
              <w:spacing w:line="480" w:lineRule="auto"/>
              <w:cnfStyle w:val="100000000000" w:firstRow="1" w:lastRow="0" w:firstColumn="0" w:lastColumn="0" w:oddVBand="0" w:evenVBand="0" w:oddHBand="0" w:evenHBand="0" w:firstRowFirstColumn="0" w:firstRowLastColumn="0" w:lastRowFirstColumn="0" w:lastRowLastColumn="0"/>
              <w:rPr>
                <w:ins w:id="35" w:author="Mike Black" w:date="2023-04-05T11:23:00Z"/>
                <w:rFonts w:cstheme="minorHAnsi"/>
              </w:rPr>
            </w:pPr>
            <w:ins w:id="36" w:author="Mike Black" w:date="2023-04-05T11:23:00Z">
              <w:r>
                <w:rPr>
                  <w:rFonts w:cstheme="minorHAnsi"/>
                </w:rPr>
                <w:t>Simulated Phantom CT Number (HU)</w:t>
              </w:r>
            </w:ins>
          </w:p>
        </w:tc>
      </w:tr>
      <w:tr w:rsidR="00975ABC" w14:paraId="6E86133E" w14:textId="77777777" w:rsidTr="002B01C4">
        <w:trPr>
          <w:ins w:id="37"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38" w:author="Mike Black" w:date="2023-04-06T09:21:00Z">
              <w:tcPr>
                <w:tcW w:w="1795" w:type="dxa"/>
              </w:tcPr>
            </w:tcPrChange>
          </w:tcPr>
          <w:p w14:paraId="2486959D" w14:textId="77777777" w:rsidR="00975ABC" w:rsidRDefault="00975ABC" w:rsidP="002B5824">
            <w:pPr>
              <w:spacing w:line="480" w:lineRule="auto"/>
              <w:rPr>
                <w:ins w:id="39" w:author="Mike Black" w:date="2023-04-05T11:23:00Z"/>
                <w:rFonts w:cstheme="minorHAnsi"/>
              </w:rPr>
            </w:pPr>
            <w:ins w:id="40" w:author="Mike Black" w:date="2023-04-05T11:23:00Z">
              <w:r>
                <w:rPr>
                  <w:rFonts w:cstheme="minorHAnsi"/>
                </w:rPr>
                <w:t>Outer Fat Ring</w:t>
              </w:r>
            </w:ins>
          </w:p>
        </w:tc>
        <w:tc>
          <w:tcPr>
            <w:tcW w:w="1473" w:type="pct"/>
            <w:tcPrChange w:id="41" w:author="Mike Black" w:date="2023-04-06T09:21:00Z">
              <w:tcPr>
                <w:tcW w:w="3420" w:type="dxa"/>
              </w:tcPr>
            </w:tcPrChange>
          </w:tcPr>
          <w:p w14:paraId="5A265E95"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42" w:author="Mike Black" w:date="2023-04-05T11:23:00Z"/>
                <w:rFonts w:cstheme="minorHAnsi"/>
              </w:rPr>
            </w:pPr>
            <w:ins w:id="43" w:author="Mike Black" w:date="2023-04-05T11:23:00Z">
              <w:r>
                <w:rPr>
                  <w:rFonts w:cstheme="minorHAnsi"/>
                </w:rPr>
                <w:t>-74.4</w:t>
              </w:r>
            </w:ins>
          </w:p>
        </w:tc>
        <w:tc>
          <w:tcPr>
            <w:tcW w:w="1595" w:type="pct"/>
            <w:tcPrChange w:id="44" w:author="Mike Black" w:date="2023-04-06T09:21:00Z">
              <w:tcPr>
                <w:tcW w:w="4135" w:type="dxa"/>
              </w:tcPr>
            </w:tcPrChange>
          </w:tcPr>
          <w:p w14:paraId="0D075CF6"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45" w:author="Mike Black" w:date="2023-04-05T11:23:00Z"/>
                <w:rFonts w:cstheme="minorHAnsi"/>
              </w:rPr>
            </w:pPr>
            <w:ins w:id="46" w:author="Mike Black" w:date="2023-04-05T11:23:00Z">
              <w:r>
                <w:rPr>
                  <w:rFonts w:cstheme="minorHAnsi"/>
                </w:rPr>
                <w:t>-78.6</w:t>
              </w:r>
            </w:ins>
          </w:p>
        </w:tc>
      </w:tr>
      <w:tr w:rsidR="00975ABC" w14:paraId="37949843" w14:textId="77777777" w:rsidTr="002B01C4">
        <w:trPr>
          <w:ins w:id="47"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48" w:author="Mike Black" w:date="2023-04-06T09:21:00Z">
              <w:tcPr>
                <w:tcW w:w="1795" w:type="dxa"/>
              </w:tcPr>
            </w:tcPrChange>
          </w:tcPr>
          <w:p w14:paraId="289D3579" w14:textId="77777777" w:rsidR="00975ABC" w:rsidRDefault="00975ABC" w:rsidP="002B5824">
            <w:pPr>
              <w:spacing w:line="480" w:lineRule="auto"/>
              <w:rPr>
                <w:ins w:id="49" w:author="Mike Black" w:date="2023-04-05T11:23:00Z"/>
                <w:rFonts w:cstheme="minorHAnsi"/>
              </w:rPr>
            </w:pPr>
            <w:ins w:id="50" w:author="Mike Black" w:date="2023-04-05T11:23:00Z">
              <w:r>
                <w:rPr>
                  <w:rFonts w:cstheme="minorHAnsi"/>
                </w:rPr>
                <w:t>Myocardium</w:t>
              </w:r>
            </w:ins>
          </w:p>
        </w:tc>
        <w:tc>
          <w:tcPr>
            <w:tcW w:w="1473" w:type="pct"/>
            <w:tcPrChange w:id="51" w:author="Mike Black" w:date="2023-04-06T09:21:00Z">
              <w:tcPr>
                <w:tcW w:w="3420" w:type="dxa"/>
              </w:tcPr>
            </w:tcPrChange>
          </w:tcPr>
          <w:p w14:paraId="321937D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52" w:author="Mike Black" w:date="2023-04-05T11:23:00Z"/>
                <w:rFonts w:cstheme="minorHAnsi"/>
              </w:rPr>
            </w:pPr>
            <w:ins w:id="53" w:author="Mike Black" w:date="2023-04-05T11:23:00Z">
              <w:r>
                <w:rPr>
                  <w:rFonts w:cstheme="minorHAnsi"/>
                </w:rPr>
                <w:t>76.5</w:t>
              </w:r>
            </w:ins>
          </w:p>
        </w:tc>
        <w:tc>
          <w:tcPr>
            <w:tcW w:w="1595" w:type="pct"/>
            <w:tcPrChange w:id="54" w:author="Mike Black" w:date="2023-04-06T09:21:00Z">
              <w:tcPr>
                <w:tcW w:w="4135" w:type="dxa"/>
              </w:tcPr>
            </w:tcPrChange>
          </w:tcPr>
          <w:p w14:paraId="0C807852"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55" w:author="Mike Black" w:date="2023-04-05T11:23:00Z"/>
                <w:rFonts w:cstheme="minorHAnsi"/>
              </w:rPr>
            </w:pPr>
            <w:ins w:id="56" w:author="Mike Black" w:date="2023-04-05T11:23:00Z">
              <w:r>
                <w:rPr>
                  <w:rFonts w:cstheme="minorHAnsi"/>
                </w:rPr>
                <w:t>30.7</w:t>
              </w:r>
            </w:ins>
          </w:p>
        </w:tc>
      </w:tr>
      <w:tr w:rsidR="00975ABC" w14:paraId="7C522DF8" w14:textId="77777777" w:rsidTr="002B01C4">
        <w:trPr>
          <w:ins w:id="57"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58" w:author="Mike Black" w:date="2023-04-06T09:21:00Z">
              <w:tcPr>
                <w:tcW w:w="1795" w:type="dxa"/>
              </w:tcPr>
            </w:tcPrChange>
          </w:tcPr>
          <w:p w14:paraId="5AA21E33" w14:textId="37CAC015" w:rsidR="00975ABC" w:rsidRDefault="00975ABC" w:rsidP="002B5824">
            <w:pPr>
              <w:spacing w:line="480" w:lineRule="auto"/>
              <w:rPr>
                <w:ins w:id="59" w:author="Mike Black" w:date="2023-04-05T11:23:00Z"/>
                <w:rFonts w:cstheme="minorHAnsi"/>
              </w:rPr>
            </w:pPr>
            <w:ins w:id="60" w:author="Mike Black" w:date="2023-04-05T11:23:00Z">
              <w:r>
                <w:rPr>
                  <w:rFonts w:cstheme="minorHAnsi"/>
                </w:rPr>
                <w:t xml:space="preserve">Calcium Insert (200 </w:t>
              </w:r>
              <w:r w:rsidRPr="003E3089">
                <w:rPr>
                  <w:rFonts w:cstheme="minorHAnsi"/>
                </w:rPr>
                <w:t>m</w:t>
              </w:r>
            </w:ins>
            <w:ins w:id="61" w:author="Mike Black" w:date="2023-04-06T09:21:00Z">
              <w:r w:rsidR="002B01C4">
                <w:rPr>
                  <w:rFonts w:cstheme="minorHAnsi"/>
                </w:rPr>
                <w:t>g</w:t>
              </w:r>
            </w:ins>
            <w:ins w:id="62" w:author="Mike Black" w:date="2023-04-05T11:23:00Z">
              <w:r w:rsidRPr="003E3089">
                <w:rPr>
                  <w:rFonts w:cstheme="minorHAnsi"/>
                </w:rPr>
                <w:t>HAcm</w:t>
              </w:r>
              <w:r w:rsidRPr="00270D55">
                <w:rPr>
                  <w:rFonts w:cstheme="minorHAnsi"/>
                  <w:vertAlign w:val="superscript"/>
                </w:rPr>
                <w:t>-3</w:t>
              </w:r>
              <w:r>
                <w:rPr>
                  <w:rFonts w:cstheme="minorHAnsi"/>
                </w:rPr>
                <w:t>)</w:t>
              </w:r>
            </w:ins>
          </w:p>
        </w:tc>
        <w:tc>
          <w:tcPr>
            <w:tcW w:w="1473" w:type="pct"/>
            <w:tcPrChange w:id="63" w:author="Mike Black" w:date="2023-04-06T09:21:00Z">
              <w:tcPr>
                <w:tcW w:w="3420" w:type="dxa"/>
              </w:tcPr>
            </w:tcPrChange>
          </w:tcPr>
          <w:p w14:paraId="186D7EE5"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64" w:author="Mike Black" w:date="2023-04-05T11:23:00Z"/>
                <w:rFonts w:cstheme="minorHAnsi"/>
              </w:rPr>
            </w:pPr>
            <w:ins w:id="65" w:author="Mike Black" w:date="2023-04-05T11:23:00Z">
              <w:r>
                <w:rPr>
                  <w:rFonts w:cstheme="minorHAnsi"/>
                </w:rPr>
                <w:t>334.2</w:t>
              </w:r>
            </w:ins>
          </w:p>
        </w:tc>
        <w:tc>
          <w:tcPr>
            <w:tcW w:w="1595" w:type="pct"/>
            <w:tcPrChange w:id="66" w:author="Mike Black" w:date="2023-04-06T09:21:00Z">
              <w:tcPr>
                <w:tcW w:w="4135" w:type="dxa"/>
              </w:tcPr>
            </w:tcPrChange>
          </w:tcPr>
          <w:p w14:paraId="3BA9CE0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67" w:author="Mike Black" w:date="2023-04-05T11:23:00Z"/>
                <w:rFonts w:cstheme="minorHAnsi"/>
              </w:rPr>
            </w:pPr>
            <w:ins w:id="68" w:author="Mike Black" w:date="2023-04-05T11:23:00Z">
              <w:r>
                <w:rPr>
                  <w:rFonts w:cstheme="minorHAnsi"/>
                </w:rPr>
                <w:t>305.6</w:t>
              </w:r>
            </w:ins>
          </w:p>
        </w:tc>
      </w:tr>
      <w:tr w:rsidR="00975ABC" w14:paraId="0C259FC2" w14:textId="77777777" w:rsidTr="002B01C4">
        <w:trPr>
          <w:ins w:id="69"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70" w:author="Mike Black" w:date="2023-04-06T09:21:00Z">
              <w:tcPr>
                <w:tcW w:w="1795" w:type="dxa"/>
              </w:tcPr>
            </w:tcPrChange>
          </w:tcPr>
          <w:p w14:paraId="77BA8936" w14:textId="77777777" w:rsidR="00975ABC" w:rsidRDefault="00975ABC" w:rsidP="002B5824">
            <w:pPr>
              <w:spacing w:line="480" w:lineRule="auto"/>
              <w:rPr>
                <w:ins w:id="71" w:author="Mike Black" w:date="2023-04-05T11:23:00Z"/>
                <w:rFonts w:cstheme="minorHAnsi"/>
              </w:rPr>
            </w:pPr>
            <w:ins w:id="72" w:author="Mike Black" w:date="2023-04-05T11:23:00Z">
              <w:r>
                <w:rPr>
                  <w:rFonts w:cstheme="minorHAnsi"/>
                </w:rPr>
                <w:t xml:space="preserve">Calcium Insert (400 </w:t>
              </w:r>
              <w:r w:rsidRPr="003E3089">
                <w:rPr>
                  <w:rFonts w:cstheme="minorHAnsi"/>
                </w:rPr>
                <w:t>mgHAcm</w:t>
              </w:r>
              <w:r w:rsidRPr="00270D55">
                <w:rPr>
                  <w:rFonts w:cstheme="minorHAnsi"/>
                  <w:vertAlign w:val="superscript"/>
                </w:rPr>
                <w:t>-3</w:t>
              </w:r>
              <w:r>
                <w:rPr>
                  <w:rFonts w:cstheme="minorHAnsi"/>
                </w:rPr>
                <w:t>)</w:t>
              </w:r>
            </w:ins>
          </w:p>
        </w:tc>
        <w:tc>
          <w:tcPr>
            <w:tcW w:w="1473" w:type="pct"/>
            <w:tcPrChange w:id="73" w:author="Mike Black" w:date="2023-04-06T09:21:00Z">
              <w:tcPr>
                <w:tcW w:w="3420" w:type="dxa"/>
              </w:tcPr>
            </w:tcPrChange>
          </w:tcPr>
          <w:p w14:paraId="4A2EE237"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74" w:author="Mike Black" w:date="2023-04-05T11:23:00Z"/>
                <w:rFonts w:cstheme="minorHAnsi"/>
              </w:rPr>
            </w:pPr>
            <w:ins w:id="75" w:author="Mike Black" w:date="2023-04-05T11:23:00Z">
              <w:r>
                <w:rPr>
                  <w:rFonts w:cstheme="minorHAnsi"/>
                </w:rPr>
                <w:t>585.2</w:t>
              </w:r>
            </w:ins>
          </w:p>
        </w:tc>
        <w:tc>
          <w:tcPr>
            <w:tcW w:w="1595" w:type="pct"/>
            <w:tcPrChange w:id="76" w:author="Mike Black" w:date="2023-04-06T09:21:00Z">
              <w:tcPr>
                <w:tcW w:w="4135" w:type="dxa"/>
              </w:tcPr>
            </w:tcPrChange>
          </w:tcPr>
          <w:p w14:paraId="03A92CB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77" w:author="Mike Black" w:date="2023-04-05T11:23:00Z"/>
                <w:rFonts w:cstheme="minorHAnsi"/>
              </w:rPr>
            </w:pPr>
            <w:ins w:id="78" w:author="Mike Black" w:date="2023-04-05T11:23:00Z">
              <w:r>
                <w:rPr>
                  <w:rFonts w:cstheme="minorHAnsi"/>
                </w:rPr>
                <w:t>575.3</w:t>
              </w:r>
            </w:ins>
          </w:p>
        </w:tc>
      </w:tr>
      <w:tr w:rsidR="00975ABC" w14:paraId="752786C7" w14:textId="77777777" w:rsidTr="002B01C4">
        <w:trPr>
          <w:ins w:id="79"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80" w:author="Mike Black" w:date="2023-04-06T09:21:00Z">
              <w:tcPr>
                <w:tcW w:w="1795" w:type="dxa"/>
              </w:tcPr>
            </w:tcPrChange>
          </w:tcPr>
          <w:p w14:paraId="1A6E9432" w14:textId="77777777" w:rsidR="00975ABC" w:rsidRDefault="00975ABC" w:rsidP="002B5824">
            <w:pPr>
              <w:spacing w:line="480" w:lineRule="auto"/>
              <w:rPr>
                <w:ins w:id="81" w:author="Mike Black" w:date="2023-04-05T11:23:00Z"/>
                <w:rFonts w:cstheme="minorHAnsi"/>
              </w:rPr>
            </w:pPr>
            <w:ins w:id="82" w:author="Mike Black" w:date="2023-04-05T11:23:00Z">
              <w:r>
                <w:rPr>
                  <w:rFonts w:cstheme="minorHAnsi"/>
                </w:rPr>
                <w:t xml:space="preserve">Calcium Insert (800 </w:t>
              </w:r>
              <w:r w:rsidRPr="003E3089">
                <w:rPr>
                  <w:rFonts w:cstheme="minorHAnsi"/>
                </w:rPr>
                <w:t>mgHAcm</w:t>
              </w:r>
              <w:r w:rsidRPr="00270D55">
                <w:rPr>
                  <w:rFonts w:cstheme="minorHAnsi"/>
                  <w:vertAlign w:val="superscript"/>
                </w:rPr>
                <w:t>-3</w:t>
              </w:r>
              <w:r>
                <w:rPr>
                  <w:rFonts w:cstheme="minorHAnsi"/>
                </w:rPr>
                <w:t>)</w:t>
              </w:r>
            </w:ins>
          </w:p>
        </w:tc>
        <w:tc>
          <w:tcPr>
            <w:tcW w:w="1473" w:type="pct"/>
            <w:tcPrChange w:id="83" w:author="Mike Black" w:date="2023-04-06T09:21:00Z">
              <w:tcPr>
                <w:tcW w:w="3420" w:type="dxa"/>
              </w:tcPr>
            </w:tcPrChange>
          </w:tcPr>
          <w:p w14:paraId="1F37F6EA"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84" w:author="Mike Black" w:date="2023-04-05T11:23:00Z"/>
                <w:rFonts w:cstheme="minorHAnsi"/>
              </w:rPr>
            </w:pPr>
            <w:ins w:id="85" w:author="Mike Black" w:date="2023-04-05T11:23:00Z">
              <w:r>
                <w:rPr>
                  <w:rFonts w:cstheme="minorHAnsi"/>
                </w:rPr>
                <w:t>1177.9</w:t>
              </w:r>
            </w:ins>
          </w:p>
        </w:tc>
        <w:tc>
          <w:tcPr>
            <w:tcW w:w="1595" w:type="pct"/>
            <w:tcPrChange w:id="86" w:author="Mike Black" w:date="2023-04-06T09:21:00Z">
              <w:tcPr>
                <w:tcW w:w="4135" w:type="dxa"/>
              </w:tcPr>
            </w:tcPrChange>
          </w:tcPr>
          <w:p w14:paraId="4108440D"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87" w:author="Mike Black" w:date="2023-04-05T11:23:00Z"/>
                <w:rFonts w:cstheme="minorHAnsi"/>
              </w:rPr>
            </w:pPr>
            <w:ins w:id="88" w:author="Mike Black" w:date="2023-04-05T11:23:00Z">
              <w:r>
                <w:rPr>
                  <w:rFonts w:cstheme="minorHAnsi"/>
                </w:rPr>
                <w:t>1097.5</w:t>
              </w:r>
            </w:ins>
          </w:p>
        </w:tc>
      </w:tr>
      <w:tr w:rsidR="00975ABC" w14:paraId="18BA71C8" w14:textId="77777777" w:rsidTr="002B01C4">
        <w:trPr>
          <w:ins w:id="89" w:author="Mike Black" w:date="2023-04-05T11:23:00Z"/>
        </w:trPr>
        <w:tc>
          <w:tcPr>
            <w:cnfStyle w:val="001000000000" w:firstRow="0" w:lastRow="0" w:firstColumn="1" w:lastColumn="0" w:oddVBand="0" w:evenVBand="0" w:oddHBand="0" w:evenHBand="0" w:firstRowFirstColumn="0" w:firstRowLastColumn="0" w:lastRowFirstColumn="0" w:lastRowLastColumn="0"/>
            <w:tcW w:w="1931" w:type="pct"/>
            <w:tcPrChange w:id="90" w:author="Mike Black" w:date="2023-04-06T09:21:00Z">
              <w:tcPr>
                <w:tcW w:w="1795" w:type="dxa"/>
              </w:tcPr>
            </w:tcPrChange>
          </w:tcPr>
          <w:p w14:paraId="086A7B41" w14:textId="77777777" w:rsidR="00975ABC" w:rsidRDefault="00975ABC" w:rsidP="002B5824">
            <w:pPr>
              <w:spacing w:line="480" w:lineRule="auto"/>
              <w:rPr>
                <w:ins w:id="91" w:author="Mike Black" w:date="2023-04-05T11:23:00Z"/>
                <w:rFonts w:cstheme="minorHAnsi"/>
              </w:rPr>
            </w:pPr>
            <w:ins w:id="92" w:author="Mike Black" w:date="2023-04-05T11:23:00Z">
              <w:r>
                <w:rPr>
                  <w:rFonts w:cstheme="minorHAnsi"/>
                </w:rPr>
                <w:t xml:space="preserve">Calibration Rod (200 </w:t>
              </w:r>
              <w:r w:rsidRPr="003E3089">
                <w:rPr>
                  <w:rFonts w:cstheme="minorHAnsi"/>
                </w:rPr>
                <w:t>mgHAcm</w:t>
              </w:r>
              <w:r w:rsidRPr="00270D55">
                <w:rPr>
                  <w:rFonts w:cstheme="minorHAnsi"/>
                  <w:vertAlign w:val="superscript"/>
                </w:rPr>
                <w:t>-3</w:t>
              </w:r>
              <w:r>
                <w:rPr>
                  <w:rFonts w:cstheme="minorHAnsi"/>
                </w:rPr>
                <w:t>)</w:t>
              </w:r>
            </w:ins>
          </w:p>
        </w:tc>
        <w:tc>
          <w:tcPr>
            <w:tcW w:w="1473" w:type="pct"/>
            <w:tcPrChange w:id="93" w:author="Mike Black" w:date="2023-04-06T09:21:00Z">
              <w:tcPr>
                <w:tcW w:w="3420" w:type="dxa"/>
              </w:tcPr>
            </w:tcPrChange>
          </w:tcPr>
          <w:p w14:paraId="780722EF"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94" w:author="Mike Black" w:date="2023-04-05T11:23:00Z"/>
                <w:rFonts w:cstheme="minorHAnsi"/>
              </w:rPr>
            </w:pPr>
            <w:ins w:id="95" w:author="Mike Black" w:date="2023-04-05T11:23:00Z">
              <w:r>
                <w:rPr>
                  <w:rFonts w:cstheme="minorHAnsi"/>
                </w:rPr>
                <w:t>314.8</w:t>
              </w:r>
            </w:ins>
          </w:p>
        </w:tc>
        <w:tc>
          <w:tcPr>
            <w:tcW w:w="1595" w:type="pct"/>
            <w:tcPrChange w:id="96" w:author="Mike Black" w:date="2023-04-06T09:21:00Z">
              <w:tcPr>
                <w:tcW w:w="4135" w:type="dxa"/>
              </w:tcPr>
            </w:tcPrChange>
          </w:tcPr>
          <w:p w14:paraId="44D41F1D" w14:textId="77777777" w:rsidR="00975ABC" w:rsidRDefault="00975ABC" w:rsidP="002B5824">
            <w:pPr>
              <w:spacing w:line="480" w:lineRule="auto"/>
              <w:cnfStyle w:val="000000000000" w:firstRow="0" w:lastRow="0" w:firstColumn="0" w:lastColumn="0" w:oddVBand="0" w:evenVBand="0" w:oddHBand="0" w:evenHBand="0" w:firstRowFirstColumn="0" w:firstRowLastColumn="0" w:lastRowFirstColumn="0" w:lastRowLastColumn="0"/>
              <w:rPr>
                <w:ins w:id="97" w:author="Mike Black" w:date="2023-04-05T11:23:00Z"/>
                <w:rFonts w:cstheme="minorHAnsi"/>
              </w:rPr>
            </w:pPr>
            <w:ins w:id="98" w:author="Mike Black" w:date="2023-04-05T11:23:00Z">
              <w:r>
                <w:rPr>
                  <w:rFonts w:cstheme="minorHAnsi"/>
                </w:rPr>
                <w:t>293.4</w:t>
              </w:r>
            </w:ins>
          </w:p>
        </w:tc>
      </w:tr>
    </w:tbl>
    <w:p w14:paraId="49F002F5" w14:textId="0124A16A" w:rsidR="00975ABC" w:rsidRDefault="00975ABC" w:rsidP="00975ABC">
      <w:pPr>
        <w:spacing w:line="480" w:lineRule="auto"/>
        <w:jc w:val="center"/>
        <w:rPr>
          <w:ins w:id="99" w:author="Mike Black" w:date="2023-04-05T11:23:00Z"/>
          <w:rFonts w:cstheme="minorHAnsi"/>
        </w:rPr>
      </w:pPr>
      <w:ins w:id="100" w:author="Mike Black" w:date="2023-04-05T11:23:00Z">
        <w:r w:rsidRPr="003E3089">
          <w:rPr>
            <w:rFonts w:cstheme="minorHAnsi"/>
          </w:rPr>
          <w:t xml:space="preserve">Table </w:t>
        </w:r>
        <w:r>
          <w:rPr>
            <w:rFonts w:cstheme="minorHAnsi"/>
          </w:rPr>
          <w:t>2. CT number</w:t>
        </w:r>
      </w:ins>
      <w:ins w:id="101" w:author="Mike Black" w:date="2023-04-05T11:24:00Z">
        <w:r>
          <w:rPr>
            <w:rFonts w:cstheme="minorHAnsi"/>
          </w:rPr>
          <w:t>s</w:t>
        </w:r>
      </w:ins>
      <w:ins w:id="102" w:author="Mike Black" w:date="2023-04-05T11:23:00Z">
        <w:r>
          <w:rPr>
            <w:rFonts w:cstheme="minorHAnsi"/>
          </w:rPr>
          <w:t xml:space="preserve"> of physical and simulated phantoms</w:t>
        </w:r>
      </w:ins>
      <w:ins w:id="103" w:author="Mike Black" w:date="2023-04-05T11:24:00Z">
        <w:r>
          <w:rPr>
            <w:rFonts w:cstheme="minorHAnsi"/>
          </w:rPr>
          <w:t xml:space="preserve"> regions</w:t>
        </w:r>
      </w:ins>
      <w:ins w:id="104" w:author="Mike Black" w:date="2023-04-05T11:23:00Z">
        <w:r w:rsidRPr="003E3089">
          <w:rPr>
            <w:rFonts w:cstheme="minorHAnsi"/>
          </w:rPr>
          <w:t>.</w:t>
        </w:r>
        <w:r>
          <w:rPr>
            <w:rFonts w:cstheme="minorHAnsi"/>
          </w:rPr>
          <w:t xml:space="preserve"> </w:t>
        </w:r>
      </w:ins>
    </w:p>
    <w:p w14:paraId="0B43DDA9" w14:textId="77777777" w:rsidR="00437A20" w:rsidRPr="003E3089" w:rsidRDefault="00437A20" w:rsidP="00437A20">
      <w:pPr>
        <w:spacing w:line="480" w:lineRule="auto"/>
        <w:jc w:val="center"/>
        <w:rPr>
          <w:rFonts w:cstheme="minorHAnsi"/>
        </w:rPr>
      </w:pPr>
    </w:p>
    <w:p w14:paraId="459B5FD4" w14:textId="0153C7EE" w:rsidR="00437A20" w:rsidRPr="003E3089" w:rsidRDefault="00437A20" w:rsidP="00437A20">
      <w:pPr>
        <w:spacing w:line="480" w:lineRule="auto"/>
        <w:rPr>
          <w:rFonts w:cstheme="minorHAnsi"/>
        </w:rPr>
      </w:pPr>
      <w:r w:rsidRPr="003E3089">
        <w:rPr>
          <w:rFonts w:cstheme="minorHAnsi"/>
        </w:rPr>
        <w:t xml:space="preserve">Throughout this study, Agatston scoring refers to the calcium mass calculations derived from the Agatston scoring method. Spatially weighted calcium scoring refers only to the calcium score without associated physical units. Integrated calcium mass and volume fraction calcium mass refer to the calcium mass calculated via the integrated </w:t>
      </w:r>
      <w:r w:rsidR="00754797">
        <w:rPr>
          <w:rFonts w:cstheme="minorHAnsi"/>
        </w:rPr>
        <w:t>intensity</w:t>
      </w:r>
      <w:r w:rsidRPr="003E3089">
        <w:rPr>
          <w:rFonts w:cstheme="minorHAnsi"/>
        </w:rPr>
        <w:t xml:space="preserve"> approach and volume fraction mass quantification technique, respectively. This study's calcium scoring algorithms are publicly available at https://github.com/Dale-Black/CalciumScoring.jl</w:t>
      </w:r>
      <w:r>
        <w:rPr>
          <w:rFonts w:cstheme="minorHAnsi"/>
        </w:rPr>
        <w:t>.</w:t>
      </w:r>
    </w:p>
    <w:p w14:paraId="4D4AD9E2" w14:textId="7D0F2202" w:rsidR="002653D1" w:rsidRPr="003E3089" w:rsidRDefault="002653D1" w:rsidP="00560284">
      <w:pPr>
        <w:spacing w:line="480" w:lineRule="auto"/>
        <w:rPr>
          <w:rFonts w:cstheme="minorHAnsi"/>
          <w:sz w:val="24"/>
        </w:rPr>
      </w:pPr>
    </w:p>
    <w:p w14:paraId="3FE4020F" w14:textId="01873DB8"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lastRenderedPageBreak/>
        <w:t>2.3 – Aga</w:t>
      </w:r>
      <w:ins w:id="105" w:author="Mike Black" w:date="2023-04-01T10:13:00Z">
        <w:r w:rsidR="008C76B6">
          <w:rPr>
            <w:rFonts w:asciiTheme="minorHAnsi" w:hAnsiTheme="minorHAnsi" w:cstheme="minorHAnsi"/>
          </w:rPr>
          <w:t>t</w:t>
        </w:r>
      </w:ins>
      <w:r w:rsidRPr="003E3089">
        <w:rPr>
          <w:rFonts w:asciiTheme="minorHAnsi" w:hAnsiTheme="minorHAnsi" w:cstheme="minorHAnsi"/>
        </w:rPr>
        <w:t xml:space="preserve">ston </w:t>
      </w:r>
      <w:r w:rsidR="00DB4E66">
        <w:rPr>
          <w:rFonts w:asciiTheme="minorHAnsi" w:hAnsiTheme="minorHAnsi" w:cstheme="minorHAnsi"/>
        </w:rPr>
        <w:t>s</w:t>
      </w:r>
      <w:r w:rsidRPr="003E3089">
        <w:rPr>
          <w:rFonts w:asciiTheme="minorHAnsi" w:hAnsiTheme="minorHAnsi" w:cstheme="minorHAnsi"/>
        </w:rPr>
        <w:t>coring</w:t>
      </w:r>
    </w:p>
    <w:p w14:paraId="2C26D56F" w14:textId="794EB3F1" w:rsidR="002653D1" w:rsidRPr="00FC1C43" w:rsidRDefault="002653D1" w:rsidP="003E3089">
      <w:pPr>
        <w:spacing w:line="480" w:lineRule="auto"/>
        <w:rPr>
          <w:rFonts w:cstheme="minorHAnsi"/>
          <w:sz w:val="24"/>
        </w:rPr>
      </w:pPr>
      <w:r w:rsidRPr="003E3089">
        <w:rPr>
          <w:rFonts w:cstheme="minorHAnsi"/>
          <w:sz w:val="24"/>
        </w:rPr>
        <w:t xml:space="preserve">Agatston scoring is defined at a tube voltage of 120 kV </w:t>
      </w:r>
      <w:r w:rsidR="00FC1C43">
        <w:rPr>
          <w:rFonts w:cstheme="minorHAnsi"/>
          <w:sz w:val="24"/>
        </w:rPr>
        <w:fldChar w:fldCharType="begin"/>
      </w:r>
      <w:r w:rsidR="00FB47AE">
        <w:rPr>
          <w:rFonts w:cstheme="minorHAnsi"/>
          <w:sz w:val="24"/>
        </w:rPr>
        <w:instrText xml:space="preserve"> ADDIN ZOTERO_ITEM CSL_CITATION {"citationID":"lcqiknqt","properties":{"formattedCitation":"\\super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3</w:t>
      </w:r>
      <w:r w:rsidR="00FC1C43">
        <w:rPr>
          <w:rFonts w:cstheme="minorHAnsi"/>
          <w:sz w:val="24"/>
        </w:rPr>
        <w:fldChar w:fldCharType="end"/>
      </w:r>
      <w:r w:rsidRPr="003E3089">
        <w:rPr>
          <w:rFonts w:cstheme="minorHAnsi"/>
          <w:sz w:val="24"/>
        </w:rPr>
        <w:t xml:space="preserve">, but recent papers have shown how Agatston scoring can be adjusted for use </w:t>
      </w:r>
      <w:r w:rsidR="00904BF5">
        <w:rPr>
          <w:rFonts w:cstheme="minorHAnsi"/>
          <w:sz w:val="24"/>
        </w:rPr>
        <w:t>at</w:t>
      </w:r>
      <w:r w:rsidR="00904BF5" w:rsidRPr="003E3089">
        <w:rPr>
          <w:rFonts w:cstheme="minorHAnsi"/>
          <w:sz w:val="24"/>
        </w:rPr>
        <w:t xml:space="preserve"> </w:t>
      </w:r>
      <w:r w:rsidRPr="003E3089">
        <w:rPr>
          <w:rFonts w:cstheme="minorHAnsi"/>
          <w:sz w:val="24"/>
        </w:rPr>
        <w:t>low</w:t>
      </w:r>
      <w:r w:rsidR="0018703B">
        <w:rPr>
          <w:rFonts w:cstheme="minorHAnsi"/>
          <w:sz w:val="24"/>
        </w:rPr>
        <w:t>er</w:t>
      </w:r>
      <w:r w:rsidR="00904BF5">
        <w:rPr>
          <w:rFonts w:cstheme="minorHAnsi"/>
          <w:sz w:val="24"/>
        </w:rPr>
        <w:t xml:space="preserve"> kVs</w:t>
      </w:r>
      <w:r w:rsidRPr="003E3089">
        <w:rPr>
          <w:rFonts w:cstheme="minorHAnsi"/>
          <w:sz w:val="24"/>
        </w:rPr>
        <w:t xml:space="preserve"> (70, 80, and 100 kV) </w:t>
      </w:r>
      <w:r w:rsidR="00FC1C43">
        <w:rPr>
          <w:rFonts w:cstheme="minorHAnsi"/>
          <w:sz w:val="24"/>
        </w:rPr>
        <w:fldChar w:fldCharType="begin"/>
      </w:r>
      <w:r w:rsidR="00FB47AE">
        <w:rPr>
          <w:rFonts w:cstheme="minorHAnsi"/>
          <w:sz w:val="24"/>
        </w:rPr>
        <w:instrText xml:space="preserve"> ADDIN ZOTERO_ITEM CSL_CITATION {"citationID":"fQj4acGJ","properties":{"formattedCitation":"\\super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19</w:t>
      </w:r>
      <w:r w:rsidR="00FC1C43">
        <w:rPr>
          <w:rFonts w:cstheme="minorHAnsi"/>
          <w:sz w:val="24"/>
        </w:rPr>
        <w:fldChar w:fldCharType="end"/>
      </w:r>
      <w:r w:rsidRPr="003E3089">
        <w:rPr>
          <w:rFonts w:cstheme="minorHAnsi"/>
          <w:sz w:val="24"/>
        </w:rPr>
        <w:t xml:space="preserve">. For this study, we assumed an exponentially decreasing trendline and extrapolated beyond to account for a higher tube voltage of 135 kV. </w:t>
      </w:r>
      <w:del w:id="106" w:author="Mike Black" w:date="2023-04-05T17:39:00Z">
        <w:r w:rsidR="00C23970" w:rsidDel="00E674E6">
          <w:rPr>
            <w:rFonts w:cstheme="minorHAnsi"/>
            <w:sz w:val="24"/>
          </w:rPr>
          <w:fldChar w:fldCharType="begin"/>
        </w:r>
        <w:r w:rsidR="00C23970" w:rsidDel="00E674E6">
          <w:rPr>
            <w:rFonts w:cstheme="minorHAnsi"/>
            <w:sz w:val="24"/>
          </w:rPr>
          <w:delInstrText xml:space="preserve"> ADDIN ZOTERO_ITEM CSL_CITATION {"citationID":"xHJPl3qx","properties":{"formattedCitation":"\\super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delInstrText>
        </w:r>
        <w:r w:rsidR="00C23970" w:rsidDel="00E674E6">
          <w:rPr>
            <w:rFonts w:cstheme="minorHAnsi"/>
            <w:sz w:val="24"/>
          </w:rPr>
          <w:fldChar w:fldCharType="separate"/>
        </w:r>
        <w:r w:rsidR="00C23970" w:rsidRPr="00C23970" w:rsidDel="00E674E6">
          <w:rPr>
            <w:rFonts w:ascii="Calibri" w:cs="Calibri"/>
            <w:sz w:val="24"/>
            <w:vertAlign w:val="superscript"/>
          </w:rPr>
          <w:delText>19</w:delText>
        </w:r>
        <w:r w:rsidR="00C23970" w:rsidDel="00E674E6">
          <w:rPr>
            <w:rFonts w:cstheme="minorHAnsi"/>
            <w:sz w:val="24"/>
          </w:rPr>
          <w:fldChar w:fldCharType="end"/>
        </w:r>
      </w:del>
      <w:r w:rsidRPr="003E3089">
        <w:rPr>
          <w:rFonts w:cstheme="minorHAnsi"/>
          <w:sz w:val="24"/>
        </w:rPr>
        <w:t>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 xml:space="preserve">corresponds to the tube voltage (kV). </w:t>
      </w:r>
      <w:ins w:id="107" w:author="Mike Black" w:date="2023-04-05T17:39:00Z">
        <w:r w:rsidR="00E674E6">
          <w:rPr>
            <w:rFonts w:cstheme="minorHAnsi"/>
            <w:sz w:val="24"/>
          </w:rPr>
          <w:t xml:space="preserve">Additionally, the weighting factor was adjusted in a similarly kV-dependent manner, according to criteria outlined in </w:t>
        </w:r>
        <w:r w:rsidR="00E674E6" w:rsidRPr="008C76B6">
          <w:rPr>
            <w:rFonts w:cstheme="minorHAnsi"/>
            <w:sz w:val="24"/>
          </w:rPr>
          <w:t xml:space="preserve">Gräni, C. </w:t>
        </w:r>
        <w:r w:rsidR="00E674E6">
          <w:rPr>
            <w:rFonts w:cstheme="minorHAnsi"/>
            <w:sz w:val="24"/>
          </w:rPr>
          <w:t>et al.,</w:t>
        </w:r>
        <w:r w:rsidR="00E674E6" w:rsidRPr="008C76B6">
          <w:rPr>
            <w:rFonts w:cstheme="minorHAnsi"/>
            <w:sz w:val="24"/>
          </w:rPr>
          <w:t xml:space="preserve"> </w:t>
        </w:r>
        <w:r w:rsidR="00E674E6">
          <w:rPr>
            <w:rFonts w:cstheme="minorHAnsi"/>
            <w:sz w:val="24"/>
          </w:rPr>
          <w:t xml:space="preserve">and extrapolated for a tube voltage of 135 kV </w:t>
        </w:r>
        <w:r w:rsidR="00E674E6">
          <w:rPr>
            <w:rFonts w:cstheme="minorHAnsi"/>
            <w:sz w:val="24"/>
          </w:rPr>
          <w:fldChar w:fldCharType="begin"/>
        </w:r>
        <w:r w:rsidR="00E674E6">
          <w:rPr>
            <w:rFonts w:cstheme="minorHAnsi"/>
            <w:sz w:val="24"/>
          </w:rPr>
          <w:instrText xml:space="preserve"> ADDIN ZOTERO_ITEM CSL_CITATION {"citationID":"xHJPl3qx","properties":{"formattedCitation":"\\super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E674E6">
          <w:rPr>
            <w:rFonts w:cstheme="minorHAnsi"/>
            <w:sz w:val="24"/>
          </w:rPr>
          <w:fldChar w:fldCharType="separate"/>
        </w:r>
        <w:r w:rsidR="00E674E6" w:rsidRPr="00C23970">
          <w:rPr>
            <w:rFonts w:ascii="Calibri" w:cs="Calibri"/>
            <w:sz w:val="24"/>
            <w:vertAlign w:val="superscript"/>
          </w:rPr>
          <w:t>19</w:t>
        </w:r>
        <w:r w:rsidR="00E674E6">
          <w:rPr>
            <w:rFonts w:cstheme="minorHAnsi"/>
            <w:sz w:val="24"/>
          </w:rPr>
          <w:fldChar w:fldCharType="end"/>
        </w:r>
        <w:r w:rsidR="00E674E6">
          <w:rPr>
            <w:rFonts w:cstheme="minorHAnsi"/>
            <w:sz w:val="24"/>
          </w:rPr>
          <w:t xml:space="preserve">. </w:t>
        </w:r>
      </w:ins>
      <w:r w:rsidRPr="003E3089">
        <w:rPr>
          <w:rFonts w:cstheme="minorHAnsi"/>
          <w:sz w:val="24"/>
        </w:rPr>
        <w:t xml:space="preserve">All kV-specific thresholds used in this study are shown in Table </w:t>
      </w:r>
      <w:ins w:id="108" w:author="Mike Black" w:date="2023-04-05T14:31:00Z">
        <w:r w:rsidR="00BE6134">
          <w:rPr>
            <w:rFonts w:cstheme="minorHAnsi"/>
            <w:sz w:val="24"/>
          </w:rPr>
          <w:t>3</w:t>
        </w:r>
      </w:ins>
      <w:del w:id="109" w:author="Mike Black" w:date="2023-04-05T14:31:00Z">
        <w:r w:rsidRPr="003E3089" w:rsidDel="00BE6134">
          <w:rPr>
            <w:rFonts w:cstheme="minorHAnsi"/>
            <w:sz w:val="24"/>
          </w:rPr>
          <w:delText>2</w:delText>
        </w:r>
      </w:del>
      <w:r w:rsidRPr="003E3089">
        <w:rPr>
          <w:rFonts w:cstheme="minorHAnsi"/>
          <w:sz w:val="24"/>
        </w:rPr>
        <w:t>.</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1F89A065" w:rsidR="00555E99" w:rsidRPr="003E3089" w:rsidRDefault="00555E99" w:rsidP="003E3089">
      <w:pPr>
        <w:spacing w:line="480" w:lineRule="auto"/>
        <w:jc w:val="center"/>
        <w:rPr>
          <w:rFonts w:cstheme="minorHAnsi"/>
        </w:rPr>
      </w:pPr>
      <w:r w:rsidRPr="003E3089">
        <w:rPr>
          <w:rFonts w:cstheme="minorHAnsi"/>
        </w:rPr>
        <w:t xml:space="preserve">Table </w:t>
      </w:r>
      <w:ins w:id="110" w:author="Mike Black" w:date="2023-04-05T14:31:00Z">
        <w:r w:rsidR="00BE6134">
          <w:rPr>
            <w:rFonts w:cstheme="minorHAnsi"/>
          </w:rPr>
          <w:t>3</w:t>
        </w:r>
      </w:ins>
      <w:del w:id="111" w:author="Mike Black" w:date="2023-04-05T14:31:00Z">
        <w:r w:rsidRPr="003E3089" w:rsidDel="00BE6134">
          <w:rPr>
            <w:rFonts w:cstheme="minorHAnsi"/>
          </w:rPr>
          <w:delText>2</w:delText>
        </w:r>
      </w:del>
      <w:r w:rsidRPr="003E3089">
        <w:rPr>
          <w:rFonts w:cstheme="minorHAnsi"/>
        </w:rPr>
        <w:t>. Tube voltage adapted thresholds for Agatston scoring.</w:t>
      </w:r>
    </w:p>
    <w:p w14:paraId="6591AC2F" w14:textId="4DE29E59" w:rsidR="002653D1" w:rsidRPr="003E3089" w:rsidRDefault="002653D1" w:rsidP="003E3089">
      <w:pPr>
        <w:spacing w:line="480" w:lineRule="auto"/>
        <w:rPr>
          <w:rFonts w:cstheme="minorHAnsi"/>
        </w:rPr>
      </w:pPr>
    </w:p>
    <w:p w14:paraId="09E1AA7B" w14:textId="529E1C2E"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2.4 – Integrated </w:t>
      </w:r>
      <w:r w:rsidR="0012648D">
        <w:rPr>
          <w:rFonts w:asciiTheme="minorHAnsi" w:hAnsiTheme="minorHAnsi" w:cstheme="minorHAnsi"/>
        </w:rPr>
        <w:t>c</w:t>
      </w:r>
      <w:r w:rsidRPr="003E3089">
        <w:rPr>
          <w:rFonts w:asciiTheme="minorHAnsi" w:hAnsiTheme="minorHAnsi" w:cstheme="minorHAnsi"/>
        </w:rPr>
        <w:t xml:space="preserve">alcium </w:t>
      </w:r>
      <w:r w:rsidR="0012648D">
        <w:rPr>
          <w:rFonts w:asciiTheme="minorHAnsi" w:hAnsiTheme="minorHAnsi" w:cstheme="minorHAnsi"/>
        </w:rPr>
        <w:t>m</w:t>
      </w:r>
      <w:r w:rsidRPr="003E3089">
        <w:rPr>
          <w:rFonts w:asciiTheme="minorHAnsi" w:hAnsiTheme="minorHAnsi" w:cstheme="minorHAnsi"/>
        </w:rPr>
        <w:t>ass</w:t>
      </w:r>
    </w:p>
    <w:p w14:paraId="1AA3B41D" w14:textId="5AC0DE4D"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B47AE">
        <w:rPr>
          <w:rFonts w:cstheme="minorHAnsi"/>
        </w:rPr>
        <w:instrText xml:space="preserve"> ADDIN ZOTERO_ITEM CSL_CITATION {"citationID":"8ztkktpE","properties":{"formattedCitation":"\\super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B47AE" w:rsidRPr="00FB47AE">
        <w:rPr>
          <w:rFonts w:ascii="Calibri" w:cs="Calibri"/>
          <w:vertAlign w:val="superscript"/>
        </w:rPr>
        <w:t>11</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CAC scoring, calling it integrated calcium mass. The cross-sectional area equation (Eq. 2) can be </w:t>
      </w:r>
      <w:r w:rsidR="00804BD3">
        <w:rPr>
          <w:rFonts w:cstheme="minorHAnsi"/>
        </w:rPr>
        <w:t>modified</w:t>
      </w:r>
      <w:r w:rsidRPr="003E3089">
        <w:rPr>
          <w:rFonts w:cstheme="minorHAnsi"/>
        </w:rPr>
        <w:t xml:space="preserve"> </w:t>
      </w:r>
      <w:r w:rsidRPr="003E3089">
        <w:rPr>
          <w:rFonts w:cstheme="minorHAnsi"/>
        </w:rPr>
        <w:lastRenderedPageBreak/>
        <w:t>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is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cross-section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then converted the volume to mass by 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2113210D"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2.5 – Volume </w:t>
      </w:r>
      <w:r w:rsidR="00C10F02">
        <w:rPr>
          <w:rFonts w:asciiTheme="minorHAnsi" w:hAnsiTheme="minorHAnsi" w:cstheme="minorHAnsi"/>
        </w:rPr>
        <w:t>f</w:t>
      </w:r>
      <w:r w:rsidRPr="003E3089">
        <w:rPr>
          <w:rFonts w:asciiTheme="minorHAnsi" w:hAnsiTheme="minorHAnsi" w:cstheme="minorHAnsi"/>
        </w:rPr>
        <w:t xml:space="preserve">raction </w:t>
      </w:r>
      <w:r w:rsidR="00C10F02">
        <w:rPr>
          <w:rFonts w:asciiTheme="minorHAnsi" w:hAnsiTheme="minorHAnsi" w:cstheme="minorHAnsi"/>
        </w:rPr>
        <w:t>c</w:t>
      </w:r>
      <w:r w:rsidRPr="003E3089">
        <w:rPr>
          <w:rFonts w:asciiTheme="minorHAnsi" w:hAnsiTheme="minorHAnsi" w:cstheme="minorHAnsi"/>
        </w:rPr>
        <w:t xml:space="preserve">alcium </w:t>
      </w:r>
      <w:r w:rsidR="00C10F02">
        <w:rPr>
          <w:rFonts w:asciiTheme="minorHAnsi" w:hAnsiTheme="minorHAnsi" w:cstheme="minorHAnsi"/>
        </w:rPr>
        <w:t>m</w:t>
      </w:r>
      <w:r w:rsidRPr="003E3089">
        <w:rPr>
          <w:rFonts w:asciiTheme="minorHAnsi" w:hAnsiTheme="minorHAnsi" w:cstheme="minorHAnsi"/>
        </w:rPr>
        <w:t>ass</w:t>
      </w:r>
    </w:p>
    <w:p w14:paraId="635C1E84" w14:textId="4EBE1274" w:rsidR="002B0763" w:rsidRPr="003E3089" w:rsidRDefault="002B0763" w:rsidP="003E3089">
      <w:pPr>
        <w:spacing w:line="480" w:lineRule="auto"/>
        <w:rPr>
          <w:rFonts w:cstheme="minorHAnsi"/>
        </w:rPr>
      </w:pPr>
      <w:r w:rsidRPr="003E3089">
        <w:rPr>
          <w:rFonts w:cstheme="minorHAnsi"/>
        </w:rPr>
        <w:t>The volume fraction calcium mass technique is similar to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is the intensity of pure calcium which can be obtained 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Fig. 3 shows the parameters needed to 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w:lastRenderedPageBreak/>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and the 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are unaffected by the partial volume effect, while the object ROI used 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mean 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4176A94A"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 xml:space="preserve">Spatially </w:t>
      </w:r>
      <w:r w:rsidR="00E728D3">
        <w:rPr>
          <w:rFonts w:asciiTheme="minorHAnsi" w:hAnsiTheme="minorHAnsi" w:cstheme="minorHAnsi"/>
        </w:rPr>
        <w:t>w</w:t>
      </w:r>
      <w:r w:rsidR="00E5615A" w:rsidRPr="003E3089">
        <w:rPr>
          <w:rFonts w:asciiTheme="minorHAnsi" w:hAnsiTheme="minorHAnsi" w:cstheme="minorHAnsi"/>
        </w:rPr>
        <w:t xml:space="preserve">eighted </w:t>
      </w:r>
      <w:r w:rsidR="00E728D3">
        <w:rPr>
          <w:rFonts w:asciiTheme="minorHAnsi" w:hAnsiTheme="minorHAnsi" w:cstheme="minorHAnsi"/>
        </w:rPr>
        <w:t>c</w:t>
      </w:r>
      <w:r w:rsidR="00E5615A" w:rsidRPr="003E3089">
        <w:rPr>
          <w:rFonts w:asciiTheme="minorHAnsi" w:hAnsiTheme="minorHAnsi" w:cstheme="minorHAnsi"/>
        </w:rPr>
        <w:t xml:space="preserve">alcium </w:t>
      </w:r>
      <w:r w:rsidR="00E728D3">
        <w:rPr>
          <w:rFonts w:asciiTheme="minorHAnsi" w:hAnsiTheme="minorHAnsi" w:cstheme="minorHAnsi"/>
        </w:rPr>
        <w:t>s</w:t>
      </w:r>
      <w:r w:rsidR="00E5615A" w:rsidRPr="003E3089">
        <w:rPr>
          <w:rFonts w:asciiTheme="minorHAnsi" w:hAnsiTheme="minorHAnsi" w:cstheme="minorHAnsi"/>
        </w:rPr>
        <w:t>coring</w:t>
      </w:r>
    </w:p>
    <w:p w14:paraId="706CDA25" w14:textId="1ECBDECF"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FB47AE">
        <w:rPr>
          <w:rFonts w:cstheme="minorHAnsi"/>
        </w:rPr>
        <w:instrText xml:space="preserve"> ADDIN ZOTERO_ITEM CSL_CITATION {"citationID":"u7XPDuwt","properties":{"formattedCitation":"\\super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FB47AE" w:rsidRPr="00FB47AE">
        <w:rPr>
          <w:rFonts w:ascii="Calibri" w:cs="Calibri"/>
          <w:vertAlign w:val="superscript"/>
        </w:rPr>
        <w:t>6,7</w:t>
      </w:r>
      <w:r w:rsidR="00D75F4D">
        <w:rPr>
          <w:rFonts w:cstheme="minorHAnsi"/>
        </w:rPr>
        <w:fldChar w:fldCharType="end"/>
      </w:r>
      <w:r w:rsidRPr="003E3089">
        <w:rPr>
          <w:rFonts w:cstheme="minorHAnsi"/>
        </w:rPr>
        <w:t xml:space="preserve"> to compare integrated calcium mass and volume fraction calcium mass against a more recently proposed </w:t>
      </w:r>
      <w:r w:rsidRPr="003E3089">
        <w:rPr>
          <w:rFonts w:cstheme="minorHAnsi"/>
        </w:rPr>
        <w:lastRenderedPageBreak/>
        <w:t xml:space="preserve">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w:t>
      </w:r>
      <w:ins w:id="112" w:author="Mike Black" w:date="2023-04-05T14:32:00Z">
        <w:r w:rsidR="00BE6134">
          <w:rPr>
            <w:rFonts w:cstheme="minorHAnsi"/>
          </w:rPr>
          <w:t>4</w:t>
        </w:r>
      </w:ins>
      <w:del w:id="113" w:author="Mike Black" w:date="2023-04-05T14:32:00Z">
        <w:r w:rsidRPr="003E3089" w:rsidDel="00BE6134">
          <w:rPr>
            <w:rFonts w:cstheme="minorHAnsi"/>
          </w:rPr>
          <w:delText>3</w:delText>
        </w:r>
      </w:del>
      <w:r w:rsidRPr="003E3089">
        <w:rPr>
          <w:rFonts w:cstheme="minorHAnsi"/>
        </w:rPr>
        <w:t>.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1587CED9" w:rsidR="007D09F6" w:rsidRDefault="007D09F6" w:rsidP="003E3089">
      <w:pPr>
        <w:spacing w:line="480" w:lineRule="auto"/>
        <w:jc w:val="center"/>
        <w:rPr>
          <w:rFonts w:cstheme="minorHAnsi"/>
        </w:rPr>
      </w:pPr>
      <w:r w:rsidRPr="003E3089">
        <w:rPr>
          <w:rFonts w:cstheme="minorHAnsi"/>
        </w:rPr>
        <w:t xml:space="preserve">Table </w:t>
      </w:r>
      <w:ins w:id="114" w:author="Mike Black" w:date="2023-04-05T14:32:00Z">
        <w:r w:rsidR="00BE6134">
          <w:rPr>
            <w:rFonts w:cstheme="minorHAnsi"/>
          </w:rPr>
          <w:t>4</w:t>
        </w:r>
      </w:ins>
      <w:del w:id="115" w:author="Mike Black" w:date="2023-04-05T14:32:00Z">
        <w:r w:rsidRPr="003E3089" w:rsidDel="00BE6134">
          <w:rPr>
            <w:rFonts w:cstheme="minorHAnsi"/>
          </w:rPr>
          <w:delText>3</w:delText>
        </w:r>
      </w:del>
      <w:r w:rsidRPr="003E3089">
        <w:rPr>
          <w:rFonts w:cstheme="minorHAnsi"/>
        </w:rPr>
        <w:t xml:space="preserve">.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0A8CEDD1" w14:textId="77777777" w:rsidR="007D09F6" w:rsidRPr="003E3089" w:rsidRDefault="007D09F6" w:rsidP="003E3089">
      <w:pPr>
        <w:spacing w:line="480" w:lineRule="auto"/>
        <w:rPr>
          <w:rFonts w:cstheme="minorHAnsi"/>
        </w:rPr>
      </w:pPr>
    </w:p>
    <w:p w14:paraId="2D79D004" w14:textId="171C315C"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2.7 - Statistical </w:t>
      </w:r>
      <w:r w:rsidR="00F207B4">
        <w:rPr>
          <w:rFonts w:asciiTheme="minorHAnsi" w:hAnsiTheme="minorHAnsi" w:cstheme="minorHAnsi"/>
        </w:rPr>
        <w:t>a</w:t>
      </w:r>
      <w:r w:rsidRPr="003E3089">
        <w:rPr>
          <w:rFonts w:asciiTheme="minorHAnsi" w:hAnsiTheme="minorHAnsi" w:cstheme="minorHAnsi"/>
        </w:rPr>
        <w:t>nalysis</w:t>
      </w:r>
    </w:p>
    <w:p w14:paraId="6BDE4C2B" w14:textId="36BDE4A1"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FB47AE">
        <w:rPr>
          <w:rFonts w:cstheme="minorHAnsi"/>
        </w:rPr>
        <w:instrText xml:space="preserve"> ADDIN ZOTERO_ITEM CSL_CITATION {"citationID":"O1PM42yY","properties":{"formattedCitation":"\\super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FB47AE" w:rsidRPr="00FB47AE">
        <w:rPr>
          <w:rFonts w:ascii="Calibri" w:cs="Calibri"/>
          <w:vertAlign w:val="superscript"/>
        </w:rPr>
        <w:t>18</w:t>
      </w:r>
      <w:r w:rsidR="00A17115">
        <w:rPr>
          <w:rFonts w:cstheme="minorHAnsi"/>
        </w:rPr>
        <w:fldChar w:fldCharType="end"/>
      </w:r>
      <w:r w:rsidRPr="003E3089">
        <w:rPr>
          <w:rFonts w:cstheme="minorHAnsi"/>
        </w:rPr>
        <w:t>. Root-mean-square error (RMSE) and root-mean-square deviation (RMSD) were calculated for all linear 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is the 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7E9B7CED" w:rsidR="00F26A81" w:rsidRPr="003E3089" w:rsidRDefault="00D82F09" w:rsidP="003E3089">
      <w:pPr>
        <w:pStyle w:val="Heading1"/>
        <w:spacing w:line="480" w:lineRule="auto"/>
        <w:rPr>
          <w:rFonts w:asciiTheme="minorHAnsi" w:hAnsiTheme="minorHAnsi" w:cstheme="minorHAnsi"/>
        </w:rPr>
      </w:pPr>
      <w:r>
        <w:rPr>
          <w:rFonts w:asciiTheme="minorHAnsi" w:hAnsiTheme="minorHAnsi" w:cstheme="minorHAnsi"/>
        </w:rPr>
        <w:lastRenderedPageBreak/>
        <w:t>3</w:t>
      </w:r>
      <w:r w:rsidR="00F26A81" w:rsidRPr="003E3089">
        <w:rPr>
          <w:rFonts w:asciiTheme="minorHAnsi" w:hAnsiTheme="minorHAnsi" w:cstheme="minorHAnsi"/>
        </w:rPr>
        <w:t>. Results</w:t>
      </w:r>
    </w:p>
    <w:p w14:paraId="5A352B7E" w14:textId="19BC3FC2"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3.1 – Simulated </w:t>
      </w:r>
      <w:r w:rsidR="005E41B4">
        <w:rPr>
          <w:rFonts w:asciiTheme="minorHAnsi" w:hAnsiTheme="minorHAnsi" w:cstheme="minorHAnsi"/>
        </w:rPr>
        <w:t>p</w:t>
      </w:r>
      <w:r w:rsidRPr="003E3089">
        <w:rPr>
          <w:rFonts w:asciiTheme="minorHAnsi" w:hAnsiTheme="minorHAnsi" w:cstheme="minorHAnsi"/>
        </w:rPr>
        <w:t>hantoms</w:t>
      </w:r>
    </w:p>
    <w:p w14:paraId="35640AE2" w14:textId="7B45E6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w:t>
      </w:r>
      <w:r w:rsidR="00320429">
        <w:rPr>
          <w:rFonts w:asciiTheme="minorHAnsi" w:hAnsiTheme="minorHAnsi" w:cstheme="minorHAnsi"/>
        </w:rPr>
        <w:t xml:space="preserve"> – A</w:t>
      </w:r>
      <w:r w:rsidRPr="003E3089">
        <w:rPr>
          <w:rFonts w:asciiTheme="minorHAnsi" w:hAnsiTheme="minorHAnsi" w:cstheme="minorHAnsi"/>
        </w:rPr>
        <w:t>ccuracy</w:t>
      </w:r>
    </w:p>
    <w:p w14:paraId="4297D6AC" w14:textId="77E5EA98" w:rsidR="00F26A81" w:rsidRPr="003E3089" w:rsidRDefault="00F26A81" w:rsidP="003E3089">
      <w:pPr>
        <w:spacing w:line="480" w:lineRule="auto"/>
        <w:rPr>
          <w:rFonts w:cstheme="minorHAnsi"/>
        </w:rPr>
      </w:pPr>
      <w:r w:rsidRPr="00F26A81">
        <w:rPr>
          <w:rFonts w:cstheme="minorHAnsi"/>
        </w:rPr>
        <w:t xml:space="preserve">Agatson scoring, integrated calcium mass, and volume fraction calcium mass can calculate mass directly, making the comparison between known mass and those techniques straightforward. The spatially weighted approach produces an arbitrary score correlated with the Agatston score </w:t>
      </w:r>
      <w:r w:rsidR="00346E71">
        <w:rPr>
          <w:rFonts w:cstheme="minorHAnsi"/>
        </w:rPr>
        <w:fldChar w:fldCharType="begin"/>
      </w:r>
      <w:r w:rsidR="00FB47AE">
        <w:rPr>
          <w:rFonts w:cstheme="minorHAnsi"/>
        </w:rPr>
        <w:instrText xml:space="preserve"> ADDIN ZOTERO_ITEM CSL_CITATION {"citationID":"uayf6KfR","properties":{"formattedCitation":"\\super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FB47AE" w:rsidRPr="00FB47AE">
        <w:rPr>
          <w:rFonts w:ascii="Calibri" w:cs="Calibri"/>
          <w:vertAlign w:val="superscript"/>
        </w:rPr>
        <w:t>6,7</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Linear regression was performed for integrated calcium mass, volume fraction calcium mass, and Agatston scoring against known calcium mass on all stationary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79C0CBFE"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Agatston scoring, integrated calcium mass, and volume fraction calcium mass. Linear regression </w:t>
      </w:r>
      <w:r w:rsidR="000C359D">
        <w:rPr>
          <w:rFonts w:cstheme="minorHAnsi"/>
        </w:rPr>
        <w:t>was performed based on</w:t>
      </w:r>
      <w:r w:rsidRPr="00F26A81">
        <w:rPr>
          <w:rFonts w:cstheme="minorHAnsi"/>
        </w:rPr>
        <w:t xml:space="preserve"> the known calcium mass as the reference. Integrated calcium mass on normal-density phantoms produced an r-correlation coefficient, RMSE, and RMSD value of 1.00</w:t>
      </w:r>
      <w:del w:id="116" w:author="Mike Black" w:date="2023-04-05T17:42:00Z">
        <w:r w:rsidRPr="00F26A81" w:rsidDel="00E674E6">
          <w:rPr>
            <w:rFonts w:cstheme="minorHAnsi"/>
          </w:rPr>
          <w:delText>0</w:delText>
        </w:r>
      </w:del>
      <w:r w:rsidRPr="00F26A81">
        <w:rPr>
          <w:rFonts w:cstheme="minorHAnsi"/>
        </w:rPr>
        <w:t>, 0.6</w:t>
      </w:r>
      <w:del w:id="117" w:author="Mike Black" w:date="2023-04-05T17:42:00Z">
        <w:r w:rsidRPr="00F26A81" w:rsidDel="00E674E6">
          <w:rPr>
            <w:rFonts w:cstheme="minorHAnsi"/>
          </w:rPr>
          <w:delText>7</w:delText>
        </w:r>
      </w:del>
      <w:ins w:id="118" w:author="Mike Black" w:date="2023-04-05T17:42:00Z">
        <w:r w:rsidR="00E674E6">
          <w:rPr>
            <w:rFonts w:cstheme="minorHAnsi"/>
          </w:rPr>
          <w:t>8</w:t>
        </w:r>
      </w:ins>
      <w:del w:id="119" w:author="Mike Black" w:date="2023-04-05T17:42:00Z">
        <w:r w:rsidRPr="00F26A81" w:rsidDel="00E674E6">
          <w:rPr>
            <w:rFonts w:cstheme="minorHAnsi"/>
          </w:rPr>
          <w:delText>7</w:delText>
        </w:r>
      </w:del>
      <w:r w:rsidRPr="00F26A81">
        <w:rPr>
          <w:rFonts w:cstheme="minorHAnsi"/>
        </w:rPr>
        <w:t xml:space="preserve"> mg, and 0.60</w:t>
      </w:r>
      <w:del w:id="120" w:author="Mike Black" w:date="2023-04-05T17:42:00Z">
        <w:r w:rsidRPr="00F26A81" w:rsidDel="00E674E6">
          <w:rPr>
            <w:rFonts w:cstheme="minorHAnsi"/>
          </w:rPr>
          <w:delText>2</w:delText>
        </w:r>
      </w:del>
      <w:r w:rsidRPr="00F26A81">
        <w:rPr>
          <w:rFonts w:cstheme="minorHAnsi"/>
        </w:rPr>
        <w:t xml:space="preserve"> mg, respectively. Volume fraction calcium mass on normal-density phantoms produced an r-correlation coefficient, RMSE, and RMSD value of 1.00</w:t>
      </w:r>
      <w:del w:id="121" w:author="Mike Black" w:date="2023-04-05T17:42:00Z">
        <w:r w:rsidRPr="00F26A81" w:rsidDel="00E674E6">
          <w:rPr>
            <w:rFonts w:cstheme="minorHAnsi"/>
          </w:rPr>
          <w:delText>0</w:delText>
        </w:r>
      </w:del>
      <w:r w:rsidRPr="00F26A81">
        <w:rPr>
          <w:rFonts w:cstheme="minorHAnsi"/>
        </w:rPr>
        <w:t>, 0.6</w:t>
      </w:r>
      <w:ins w:id="122" w:author="Mike Black" w:date="2023-04-05T17:42:00Z">
        <w:r w:rsidR="00E674E6">
          <w:rPr>
            <w:rFonts w:cstheme="minorHAnsi"/>
          </w:rPr>
          <w:t>1</w:t>
        </w:r>
      </w:ins>
      <w:del w:id="123" w:author="Mike Black" w:date="2023-04-05T17:42:00Z">
        <w:r w:rsidRPr="00F26A81" w:rsidDel="00E674E6">
          <w:rPr>
            <w:rFonts w:cstheme="minorHAnsi"/>
          </w:rPr>
          <w:delText>09</w:delText>
        </w:r>
      </w:del>
      <w:r w:rsidRPr="00F26A81">
        <w:rPr>
          <w:rFonts w:cstheme="minorHAnsi"/>
        </w:rPr>
        <w:t xml:space="preserve"> mg, and 0.</w:t>
      </w:r>
      <w:ins w:id="124" w:author="Mike Black" w:date="2023-04-05T17:42:00Z">
        <w:r w:rsidR="00E674E6">
          <w:rPr>
            <w:rFonts w:cstheme="minorHAnsi"/>
          </w:rPr>
          <w:t>60</w:t>
        </w:r>
      </w:ins>
      <w:del w:id="125" w:author="Mike Black" w:date="2023-04-05T17:42:00Z">
        <w:r w:rsidRPr="00F26A81" w:rsidDel="00E674E6">
          <w:rPr>
            <w:rFonts w:cstheme="minorHAnsi"/>
          </w:rPr>
          <w:delText>599</w:delText>
        </w:r>
      </w:del>
      <w:r w:rsidRPr="00F26A81">
        <w:rPr>
          <w:rFonts w:cstheme="minorHAnsi"/>
        </w:rPr>
        <w:t xml:space="preserve"> mg, respectively. Agatston scoring on normal-density phantoms produced an r-correlation coefficient, RMSE, and RMSD value of 1.00</w:t>
      </w:r>
      <w:del w:id="126" w:author="Mike Black" w:date="2023-04-05T17:42:00Z">
        <w:r w:rsidRPr="00F26A81" w:rsidDel="00E674E6">
          <w:rPr>
            <w:rFonts w:cstheme="minorHAnsi"/>
          </w:rPr>
          <w:delText>0</w:delText>
        </w:r>
      </w:del>
      <w:r w:rsidRPr="00F26A81">
        <w:rPr>
          <w:rFonts w:cstheme="minorHAnsi"/>
        </w:rPr>
        <w:t>, 1.6</w:t>
      </w:r>
      <w:ins w:id="127" w:author="Mike Black" w:date="2023-04-05T17:42:00Z">
        <w:r w:rsidR="00E674E6">
          <w:rPr>
            <w:rFonts w:cstheme="minorHAnsi"/>
          </w:rPr>
          <w:t>6</w:t>
        </w:r>
      </w:ins>
      <w:del w:id="128" w:author="Mike Black" w:date="2023-04-05T17:42:00Z">
        <w:r w:rsidRPr="00F26A81" w:rsidDel="00E674E6">
          <w:rPr>
            <w:rFonts w:cstheme="minorHAnsi"/>
          </w:rPr>
          <w:delText>50</w:delText>
        </w:r>
      </w:del>
      <w:r w:rsidRPr="00F26A81">
        <w:rPr>
          <w:rFonts w:cstheme="minorHAnsi"/>
        </w:rPr>
        <w:t xml:space="preserve"> mg, and 0.9</w:t>
      </w:r>
      <w:ins w:id="129" w:author="Mike Black" w:date="2023-04-05T17:42:00Z">
        <w:r w:rsidR="00E674E6">
          <w:rPr>
            <w:rFonts w:cstheme="minorHAnsi"/>
          </w:rPr>
          <w:t>8</w:t>
        </w:r>
      </w:ins>
      <w:del w:id="130" w:author="Mike Black" w:date="2023-04-05T17:42:00Z">
        <w:r w:rsidRPr="00F26A81" w:rsidDel="00E674E6">
          <w:rPr>
            <w:rFonts w:cstheme="minorHAnsi"/>
          </w:rPr>
          <w:delText>06</w:delText>
        </w:r>
      </w:del>
      <w:r w:rsidRPr="00F26A81">
        <w:rPr>
          <w:rFonts w:cstheme="minorHAnsi"/>
        </w:rPr>
        <w:t xml:space="preserve"> mg, respectively. All normal-density accuracy measurements</w:t>
      </w:r>
      <w:r w:rsidR="006D1549">
        <w:rPr>
          <w:rFonts w:cstheme="minorHAnsi"/>
        </w:rPr>
        <w:t xml:space="preserve"> on the stationary phantoms </w:t>
      </w:r>
      <w:r w:rsidRPr="00F26A81">
        <w:rPr>
          <w:rFonts w:cstheme="minorHAnsi"/>
        </w:rPr>
        <w:t xml:space="preserve">are shown in Table </w:t>
      </w:r>
      <w:ins w:id="131" w:author="Mike Black" w:date="2023-04-05T14:32:00Z">
        <w:r w:rsidR="00BE6134">
          <w:rPr>
            <w:rFonts w:cstheme="minorHAnsi"/>
          </w:rPr>
          <w:t>5</w:t>
        </w:r>
      </w:ins>
      <w:del w:id="132" w:author="Mike Black" w:date="2023-04-05T14:32:00Z">
        <w:r w:rsidRPr="00F26A81" w:rsidDel="00BE6134">
          <w:rPr>
            <w:rFonts w:cstheme="minorHAnsi"/>
          </w:rPr>
          <w:delText>4</w:delText>
        </w:r>
      </w:del>
      <w:r w:rsidRPr="00F26A81">
        <w:rPr>
          <w:rFonts w:cstheme="minorHAnsi"/>
        </w:rPr>
        <w:t>.</w:t>
      </w:r>
    </w:p>
    <w:p w14:paraId="4CAB1A9A" w14:textId="77777777" w:rsidR="00F26A81" w:rsidRPr="00F26A81" w:rsidRDefault="00F26A81" w:rsidP="003E3089">
      <w:pPr>
        <w:spacing w:line="480" w:lineRule="auto"/>
        <w:rPr>
          <w:rFonts w:cstheme="minorHAnsi"/>
        </w:rPr>
      </w:pPr>
    </w:p>
    <w:p w14:paraId="1AA329F9" w14:textId="147E23E0" w:rsidR="00F26A81" w:rsidRPr="00F26A81" w:rsidRDefault="00F26A81" w:rsidP="003E3089">
      <w:pPr>
        <w:spacing w:line="480" w:lineRule="auto"/>
        <w:rPr>
          <w:rFonts w:cstheme="minorHAnsi"/>
        </w:rPr>
      </w:pPr>
      <w:r w:rsidRPr="00F26A81">
        <w:rPr>
          <w:rFonts w:cstheme="minorHAnsi"/>
        </w:rPr>
        <w:lastRenderedPageBreak/>
        <w:t>Integrated calcium mass on low-density phantoms (Fig. 4A) produced an r-correlation coefficient, RMSE, and RMSD value of 0.99</w:t>
      </w:r>
      <w:del w:id="133" w:author="Mike Black" w:date="2023-04-05T17:44:00Z">
        <w:r w:rsidRPr="00F26A81" w:rsidDel="00AF68A1">
          <w:rPr>
            <w:rFonts w:cstheme="minorHAnsi"/>
          </w:rPr>
          <w:delText>1</w:delText>
        </w:r>
      </w:del>
      <w:r w:rsidRPr="00F26A81">
        <w:rPr>
          <w:rFonts w:cstheme="minorHAnsi"/>
        </w:rPr>
        <w:t>, 0.49</w:t>
      </w:r>
      <w:del w:id="134" w:author="Mike Black" w:date="2023-04-05T17:44:00Z">
        <w:r w:rsidRPr="00F26A81" w:rsidDel="00AF68A1">
          <w:rPr>
            <w:rFonts w:cstheme="minorHAnsi"/>
          </w:rPr>
          <w:delText>5</w:delText>
        </w:r>
      </w:del>
      <w:r w:rsidRPr="00F26A81">
        <w:rPr>
          <w:rFonts w:cstheme="minorHAnsi"/>
        </w:rPr>
        <w:t xml:space="preserve"> mg, and 0.49</w:t>
      </w:r>
      <w:del w:id="135" w:author="Mike Black" w:date="2023-04-05T17:44:00Z">
        <w:r w:rsidRPr="00F26A81" w:rsidDel="00AF68A1">
          <w:rPr>
            <w:rFonts w:cstheme="minorHAnsi"/>
          </w:rPr>
          <w:delText>4</w:delText>
        </w:r>
      </w:del>
      <w:r w:rsidRPr="00F26A81">
        <w:rPr>
          <w:rFonts w:cstheme="minorHAnsi"/>
        </w:rPr>
        <w:t xml:space="preserve"> mg, respectively. Volume fraction calcium mass on low-density phantoms (Fig. 4B) produced an r-correlation coefficient, RMSE, and RMSD value of 0.9</w:t>
      </w:r>
      <w:ins w:id="136" w:author="Mike Black" w:date="2023-04-05T17:44:00Z">
        <w:r w:rsidR="00AF68A1">
          <w:rPr>
            <w:rFonts w:cstheme="minorHAnsi"/>
          </w:rPr>
          <w:t>9</w:t>
        </w:r>
      </w:ins>
      <w:del w:id="137" w:author="Mike Black" w:date="2023-04-05T17:44:00Z">
        <w:r w:rsidRPr="00F26A81" w:rsidDel="00AF68A1">
          <w:rPr>
            <w:rFonts w:cstheme="minorHAnsi"/>
          </w:rPr>
          <w:delText>89</w:delText>
        </w:r>
      </w:del>
      <w:r w:rsidRPr="00F26A81">
        <w:rPr>
          <w:rFonts w:cstheme="minorHAnsi"/>
        </w:rPr>
        <w:t>, 0.58</w:t>
      </w:r>
      <w:del w:id="138" w:author="Mike Black" w:date="2023-04-05T17:44:00Z">
        <w:r w:rsidRPr="00F26A81" w:rsidDel="00AF68A1">
          <w:rPr>
            <w:rFonts w:cstheme="minorHAnsi"/>
          </w:rPr>
          <w:delText>5</w:delText>
        </w:r>
      </w:del>
      <w:r w:rsidRPr="00F26A81">
        <w:rPr>
          <w:rFonts w:cstheme="minorHAnsi"/>
        </w:rPr>
        <w:t xml:space="preserve"> mg, and 0.57</w:t>
      </w:r>
      <w:del w:id="139" w:author="Mike Black" w:date="2023-04-05T17:44:00Z">
        <w:r w:rsidRPr="00F26A81" w:rsidDel="00AF68A1">
          <w:rPr>
            <w:rFonts w:cstheme="minorHAnsi"/>
          </w:rPr>
          <w:delText>5</w:delText>
        </w:r>
      </w:del>
      <w:r w:rsidRPr="00F26A81">
        <w:rPr>
          <w:rFonts w:cstheme="minorHAnsi"/>
        </w:rPr>
        <w:t xml:space="preserve"> mg, respectively. Agatston scoring on low-density phantoms (Fig. 4C) produced an r-correlation coefficient, RMSE, and RMSD value of 0.7</w:t>
      </w:r>
      <w:ins w:id="140" w:author="Mike Black" w:date="2023-04-05T17:44:00Z">
        <w:r w:rsidR="00AF68A1">
          <w:rPr>
            <w:rFonts w:cstheme="minorHAnsi"/>
          </w:rPr>
          <w:t>7</w:t>
        </w:r>
      </w:ins>
      <w:del w:id="141" w:author="Mike Black" w:date="2023-04-05T17:44:00Z">
        <w:r w:rsidRPr="00F26A81" w:rsidDel="00AF68A1">
          <w:rPr>
            <w:rFonts w:cstheme="minorHAnsi"/>
          </w:rPr>
          <w:delText>89</w:delText>
        </w:r>
      </w:del>
      <w:r w:rsidRPr="00F26A81">
        <w:rPr>
          <w:rFonts w:cstheme="minorHAnsi"/>
        </w:rPr>
        <w:t>, 3.</w:t>
      </w:r>
      <w:ins w:id="142" w:author="Mike Black" w:date="2023-04-05T17:44:00Z">
        <w:r w:rsidR="00AF68A1">
          <w:rPr>
            <w:rFonts w:cstheme="minorHAnsi"/>
          </w:rPr>
          <w:t>7</w:t>
        </w:r>
      </w:ins>
      <w:del w:id="143" w:author="Mike Black" w:date="2023-04-05T17:44:00Z">
        <w:r w:rsidRPr="00F26A81" w:rsidDel="00AF68A1">
          <w:rPr>
            <w:rFonts w:cstheme="minorHAnsi"/>
          </w:rPr>
          <w:delText>509</w:delText>
        </w:r>
      </w:del>
      <w:r w:rsidRPr="00F26A81">
        <w:rPr>
          <w:rFonts w:cstheme="minorHAnsi"/>
        </w:rPr>
        <w:t xml:space="preserve"> mg, and 2.</w:t>
      </w:r>
      <w:ins w:id="144" w:author="Mike Black" w:date="2023-04-05T17:44:00Z">
        <w:r w:rsidR="00AF68A1">
          <w:rPr>
            <w:rFonts w:cstheme="minorHAnsi"/>
          </w:rPr>
          <w:t>3</w:t>
        </w:r>
      </w:ins>
      <w:del w:id="145" w:author="Mike Black" w:date="2023-04-05T17:44:00Z">
        <w:r w:rsidRPr="00F26A81" w:rsidDel="00AF68A1">
          <w:rPr>
            <w:rFonts w:cstheme="minorHAnsi"/>
          </w:rPr>
          <w:delText>240</w:delText>
        </w:r>
      </w:del>
      <w:r w:rsidRPr="00F26A81">
        <w:rPr>
          <w:rFonts w:cstheme="minorHAnsi"/>
        </w:rPr>
        <w:t xml:space="preserve"> mg, respectively.</w:t>
      </w:r>
    </w:p>
    <w:p w14:paraId="008E0602" w14:textId="291B6A76"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w:t>
      </w:r>
      <w:ins w:id="146" w:author="Mike Black" w:date="2023-04-05T14:32:00Z">
        <w:r w:rsidR="00BE6134">
          <w:rPr>
            <w:rFonts w:cstheme="minorHAnsi"/>
          </w:rPr>
          <w:t>6</w:t>
        </w:r>
      </w:ins>
      <w:del w:id="147" w:author="Mike Black" w:date="2023-04-05T14:32:00Z">
        <w:r w:rsidR="00491768" w:rsidDel="00BE6134">
          <w:rPr>
            <w:rFonts w:cstheme="minorHAnsi"/>
          </w:rPr>
          <w:delText>5</w:delText>
        </w:r>
      </w:del>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continued to show that integrated calcium mass and volume fraction calcium mass outperformed Agatston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7C92CFAD" w:rsidR="00F26A81" w:rsidRPr="003E3089" w:rsidRDefault="00F26A15" w:rsidP="003E3089">
      <w:pPr>
        <w:spacing w:line="480" w:lineRule="auto"/>
        <w:jc w:val="center"/>
        <w:rPr>
          <w:rFonts w:cstheme="minorHAnsi"/>
        </w:rPr>
      </w:pPr>
      <w:ins w:id="148" w:author="Mike Black" w:date="2023-04-05T16:28:00Z">
        <w:r>
          <w:rPr>
            <w:rFonts w:cstheme="minorHAnsi"/>
            <w:noProof/>
          </w:rPr>
          <w:drawing>
            <wp:inline distT="0" distB="0" distL="0" distR="0" wp14:anchorId="27360813" wp14:editId="6671BD59">
              <wp:extent cx="5856941" cy="4392706"/>
              <wp:effectExtent l="0" t="0" r="0" b="190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74499" cy="4405874"/>
                      </a:xfrm>
                      <a:prstGeom prst="rect">
                        <a:avLst/>
                      </a:prstGeom>
                    </pic:spPr>
                  </pic:pic>
                </a:graphicData>
              </a:graphic>
            </wp:inline>
          </w:drawing>
        </w:r>
      </w:ins>
      <w:del w:id="149" w:author="Mike Black" w:date="2023-04-05T16:27:00Z">
        <w:r w:rsidR="00F26A81" w:rsidRPr="003E3089" w:rsidDel="00F26A15">
          <w:rPr>
            <w:rFonts w:cstheme="minorHAnsi"/>
            <w:noProof/>
          </w:rPr>
          <w:drawing>
            <wp:inline distT="0" distB="0" distL="0" distR="0" wp14:anchorId="7E9022C6" wp14:editId="7FD6D235">
              <wp:extent cx="508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080000" cy="3810000"/>
                      </a:xfrm>
                      <a:prstGeom prst="rect">
                        <a:avLst/>
                      </a:prstGeom>
                    </pic:spPr>
                  </pic:pic>
                </a:graphicData>
              </a:graphic>
            </wp:inline>
          </w:drawing>
        </w:r>
      </w:del>
    </w:p>
    <w:p w14:paraId="3AA00F5C" w14:textId="13F62340" w:rsidR="00F26A81" w:rsidRPr="00F26A81" w:rsidRDefault="00F26A81" w:rsidP="003E3089">
      <w:pPr>
        <w:spacing w:line="480" w:lineRule="auto"/>
        <w:jc w:val="center"/>
        <w:rPr>
          <w:rFonts w:cstheme="minorHAnsi"/>
        </w:rPr>
      </w:pPr>
      <w:r w:rsidRPr="00F26A81">
        <w:rPr>
          <w:rFonts w:cstheme="minorHAnsi"/>
        </w:rPr>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w:t>
      </w:r>
      <w:r w:rsidRPr="00F26A81">
        <w:rPr>
          <w:rFonts w:cstheme="minorHAnsi"/>
        </w:rPr>
        <w:lastRenderedPageBreak/>
        <w:t>size (small, medium, large) is included in the analysis. (A) shows the results of integrated calcium mass. (B) shows the results of the volume fraction method. (C) shows the results of Agatston mass scoring. The best fit line, along with the root mean squared error</w:t>
      </w:r>
      <w:r w:rsidR="00616562">
        <w:rPr>
          <w:rFonts w:cstheme="minorHAnsi"/>
        </w:rPr>
        <w:t xml:space="preserve"> </w:t>
      </w:r>
      <w:r w:rsidR="00E37248">
        <w:rPr>
          <w:rFonts w:cstheme="minorHAnsi"/>
        </w:rPr>
        <w:t>(RMSE)</w:t>
      </w:r>
      <w:r w:rsidRPr="00F26A81">
        <w:rPr>
          <w:rFonts w:cstheme="minorHAnsi"/>
        </w:rPr>
        <w:t xml:space="preserve"> and root mean squared deviation </w:t>
      </w:r>
      <w:r w:rsidR="00E37248">
        <w:rPr>
          <w:rFonts w:cstheme="minorHAnsi"/>
        </w:rPr>
        <w:t xml:space="preserve">(RMSD) </w:t>
      </w:r>
      <w:r w:rsidRPr="00F26A81">
        <w:rPr>
          <w:rFonts w:cstheme="minorHAnsi"/>
        </w:rPr>
        <w:t>values are shown in each plot.</w:t>
      </w:r>
      <w:ins w:id="150" w:author="Mike Black" w:date="2023-04-03T10:47:00Z">
        <w:r w:rsidR="003E40DE">
          <w:rPr>
            <w:rFonts w:cstheme="minorHAnsi"/>
          </w:rPr>
          <w:t xml:space="preserve"> </w:t>
        </w:r>
      </w:ins>
      <w:ins w:id="151" w:author="Mike Black" w:date="2023-04-03T10:50:00Z">
        <w:r w:rsidR="003E40DE">
          <w:rPr>
            <w:rFonts w:cstheme="minorHAnsi"/>
          </w:rPr>
          <w:t>The</w:t>
        </w:r>
      </w:ins>
      <w:ins w:id="152" w:author="Mike Black" w:date="2023-04-03T10:51:00Z">
        <w:r w:rsidR="003E40DE">
          <w:rPr>
            <w:rFonts w:cstheme="minorHAnsi"/>
          </w:rPr>
          <w:t xml:space="preserve"> small, medium, and large inserts label corresponds t</w:t>
        </w:r>
      </w:ins>
      <w:ins w:id="153" w:author="Mike Black" w:date="2023-04-03T10:52:00Z">
        <w:r w:rsidR="003E40DE">
          <w:rPr>
            <w:rFonts w:cstheme="minorHAnsi"/>
          </w:rPr>
          <w:t>o the diameter of the insert</w:t>
        </w:r>
      </w:ins>
      <w:ins w:id="154" w:author="Mike Black" w:date="2023-04-03T10:51:00Z">
        <w:r w:rsidR="003E40DE">
          <w:rPr>
            <w:rFonts w:cstheme="minorHAnsi"/>
          </w:rPr>
          <w:t xml:space="preserve"> (1, 3, and 5 mm, respectively).</w:t>
        </w:r>
      </w:ins>
      <w:ins w:id="155" w:author="Mike Black" w:date="2023-04-03T10:50:00Z">
        <w:r w:rsidR="003E40DE">
          <w:rPr>
            <w:rFonts w:cstheme="minorHAnsi"/>
          </w:rPr>
          <w:t xml:space="preserve"> </w:t>
        </w:r>
      </w:ins>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false-negative values were removed from the analysis and then the reproducibility of the results was 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Agatston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7827CB28"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w:t>
      </w:r>
      <w:ins w:id="156" w:author="Mike Black" w:date="2023-04-05T14:33:00Z">
        <w:r w:rsidR="00BE6134">
          <w:rPr>
            <w:rFonts w:cstheme="minorHAnsi"/>
          </w:rPr>
          <w:t>5</w:t>
        </w:r>
      </w:ins>
      <w:del w:id="157" w:author="Mike Black" w:date="2023-04-05T14:33:00Z">
        <w:r w:rsidRPr="00F26A81" w:rsidDel="00BE6134">
          <w:rPr>
            <w:rFonts w:cstheme="minorHAnsi"/>
          </w:rPr>
          <w:delText>4</w:delText>
        </w:r>
      </w:del>
      <w:r w:rsidRPr="00F26A81">
        <w:rPr>
          <w:rFonts w:cstheme="minorHAnsi"/>
        </w:rPr>
        <w:t xml:space="preserve">. The results were then repeated for the motion-affected simulated phantom data. Again, similar trends were seen in reproducibility analysis for both the stationary </w:t>
      </w:r>
      <w:r w:rsidR="00AA76B0">
        <w:rPr>
          <w:rFonts w:cstheme="minorHAnsi"/>
        </w:rPr>
        <w:t xml:space="preserve">(Table </w:t>
      </w:r>
      <w:ins w:id="158" w:author="Mike Black" w:date="2023-04-05T14:33:00Z">
        <w:r w:rsidR="00BE6134">
          <w:rPr>
            <w:rFonts w:cstheme="minorHAnsi"/>
          </w:rPr>
          <w:t>5</w:t>
        </w:r>
      </w:ins>
      <w:del w:id="159" w:author="Mike Black" w:date="2023-04-05T14:33:00Z">
        <w:r w:rsidR="00AA76B0" w:rsidDel="00BE6134">
          <w:rPr>
            <w:rFonts w:cstheme="minorHAnsi"/>
          </w:rPr>
          <w:delText>4</w:delText>
        </w:r>
      </w:del>
      <w:r w:rsidR="00AA76B0">
        <w:rPr>
          <w:rFonts w:cstheme="minorHAnsi"/>
        </w:rPr>
        <w:t xml:space="preserve">) </w:t>
      </w:r>
      <w:r w:rsidRPr="00F26A81">
        <w:rPr>
          <w:rFonts w:cstheme="minorHAnsi"/>
        </w:rPr>
        <w:t>and motion-affected scans</w:t>
      </w:r>
      <w:r w:rsidR="00AA76B0">
        <w:rPr>
          <w:rFonts w:cstheme="minorHAnsi"/>
        </w:rPr>
        <w:t xml:space="preserve"> (Table </w:t>
      </w:r>
      <w:ins w:id="160" w:author="Mike Black" w:date="2023-04-05T14:33:00Z">
        <w:r w:rsidR="00BE6134">
          <w:rPr>
            <w:rFonts w:cstheme="minorHAnsi"/>
          </w:rPr>
          <w:t>6</w:t>
        </w:r>
      </w:ins>
      <w:del w:id="161" w:author="Mike Black" w:date="2023-04-05T14:33:00Z">
        <w:r w:rsidR="00AA76B0" w:rsidDel="00BE6134">
          <w:rPr>
            <w:rFonts w:cstheme="minorHAnsi"/>
          </w:rPr>
          <w:delText>5</w:delText>
        </w:r>
      </w:del>
      <w:r w:rsidR="00AA76B0">
        <w:rPr>
          <w:rFonts w:cstheme="minorHAnsi"/>
        </w:rPr>
        <w:t>)</w:t>
      </w:r>
      <w:r w:rsidRPr="00F26A81">
        <w:rPr>
          <w:rFonts w:cstheme="minorHAnsi"/>
        </w:rPr>
        <w:t>.</w:t>
      </w:r>
    </w:p>
    <w:p w14:paraId="21688E7D" w14:textId="3522F6EE" w:rsidR="00F26A81" w:rsidRPr="003E3089" w:rsidRDefault="00F26A81" w:rsidP="003E3089">
      <w:pPr>
        <w:spacing w:line="480" w:lineRule="auto"/>
        <w:rPr>
          <w:rFonts w:cstheme="minorHAnsi"/>
        </w:rPr>
      </w:pPr>
    </w:p>
    <w:p w14:paraId="1967CEBF" w14:textId="3C29560B" w:rsidR="00F26A81" w:rsidRPr="003E3089" w:rsidRDefault="00F26A15" w:rsidP="003E3089">
      <w:pPr>
        <w:spacing w:line="480" w:lineRule="auto"/>
        <w:jc w:val="center"/>
        <w:rPr>
          <w:rFonts w:cstheme="minorHAnsi"/>
        </w:rPr>
      </w:pPr>
      <w:ins w:id="162" w:author="Mike Black" w:date="2023-04-05T16:28:00Z">
        <w:r>
          <w:rPr>
            <w:rFonts w:cstheme="minorHAnsi"/>
            <w:noProof/>
          </w:rPr>
          <w:lastRenderedPageBreak/>
          <w:drawing>
            <wp:inline distT="0" distB="0" distL="0" distR="0" wp14:anchorId="18D6A82F" wp14:editId="42951A71">
              <wp:extent cx="5800165" cy="4350124"/>
              <wp:effectExtent l="0" t="0" r="3810" b="6350"/>
              <wp:docPr id="12" name="Picture 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09404" cy="4357054"/>
                      </a:xfrm>
                      <a:prstGeom prst="rect">
                        <a:avLst/>
                      </a:prstGeom>
                    </pic:spPr>
                  </pic:pic>
                </a:graphicData>
              </a:graphic>
            </wp:inline>
          </w:drawing>
        </w:r>
      </w:ins>
      <w:del w:id="163" w:author="Mike Black" w:date="2023-04-05T10:56:00Z">
        <w:r w:rsidR="00F26A81" w:rsidRPr="003E3089" w:rsidDel="00A83780">
          <w:rPr>
            <w:rFonts w:cstheme="minorHAnsi"/>
            <w:noProof/>
          </w:rPr>
          <w:drawing>
            <wp:inline distT="0" distB="0" distL="0" distR="0" wp14:anchorId="72D033CA" wp14:editId="572720E6">
              <wp:extent cx="5080000" cy="3810000"/>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15"/>
                      <a:stretch>
                        <a:fillRect/>
                      </a:stretch>
                    </pic:blipFill>
                    <pic:spPr>
                      <a:xfrm>
                        <a:off x="0" y="0"/>
                        <a:ext cx="5080000" cy="3810000"/>
                      </a:xfrm>
                      <a:prstGeom prst="rect">
                        <a:avLst/>
                      </a:prstGeom>
                    </pic:spPr>
                  </pic:pic>
                </a:graphicData>
              </a:graphic>
            </wp:inline>
          </w:drawing>
        </w:r>
      </w:del>
    </w:p>
    <w:p w14:paraId="03CFEF9B" w14:textId="351FEE23"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Agatston mass scoring (C), and spatially weighted calcium scoring (D) are shown along with the root mean squared error </w:t>
      </w:r>
      <w:r w:rsidR="00D25CDB">
        <w:rPr>
          <w:rFonts w:cstheme="minorHAnsi"/>
        </w:rPr>
        <w:t>(RMSE)</w:t>
      </w:r>
      <w:r w:rsidR="00D25CDB" w:rsidRPr="00F26A81">
        <w:rPr>
          <w:rFonts w:cstheme="minorHAnsi"/>
        </w:rPr>
        <w:t xml:space="preserve"> </w:t>
      </w:r>
      <w:r w:rsidRPr="00F26A81">
        <w:rPr>
          <w:rFonts w:cstheme="minorHAnsi"/>
        </w:rPr>
        <w:t xml:space="preserve">and root mean squared deviation </w:t>
      </w:r>
      <w:r w:rsidR="00D25CDB">
        <w:rPr>
          <w:rFonts w:cstheme="minorHAnsi"/>
        </w:rPr>
        <w:t>(RMS</w:t>
      </w:r>
      <w:r w:rsidR="00AB0D44">
        <w:rPr>
          <w:rFonts w:cstheme="minorHAnsi"/>
        </w:rPr>
        <w:t>D</w:t>
      </w:r>
      <w:r w:rsidR="00D25CDB">
        <w:rPr>
          <w:rFonts w:cstheme="minorHAnsi"/>
        </w:rPr>
        <w:t>)</w:t>
      </w:r>
      <w:r w:rsidR="00D25CDB" w:rsidRPr="00F26A81">
        <w:rPr>
          <w:rFonts w:cstheme="minorHAnsi"/>
        </w:rPr>
        <w:t xml:space="preserve"> </w:t>
      </w:r>
      <w:r w:rsidRPr="00F26A81">
        <w:rPr>
          <w:rFonts w:cstheme="minorHAnsi"/>
        </w:rPr>
        <w:t>values.</w:t>
      </w:r>
      <w:ins w:id="164" w:author="Mike Black" w:date="2023-04-03T10:52:00Z">
        <w:r w:rsidR="007A4124">
          <w:rPr>
            <w:rFonts w:cstheme="minorHAnsi"/>
          </w:rPr>
          <w:t xml:space="preserve"> The small, medium, and large inserts label corresponds to the diameter of the insert (1, 3, and 5 mm, respectively).</w:t>
        </w:r>
      </w:ins>
    </w:p>
    <w:p w14:paraId="16E6C4E6" w14:textId="2E1C7270" w:rsidR="00F26A81" w:rsidRPr="003E3089" w:rsidRDefault="00F26A81" w:rsidP="003E3089">
      <w:pPr>
        <w:spacing w:line="480" w:lineRule="auto"/>
        <w:rPr>
          <w:rFonts w:cstheme="minorHAnsi"/>
        </w:rPr>
      </w:pPr>
    </w:p>
    <w:p w14:paraId="5C1DFF81" w14:textId="5A2ED9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 xml:space="preserve">3.1.3 – Sensitivity and </w:t>
      </w:r>
      <w:r w:rsidR="006E47E2">
        <w:rPr>
          <w:rFonts w:asciiTheme="minorHAnsi" w:hAnsiTheme="minorHAnsi" w:cstheme="minorHAnsi"/>
        </w:rPr>
        <w:t>s</w:t>
      </w:r>
      <w:r w:rsidRPr="003E3089">
        <w:rPr>
          <w:rFonts w:asciiTheme="minorHAnsi" w:hAnsiTheme="minorHAnsi" w:cstheme="minorHAnsi"/>
        </w:rPr>
        <w:t>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w:t>
      </w:r>
      <w:r w:rsidRPr="00F26A81">
        <w:rPr>
          <w:rFonts w:cstheme="minorHAnsi"/>
        </w:rPr>
        <w:lastRenderedPageBreak/>
        <w:t>known calcium that resulted in a CAC score of zero was determined to be a false-negative (CAC=0) score, and any region of pure background that resulted in a positive calcium score was determined to be a false-positive (CAC&gt;0) score. This was simple to obtain for Agatston scoring, as Agatston returns zero as a possible score.</w:t>
      </w:r>
    </w:p>
    <w:p w14:paraId="48F9DEA4" w14:textId="77777777" w:rsidR="00F26A81" w:rsidRPr="00F26A81" w:rsidRDefault="00F26A81" w:rsidP="003E3089">
      <w:pPr>
        <w:spacing w:line="480" w:lineRule="auto"/>
        <w:rPr>
          <w:rFonts w:cstheme="minorHAnsi"/>
        </w:rPr>
      </w:pPr>
    </w:p>
    <w:p w14:paraId="1B7FC97B" w14:textId="02C8E4B6"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xml:space="preserve">. Any spatially weighted calcium score containing regions of known calcium that resulted in a score less than the mean background score plus </w:t>
      </w:r>
      <w:r w:rsidR="002E6E82">
        <w:rPr>
          <w:rFonts w:cstheme="minorHAnsi"/>
        </w:rPr>
        <w:t>1.5</w:t>
      </w:r>
      <w:r w:rsidRPr="00F26A81">
        <w:rPr>
          <w:rFonts w:cstheme="minorHAnsi"/>
        </w:rPr>
        <w:t xml:space="preserve"> standard </w:t>
      </w:r>
      <w:r w:rsidR="002E6E82">
        <w:rPr>
          <w:rFonts w:cstheme="minorHAnsi"/>
        </w:rPr>
        <w:t>deviations</w:t>
      </w:r>
      <w:r w:rsidRPr="00F26A81">
        <w:rPr>
          <w:rFonts w:cstheme="minorHAnsi"/>
        </w:rPr>
        <w:t xml:space="preserve"> was then considered a false-negative</w:t>
      </w:r>
      <w:r w:rsidR="005D7363">
        <w:rPr>
          <w:rFonts w:cstheme="minorHAnsi"/>
        </w:rPr>
        <w:t xml:space="preserve"> (CAC=0)</w:t>
      </w:r>
      <w:r w:rsidRPr="00F26A81">
        <w:rPr>
          <w:rFonts w:cstheme="minorHAnsi"/>
        </w:rPr>
        <w:t xml:space="preserve"> score. Likewise, any spatially weighted calcium score greater than the mean score of pure background plus </w:t>
      </w:r>
      <w:r w:rsidR="0018662A">
        <w:rPr>
          <w:rFonts w:cstheme="minorHAnsi"/>
        </w:rPr>
        <w:t>1.5</w:t>
      </w:r>
      <w:r w:rsidRPr="00F26A81">
        <w:rPr>
          <w:rFonts w:cstheme="minorHAnsi"/>
        </w:rPr>
        <w:t xml:space="preserve"> standard </w:t>
      </w:r>
      <w:r w:rsidR="0018662A">
        <w:rPr>
          <w:rFonts w:cstheme="minorHAnsi"/>
        </w:rPr>
        <w:t>deviations</w:t>
      </w:r>
      <w:r w:rsidRPr="00F26A81">
        <w:rPr>
          <w:rFonts w:cstheme="minorHAnsi"/>
        </w:rPr>
        <w:t xml:space="preserve">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6BABA0FB" w:rsidR="00F26A81" w:rsidRPr="003E3089" w:rsidRDefault="00F26A81" w:rsidP="003E3089">
      <w:pPr>
        <w:spacing w:line="480" w:lineRule="auto"/>
        <w:rPr>
          <w:rFonts w:cstheme="minorHAnsi"/>
        </w:rPr>
      </w:pPr>
      <w:r w:rsidRPr="00F26A81">
        <w:rPr>
          <w:rFonts w:cstheme="minorHAnsi"/>
        </w:rPr>
        <w:t xml:space="preserve">A similar approach for determining false-negative (CAC=0) and false-positive (CAC&gt;0) scores was applied to integrated calcium mass and volume fraction calcium mass. Both calcium mass techniques result in </w:t>
      </w:r>
      <w:r w:rsidR="007839A1">
        <w:rPr>
          <w:rFonts w:cstheme="minorHAnsi"/>
        </w:rPr>
        <w:t>physical mass calculations</w:t>
      </w:r>
      <w:r w:rsidRPr="00F26A81">
        <w:rPr>
          <w:rFonts w:cstheme="minorHAnsi"/>
        </w:rPr>
        <w:t xml:space="preserve"> from </w:t>
      </w:r>
      <w:r w:rsidR="007041E2">
        <w:rPr>
          <w:rFonts w:cstheme="minorHAnsi"/>
        </w:rPr>
        <w:t>negative to positive infinity</w:t>
      </w:r>
      <w:r w:rsidRPr="00F26A81">
        <w:rPr>
          <w:rFonts w:cstheme="minorHAnsi"/>
        </w:rPr>
        <w:t>. For low-density and small calcifications,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w:t>
      </w:r>
      <w:r w:rsidR="00385276">
        <w:rPr>
          <w:rFonts w:cstheme="minorHAnsi"/>
        </w:rPr>
        <w:t>1.5</w:t>
      </w:r>
      <w:r w:rsidRPr="00F26A81">
        <w:rPr>
          <w:rFonts w:cstheme="minorHAnsi"/>
        </w:rPr>
        <w:t xml:space="preserve"> standard deviation</w:t>
      </w:r>
      <w:r w:rsidR="00385276">
        <w:rPr>
          <w:rFonts w:cstheme="minorHAnsi"/>
        </w:rPr>
        <w:t>s</w:t>
      </w:r>
      <w:r w:rsidRPr="00F26A81">
        <w:rPr>
          <w:rFonts w:cstheme="minorHAnsi"/>
        </w:rPr>
        <w:t xml:space="preserve"> was then considered a false-negative </w:t>
      </w:r>
      <w:r w:rsidR="00551FE6">
        <w:rPr>
          <w:rFonts w:cstheme="minorHAnsi"/>
        </w:rPr>
        <w:lastRenderedPageBreak/>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the mean mass of pure background plus </w:t>
      </w:r>
      <w:r w:rsidR="00D156EB">
        <w:rPr>
          <w:rFonts w:cstheme="minorHAnsi"/>
        </w:rPr>
        <w:t>1.5</w:t>
      </w:r>
      <w:r w:rsidRPr="00F26A81">
        <w:rPr>
          <w:rFonts w:cstheme="minorHAnsi"/>
        </w:rPr>
        <w:t xml:space="preserve"> standard deviation</w:t>
      </w:r>
      <w:r w:rsidR="00D156EB">
        <w:rPr>
          <w:rFonts w:cstheme="minorHAnsi"/>
        </w:rPr>
        <w:t>s</w:t>
      </w:r>
      <w:r w:rsidRPr="00F26A81">
        <w:rPr>
          <w:rFonts w:cstheme="minorHAnsi"/>
        </w:rPr>
        <w:t xml:space="preserve"> was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7E141B87" w:rsidR="00F26A81" w:rsidRPr="00F26A81" w:rsidRDefault="00F26A81" w:rsidP="003E3089">
      <w:pPr>
        <w:spacing w:line="480" w:lineRule="auto"/>
        <w:rPr>
          <w:rFonts w:cstheme="minorHAnsi"/>
        </w:rPr>
      </w:pPr>
      <w:r w:rsidRPr="00F26A81">
        <w:rPr>
          <w:rFonts w:cstheme="minorHAnsi"/>
        </w:rPr>
        <w:t>The percentage of false-negative (CAC=0) and false-positive (CAC&gt;0) scores were then calculated for all four techniques. For the stationary simulated phantoms, integrated calcium mass and volume fraction calcium mass techniques produced</w:t>
      </w:r>
      <w:r w:rsidR="00385276">
        <w:rPr>
          <w:rFonts w:cstheme="minorHAnsi"/>
        </w:rPr>
        <w:t xml:space="preserve"> </w:t>
      </w:r>
      <w:r w:rsidR="00385276" w:rsidRPr="00F26A81">
        <w:rPr>
          <w:rFonts w:cstheme="minorHAnsi"/>
        </w:rPr>
        <w:t xml:space="preserve">21 </w:t>
      </w:r>
      <w:r w:rsidR="00385276">
        <w:rPr>
          <w:rFonts w:cstheme="minorHAnsi"/>
        </w:rPr>
        <w:t xml:space="preserve">and 22 </w:t>
      </w:r>
      <w:r w:rsidRPr="00F26A81">
        <w:rPr>
          <w:rFonts w:cstheme="minorHAnsi"/>
        </w:rPr>
        <w:t>false-negative (CAC=0)</w:t>
      </w:r>
      <w:r w:rsidR="00385276">
        <w:rPr>
          <w:rFonts w:cstheme="minorHAnsi"/>
        </w:rPr>
        <w:t xml:space="preserve"> scores out of 216 total measurements. S</w:t>
      </w:r>
      <w:r w:rsidRPr="00F26A81">
        <w:rPr>
          <w:rFonts w:cstheme="minorHAnsi"/>
        </w:rPr>
        <w:t xml:space="preserve">patially weighted calcium scoring produced 92 out of 216 </w:t>
      </w:r>
      <w:r w:rsidR="00385276">
        <w:rPr>
          <w:rFonts w:cstheme="minorHAnsi"/>
        </w:rPr>
        <w:t xml:space="preserve">false-negative (CAC=0) </w:t>
      </w:r>
      <w:r w:rsidRPr="00F26A81">
        <w:rPr>
          <w:rFonts w:cstheme="minorHAnsi"/>
        </w:rPr>
        <w:t>scores. Agatson scoring produced 84 false-negative (CAC=0)</w:t>
      </w:r>
      <w:r w:rsidR="0008304A">
        <w:rPr>
          <w:rFonts w:cstheme="minorHAnsi"/>
        </w:rPr>
        <w:t xml:space="preserve"> scores</w:t>
      </w:r>
      <w:r w:rsidRPr="00F26A81">
        <w:rPr>
          <w:rFonts w:cstheme="minorHAnsi"/>
        </w:rPr>
        <w:t xml:space="preserve"> out of 216 scores.</w:t>
      </w:r>
      <w:r w:rsidR="0008304A">
        <w:rPr>
          <w:rFonts w:cstheme="minorHAnsi"/>
        </w:rPr>
        <w:t xml:space="preserve"> Because of the thresholding requirement applied to these calculations, zero false-positive (CAC&gt;0) scores were produced via integrated calcium mass, volume fraction calcium mass, and spatially weighted calcium mass. Likewise, Agatston scoring produced zero false-positive (CAC&gt;0) scores due to the 130 HU threshold</w:t>
      </w:r>
      <w:r w:rsidR="0051379B">
        <w:rPr>
          <w:rFonts w:cstheme="minorHAnsi"/>
        </w:rPr>
        <w:t xml:space="preserve"> and minimum connected component</w:t>
      </w:r>
      <w:r w:rsidR="0008304A">
        <w:rPr>
          <w:rFonts w:cstheme="minorHAnsi"/>
        </w:rPr>
        <w:t xml:space="preserve"> requirement</w:t>
      </w:r>
      <w:r w:rsidRPr="00F26A81">
        <w:rPr>
          <w:rFonts w:cstheme="minorHAnsi"/>
        </w:rPr>
        <w:t xml:space="preserve">. These results are shown in </w:t>
      </w:r>
      <w:r w:rsidR="0051379B">
        <w:rPr>
          <w:rFonts w:cstheme="minorHAnsi"/>
        </w:rPr>
        <w:t xml:space="preserve">Figure </w:t>
      </w:r>
      <w:r w:rsidRPr="00F26A81">
        <w:rPr>
          <w:rFonts w:cstheme="minorHAnsi"/>
        </w:rPr>
        <w:t xml:space="preserve">6. Results for the sensitivity and specificity of each technique, evaluated on the motion-affected phantoms, are </w:t>
      </w:r>
      <w:r w:rsidR="00C1631E">
        <w:rPr>
          <w:rFonts w:cstheme="minorHAnsi"/>
        </w:rPr>
        <w:t>summarized</w:t>
      </w:r>
      <w:r w:rsidRPr="00F26A81">
        <w:rPr>
          <w:rFonts w:cstheme="minorHAnsi"/>
        </w:rPr>
        <w:t xml:space="preserve"> in Table </w:t>
      </w:r>
      <w:ins w:id="165" w:author="Mike Black" w:date="2023-04-05T14:33:00Z">
        <w:r w:rsidR="00BE6134">
          <w:rPr>
            <w:rFonts w:cstheme="minorHAnsi"/>
          </w:rPr>
          <w:t>6</w:t>
        </w:r>
      </w:ins>
      <w:del w:id="166" w:author="Mike Black" w:date="2023-04-05T14:33:00Z">
        <w:r w:rsidR="001F6599" w:rsidDel="00BE6134">
          <w:rPr>
            <w:rFonts w:cstheme="minorHAnsi"/>
          </w:rPr>
          <w:delText>5</w:delText>
        </w:r>
      </w:del>
      <w:r w:rsidRPr="00F26A81">
        <w:rPr>
          <w:rFonts w:cstheme="minorHAnsi"/>
        </w:rPr>
        <w:t>.</w:t>
      </w:r>
    </w:p>
    <w:p w14:paraId="33308B86" w14:textId="77777777" w:rsidR="00F26A81" w:rsidRPr="003E3089" w:rsidRDefault="00F26A81" w:rsidP="003E3089">
      <w:pPr>
        <w:spacing w:line="480" w:lineRule="auto"/>
        <w:rPr>
          <w:rFonts w:cstheme="minorHAnsi"/>
        </w:rPr>
      </w:pPr>
    </w:p>
    <w:p w14:paraId="3314B112" w14:textId="48419FEB" w:rsidR="00F26A81" w:rsidRPr="003E3089" w:rsidRDefault="00F26A15" w:rsidP="003E3089">
      <w:pPr>
        <w:spacing w:line="480" w:lineRule="auto"/>
        <w:jc w:val="center"/>
        <w:rPr>
          <w:rFonts w:cstheme="minorHAnsi"/>
        </w:rPr>
      </w:pPr>
      <w:ins w:id="167" w:author="Mike Black" w:date="2023-04-05T16:29:00Z">
        <w:r>
          <w:rPr>
            <w:rFonts w:cstheme="minorHAnsi"/>
            <w:noProof/>
          </w:rPr>
          <w:lastRenderedPageBreak/>
          <w:drawing>
            <wp:inline distT="0" distB="0" distL="0" distR="0" wp14:anchorId="18A0E12D" wp14:editId="721B1576">
              <wp:extent cx="5080000" cy="50800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80000" cy="5080000"/>
                      </a:xfrm>
                      <a:prstGeom prst="rect">
                        <a:avLst/>
                      </a:prstGeom>
                    </pic:spPr>
                  </pic:pic>
                </a:graphicData>
              </a:graphic>
            </wp:inline>
          </w:drawing>
        </w:r>
      </w:ins>
      <w:del w:id="168" w:author="Mike Black" w:date="2023-04-05T16:29:00Z">
        <w:r w:rsidR="00F15EA4" w:rsidDel="00F26A15">
          <w:rPr>
            <w:rFonts w:cstheme="minorHAnsi"/>
            <w:noProof/>
          </w:rPr>
          <w:drawing>
            <wp:inline distT="0" distB="0" distL="0" distR="0" wp14:anchorId="14B52015" wp14:editId="255C77BE">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1C077A77" w14:textId="5B34C5D0" w:rsidR="00F26A81" w:rsidRDefault="00F26A81" w:rsidP="003E3089">
      <w:pPr>
        <w:spacing w:line="480" w:lineRule="auto"/>
        <w:jc w:val="center"/>
        <w:rPr>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1295AF95" w14:textId="6A7DCC95" w:rsidR="00471DAB" w:rsidRDefault="00471DAB" w:rsidP="003E3089">
      <w:pPr>
        <w:spacing w:line="480" w:lineRule="auto"/>
        <w:jc w:val="center"/>
        <w:rPr>
          <w:rFonts w:cstheme="minorHAnsi"/>
        </w:rPr>
      </w:pPr>
    </w:p>
    <w:p w14:paraId="771E6E28" w14:textId="5D70B715" w:rsidR="00272071" w:rsidRDefault="00272071" w:rsidP="003E3089">
      <w:pPr>
        <w:spacing w:line="480" w:lineRule="auto"/>
        <w:jc w:val="center"/>
        <w:rPr>
          <w:rFonts w:cstheme="minorHAnsi"/>
        </w:rPr>
      </w:pPr>
    </w:p>
    <w:p w14:paraId="482C88B4" w14:textId="6F8546B1" w:rsidR="00272071" w:rsidRDefault="00272071" w:rsidP="003E3089">
      <w:pPr>
        <w:spacing w:line="480" w:lineRule="auto"/>
        <w:jc w:val="center"/>
        <w:rPr>
          <w:rFonts w:cstheme="minorHAnsi"/>
        </w:rPr>
      </w:pPr>
    </w:p>
    <w:p w14:paraId="66F5E451" w14:textId="0244E68C" w:rsidR="00272071" w:rsidRDefault="00272071" w:rsidP="003E3089">
      <w:pPr>
        <w:spacing w:line="480" w:lineRule="auto"/>
        <w:jc w:val="center"/>
        <w:rPr>
          <w:rFonts w:cstheme="minorHAnsi"/>
        </w:rPr>
      </w:pPr>
    </w:p>
    <w:p w14:paraId="284D4AA6" w14:textId="2509EDB2" w:rsidR="00272071" w:rsidRDefault="00272071" w:rsidP="003E3089">
      <w:pPr>
        <w:spacing w:line="480" w:lineRule="auto"/>
        <w:jc w:val="center"/>
        <w:rPr>
          <w:rFonts w:cstheme="minorHAnsi"/>
        </w:rPr>
      </w:pPr>
    </w:p>
    <w:p w14:paraId="08F09E75" w14:textId="77777777" w:rsidR="00950992" w:rsidRPr="00F26A81" w:rsidRDefault="00950992" w:rsidP="003E3089">
      <w:pPr>
        <w:spacing w:line="480" w:lineRule="auto"/>
        <w:jc w:val="center"/>
        <w:rPr>
          <w:rFonts w:cstheme="minorHAnsi"/>
        </w:rPr>
      </w:pPr>
    </w:p>
    <w:tbl>
      <w:tblPr>
        <w:tblStyle w:val="PlainTable5"/>
        <w:tblW w:w="0" w:type="auto"/>
        <w:tblLook w:val="04A0" w:firstRow="1" w:lastRow="0" w:firstColumn="1" w:lastColumn="0" w:noHBand="0" w:noVBand="1"/>
      </w:tblPr>
      <w:tblGrid>
        <w:gridCol w:w="1641"/>
        <w:gridCol w:w="1114"/>
        <w:gridCol w:w="1227"/>
        <w:gridCol w:w="1791"/>
        <w:gridCol w:w="1189"/>
        <w:gridCol w:w="2020"/>
      </w:tblGrid>
      <w:tr w:rsidR="00362A53" w:rsidRPr="003E3089" w14:paraId="61165459" w14:textId="77777777" w:rsidTr="00BB6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1" w:type="dxa"/>
          </w:tcPr>
          <w:p w14:paraId="22B8F97A" w14:textId="3E045532"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1114" w:type="dxa"/>
          </w:tcPr>
          <w:p w14:paraId="2D477EE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2ADB7B78"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11C7C7E"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7CE0B5B4"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c>
          <w:tcPr>
            <w:tcW w:w="0" w:type="auto"/>
          </w:tcPr>
          <w:p w14:paraId="53A7A29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BB6095" w:rsidRPr="003E3089" w14:paraId="347B7970"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3C64C993" w14:textId="09F3F80D" w:rsidR="00BB6095" w:rsidRPr="003E3089" w:rsidRDefault="00BB6095" w:rsidP="00BB6095">
            <w:pPr>
              <w:jc w:val="center"/>
              <w:rPr>
                <w:rFonts w:cstheme="minorHAnsi"/>
                <w:color w:val="000000" w:themeColor="text1"/>
                <w:sz w:val="24"/>
              </w:rPr>
            </w:pPr>
            <w:r w:rsidRPr="003E3089">
              <w:rPr>
                <w:rFonts w:cstheme="minorHAnsi"/>
                <w:color w:val="000000" w:themeColor="text1"/>
                <w:sz w:val="24"/>
              </w:rPr>
              <w:t>Accuracy (Normal</w:t>
            </w:r>
            <w:r>
              <w:rPr>
                <w:rFonts w:cstheme="minorHAnsi"/>
                <w:color w:val="000000" w:themeColor="text1"/>
                <w:sz w:val="24"/>
              </w:rPr>
              <w:t>-</w:t>
            </w:r>
            <w:r w:rsidRPr="003E3089">
              <w:rPr>
                <w:rFonts w:cstheme="minorHAnsi"/>
                <w:color w:val="000000" w:themeColor="text1"/>
                <w:sz w:val="24"/>
              </w:rPr>
              <w:t>Density)</w:t>
            </w:r>
          </w:p>
          <w:p w14:paraId="0195E6EB" w14:textId="77777777" w:rsidR="00BB6095" w:rsidRPr="003E3089" w:rsidRDefault="00BB6095" w:rsidP="00BB6095">
            <w:pPr>
              <w:jc w:val="center"/>
              <w:rPr>
                <w:rFonts w:cstheme="minorHAnsi"/>
                <w:color w:val="000000" w:themeColor="text1"/>
                <w:sz w:val="24"/>
              </w:rPr>
            </w:pPr>
          </w:p>
        </w:tc>
        <w:tc>
          <w:tcPr>
            <w:tcW w:w="1114" w:type="dxa"/>
          </w:tcPr>
          <w:p w14:paraId="6EC88907" w14:textId="77777777" w:rsidR="00BB6095" w:rsidRPr="003E3089" w:rsidRDefault="00BB6095" w:rsidP="00BB609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E3DD293" w14:textId="7D99FB98"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del w:id="169" w:author="Mike Black" w:date="2023-04-05T09:15:00Z">
              <w:r w:rsidRPr="003E3089" w:rsidDel="00BB6095">
                <w:rPr>
                  <w:rFonts w:cstheme="minorHAnsi"/>
                  <w:color w:val="000000" w:themeColor="text1"/>
                  <w:sz w:val="24"/>
                </w:rPr>
                <w:delText>000</w:delText>
              </w:r>
            </w:del>
            <w:ins w:id="170" w:author="Mike Black" w:date="2023-04-05T09:15:00Z">
              <w:r>
                <w:rPr>
                  <w:rFonts w:cstheme="minorHAnsi"/>
                  <w:color w:val="000000" w:themeColor="text1"/>
                  <w:sz w:val="24"/>
                </w:rPr>
                <w:t>00</w:t>
              </w:r>
            </w:ins>
          </w:p>
        </w:tc>
        <w:tc>
          <w:tcPr>
            <w:tcW w:w="0" w:type="auto"/>
          </w:tcPr>
          <w:p w14:paraId="44C4082D" w14:textId="6ECCB5AC"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71" w:author="Mike Black" w:date="2023-04-05T09:15:00Z">
              <w:r w:rsidRPr="003E3089">
                <w:rPr>
                  <w:rFonts w:cstheme="minorHAnsi"/>
                  <w:color w:val="000000" w:themeColor="text1"/>
                  <w:sz w:val="24"/>
                </w:rPr>
                <w:t>1.</w:t>
              </w:r>
              <w:r>
                <w:rPr>
                  <w:rFonts w:cstheme="minorHAnsi"/>
                  <w:color w:val="000000" w:themeColor="text1"/>
                  <w:sz w:val="24"/>
                </w:rPr>
                <w:t>00</w:t>
              </w:r>
            </w:ins>
            <w:del w:id="172" w:author="Mike Black" w:date="2023-04-05T09:15:00Z">
              <w:r w:rsidRPr="003E3089" w:rsidDel="001D42D6">
                <w:rPr>
                  <w:rFonts w:cstheme="minorHAnsi"/>
                  <w:color w:val="000000" w:themeColor="text1"/>
                  <w:sz w:val="24"/>
                </w:rPr>
                <w:delText>1.000</w:delText>
              </w:r>
            </w:del>
          </w:p>
        </w:tc>
        <w:tc>
          <w:tcPr>
            <w:tcW w:w="0" w:type="auto"/>
          </w:tcPr>
          <w:p w14:paraId="2F7A77B9" w14:textId="2973D151"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73" w:author="Mike Black" w:date="2023-04-05T09:15:00Z">
              <w:r w:rsidRPr="003E3089">
                <w:rPr>
                  <w:rFonts w:cstheme="minorHAnsi"/>
                  <w:color w:val="000000" w:themeColor="text1"/>
                  <w:sz w:val="24"/>
                </w:rPr>
                <w:t>1.</w:t>
              </w:r>
              <w:r>
                <w:rPr>
                  <w:rFonts w:cstheme="minorHAnsi"/>
                  <w:color w:val="000000" w:themeColor="text1"/>
                  <w:sz w:val="24"/>
                </w:rPr>
                <w:t>00</w:t>
              </w:r>
            </w:ins>
            <w:del w:id="174" w:author="Mike Black" w:date="2023-04-05T09:15:00Z">
              <w:r w:rsidRPr="003E3089" w:rsidDel="00CD2EF6">
                <w:rPr>
                  <w:rFonts w:cstheme="minorHAnsi"/>
                  <w:color w:val="000000" w:themeColor="text1"/>
                  <w:sz w:val="24"/>
                </w:rPr>
                <w:delText>1.000</w:delText>
              </w:r>
            </w:del>
          </w:p>
        </w:tc>
        <w:tc>
          <w:tcPr>
            <w:tcW w:w="0" w:type="auto"/>
            <w:vMerge w:val="restart"/>
          </w:tcPr>
          <w:p w14:paraId="084FB1BA" w14:textId="77777777"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3779E4F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5DEB3543" w14:textId="77777777" w:rsidR="00362A53" w:rsidRPr="003E3089" w:rsidRDefault="00362A53" w:rsidP="00C04DC4">
            <w:pPr>
              <w:jc w:val="center"/>
              <w:rPr>
                <w:rFonts w:cstheme="minorHAnsi"/>
                <w:color w:val="000000" w:themeColor="text1"/>
                <w:sz w:val="24"/>
              </w:rPr>
            </w:pPr>
          </w:p>
        </w:tc>
        <w:tc>
          <w:tcPr>
            <w:tcW w:w="1114" w:type="dxa"/>
          </w:tcPr>
          <w:p w14:paraId="236738E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49FE255F" w14:textId="0333CF9C"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175" w:author="Mike Black" w:date="2023-04-05T09:19:00Z">
              <w:r w:rsidR="00BB6095">
                <w:rPr>
                  <w:rFonts w:cstheme="minorHAnsi"/>
                  <w:color w:val="000000" w:themeColor="text1"/>
                  <w:sz w:val="24"/>
                </w:rPr>
                <w:t>8</w:t>
              </w:r>
            </w:ins>
            <w:del w:id="176" w:author="Mike Black" w:date="2023-04-05T09:19:00Z">
              <w:r w:rsidRPr="003E3089" w:rsidDel="00BB6095">
                <w:rPr>
                  <w:rFonts w:cstheme="minorHAnsi"/>
                  <w:color w:val="000000" w:themeColor="text1"/>
                  <w:sz w:val="24"/>
                </w:rPr>
                <w:delText>77</w:delText>
              </w:r>
            </w:del>
          </w:p>
        </w:tc>
        <w:tc>
          <w:tcPr>
            <w:tcW w:w="0" w:type="auto"/>
          </w:tcPr>
          <w:p w14:paraId="35EC7D3D" w14:textId="0A7ED11B"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177" w:author="Mike Black" w:date="2023-04-05T09:19:00Z">
              <w:r w:rsidR="00BB6095">
                <w:rPr>
                  <w:rFonts w:cstheme="minorHAnsi"/>
                  <w:color w:val="000000" w:themeColor="text1"/>
                  <w:sz w:val="24"/>
                </w:rPr>
                <w:t>1</w:t>
              </w:r>
            </w:ins>
            <w:del w:id="178" w:author="Mike Black" w:date="2023-04-05T09:19:00Z">
              <w:r w:rsidRPr="003E3089" w:rsidDel="00BB6095">
                <w:rPr>
                  <w:rFonts w:cstheme="minorHAnsi"/>
                  <w:color w:val="000000" w:themeColor="text1"/>
                  <w:sz w:val="24"/>
                </w:rPr>
                <w:delText>09</w:delText>
              </w:r>
            </w:del>
          </w:p>
        </w:tc>
        <w:tc>
          <w:tcPr>
            <w:tcW w:w="0" w:type="auto"/>
          </w:tcPr>
          <w:p w14:paraId="4C8D4AD3" w14:textId="6A860532"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ins w:id="179" w:author="Mike Black" w:date="2023-04-05T09:19:00Z">
              <w:r w:rsidR="00BB6095">
                <w:rPr>
                  <w:rFonts w:cstheme="minorHAnsi"/>
                  <w:color w:val="000000" w:themeColor="text1"/>
                  <w:sz w:val="24"/>
                </w:rPr>
                <w:t>6</w:t>
              </w:r>
            </w:ins>
            <w:del w:id="180" w:author="Mike Black" w:date="2023-04-05T09:19:00Z">
              <w:r w:rsidRPr="003E3089" w:rsidDel="00BB6095">
                <w:rPr>
                  <w:rFonts w:cstheme="minorHAnsi"/>
                  <w:color w:val="000000" w:themeColor="text1"/>
                  <w:sz w:val="24"/>
                </w:rPr>
                <w:delText>50</w:delText>
              </w:r>
            </w:del>
          </w:p>
        </w:tc>
        <w:tc>
          <w:tcPr>
            <w:tcW w:w="0" w:type="auto"/>
            <w:vMerge/>
          </w:tcPr>
          <w:p w14:paraId="637C6D4C"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478B8108"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7FA12F5" w14:textId="77777777" w:rsidR="00362A53" w:rsidRPr="003E3089" w:rsidRDefault="00362A53" w:rsidP="00C04DC4">
            <w:pPr>
              <w:jc w:val="center"/>
              <w:rPr>
                <w:rFonts w:cstheme="minorHAnsi"/>
                <w:color w:val="000000" w:themeColor="text1"/>
                <w:sz w:val="24"/>
              </w:rPr>
            </w:pPr>
          </w:p>
        </w:tc>
        <w:tc>
          <w:tcPr>
            <w:tcW w:w="1114" w:type="dxa"/>
          </w:tcPr>
          <w:p w14:paraId="3FB60B2F"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45D7DD2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w:t>
            </w:r>
            <w:del w:id="181" w:author="Mike Black" w:date="2023-04-05T09:19:00Z">
              <w:r w:rsidRPr="003E3089" w:rsidDel="00BB6095">
                <w:rPr>
                  <w:rFonts w:cstheme="minorHAnsi"/>
                  <w:color w:val="000000" w:themeColor="text1"/>
                  <w:sz w:val="24"/>
                </w:rPr>
                <w:delText>2</w:delText>
              </w:r>
            </w:del>
          </w:p>
        </w:tc>
        <w:tc>
          <w:tcPr>
            <w:tcW w:w="0" w:type="auto"/>
          </w:tcPr>
          <w:p w14:paraId="054CA553" w14:textId="4639C3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182" w:author="Mike Black" w:date="2023-04-05T09:19:00Z">
              <w:r w:rsidR="00BB6095">
                <w:rPr>
                  <w:rFonts w:cstheme="minorHAnsi"/>
                  <w:color w:val="000000" w:themeColor="text1"/>
                  <w:sz w:val="24"/>
                </w:rPr>
                <w:t>60</w:t>
              </w:r>
            </w:ins>
            <w:del w:id="183" w:author="Mike Black" w:date="2023-04-05T09:19:00Z">
              <w:r w:rsidRPr="003E3089" w:rsidDel="00BB6095">
                <w:rPr>
                  <w:rFonts w:cstheme="minorHAnsi"/>
                  <w:color w:val="000000" w:themeColor="text1"/>
                  <w:sz w:val="24"/>
                </w:rPr>
                <w:delText>599</w:delText>
              </w:r>
            </w:del>
          </w:p>
        </w:tc>
        <w:tc>
          <w:tcPr>
            <w:tcW w:w="0" w:type="auto"/>
          </w:tcPr>
          <w:p w14:paraId="686F0770" w14:textId="2E66E98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184" w:author="Mike Black" w:date="2023-04-05T09:19:00Z">
              <w:r w:rsidR="00BB6095">
                <w:rPr>
                  <w:rFonts w:cstheme="minorHAnsi"/>
                  <w:color w:val="000000" w:themeColor="text1"/>
                  <w:sz w:val="24"/>
                </w:rPr>
                <w:t>8</w:t>
              </w:r>
            </w:ins>
            <w:del w:id="185" w:author="Mike Black" w:date="2023-04-05T09:19:00Z">
              <w:r w:rsidRPr="003E3089" w:rsidDel="00BB6095">
                <w:rPr>
                  <w:rFonts w:cstheme="minorHAnsi"/>
                  <w:color w:val="000000" w:themeColor="text1"/>
                  <w:sz w:val="24"/>
                </w:rPr>
                <w:delText>06</w:delText>
              </w:r>
            </w:del>
          </w:p>
        </w:tc>
        <w:tc>
          <w:tcPr>
            <w:tcW w:w="0" w:type="auto"/>
            <w:vMerge/>
          </w:tcPr>
          <w:p w14:paraId="067D4CE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2FCD3F2"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025CDC33" w14:textId="77777777" w:rsidR="00362A53" w:rsidRPr="003E3089" w:rsidRDefault="00362A53" w:rsidP="00C04DC4">
            <w:pPr>
              <w:jc w:val="center"/>
              <w:rPr>
                <w:rFonts w:cstheme="minorHAnsi"/>
                <w:color w:val="000000" w:themeColor="text1"/>
                <w:sz w:val="24"/>
              </w:rPr>
            </w:pPr>
          </w:p>
        </w:tc>
        <w:tc>
          <w:tcPr>
            <w:tcW w:w="1114" w:type="dxa"/>
          </w:tcPr>
          <w:p w14:paraId="3F784A99" w14:textId="1D7488CB"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4D2A0A9" w14:textId="1997100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186" w:author="Mike Black" w:date="2023-04-05T09:17:00Z">
              <w:r w:rsidRPr="003E3089" w:rsidDel="00BB6095">
                <w:rPr>
                  <w:rFonts w:cstheme="minorHAnsi"/>
                  <w:color w:val="000000" w:themeColor="text1"/>
                  <w:sz w:val="24"/>
                </w:rPr>
                <w:delText>3</w:delText>
              </w:r>
            </w:del>
          </w:p>
        </w:tc>
        <w:tc>
          <w:tcPr>
            <w:tcW w:w="0" w:type="auto"/>
          </w:tcPr>
          <w:p w14:paraId="1F6A2C0B" w14:textId="7F52F932"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87" w:author="Mike Black" w:date="2023-04-05T09:17:00Z">
              <w:r>
                <w:rPr>
                  <w:rFonts w:cstheme="minorHAnsi"/>
                  <w:color w:val="000000" w:themeColor="text1"/>
                  <w:sz w:val="24"/>
                </w:rPr>
                <w:t>1</w:t>
              </w:r>
            </w:ins>
            <w:del w:id="188" w:author="Mike Black" w:date="2023-04-05T09:17:00Z">
              <w:r w:rsidR="00362A53" w:rsidRPr="003E3089" w:rsidDel="00BB6095">
                <w:rPr>
                  <w:rFonts w:cstheme="minorHAnsi"/>
                  <w:color w:val="000000" w:themeColor="text1"/>
                  <w:sz w:val="24"/>
                </w:rPr>
                <w:delText>0</w:delText>
              </w:r>
            </w:del>
            <w:r w:rsidR="00362A53" w:rsidRPr="003E3089">
              <w:rPr>
                <w:rFonts w:cstheme="minorHAnsi"/>
                <w:color w:val="000000" w:themeColor="text1"/>
                <w:sz w:val="24"/>
              </w:rPr>
              <w:t>.</w:t>
            </w:r>
            <w:ins w:id="189" w:author="Mike Black" w:date="2023-04-05T09:17:00Z">
              <w:r>
                <w:rPr>
                  <w:rFonts w:cstheme="minorHAnsi"/>
                  <w:color w:val="000000" w:themeColor="text1"/>
                  <w:sz w:val="24"/>
                </w:rPr>
                <w:t>00</w:t>
              </w:r>
            </w:ins>
            <w:del w:id="190" w:author="Mike Black" w:date="2023-04-05T09:17:00Z">
              <w:r w:rsidR="00362A53" w:rsidRPr="003E3089" w:rsidDel="00BB6095">
                <w:rPr>
                  <w:rFonts w:cstheme="minorHAnsi"/>
                  <w:color w:val="000000" w:themeColor="text1"/>
                  <w:sz w:val="24"/>
                </w:rPr>
                <w:delText>997</w:delText>
              </w:r>
            </w:del>
          </w:p>
        </w:tc>
        <w:tc>
          <w:tcPr>
            <w:tcW w:w="0" w:type="auto"/>
          </w:tcPr>
          <w:p w14:paraId="472861C3" w14:textId="3BFCFD0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191" w:author="Mike Black" w:date="2023-04-05T09:18:00Z">
              <w:r w:rsidR="00BB6095">
                <w:rPr>
                  <w:rFonts w:cstheme="minorHAnsi"/>
                  <w:color w:val="000000" w:themeColor="text1"/>
                  <w:sz w:val="24"/>
                </w:rPr>
                <w:t>3</w:t>
              </w:r>
            </w:ins>
            <w:del w:id="192" w:author="Mike Black" w:date="2023-04-05T09:18:00Z">
              <w:r w:rsidRPr="003E3089" w:rsidDel="00BB6095">
                <w:rPr>
                  <w:rFonts w:cstheme="minorHAnsi"/>
                  <w:color w:val="000000" w:themeColor="text1"/>
                  <w:sz w:val="24"/>
                </w:rPr>
                <w:delText>26</w:delText>
              </w:r>
            </w:del>
          </w:p>
        </w:tc>
        <w:tc>
          <w:tcPr>
            <w:tcW w:w="0" w:type="auto"/>
            <w:vMerge/>
          </w:tcPr>
          <w:p w14:paraId="733B3F6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71712AB3"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75529DDE" w14:textId="77777777" w:rsidR="00362A53" w:rsidRPr="003E3089" w:rsidRDefault="00362A53" w:rsidP="00C04DC4">
            <w:pPr>
              <w:jc w:val="center"/>
              <w:rPr>
                <w:rFonts w:cstheme="minorHAnsi"/>
                <w:color w:val="000000" w:themeColor="text1"/>
                <w:sz w:val="24"/>
              </w:rPr>
            </w:pPr>
          </w:p>
        </w:tc>
        <w:tc>
          <w:tcPr>
            <w:tcW w:w="1114" w:type="dxa"/>
          </w:tcPr>
          <w:p w14:paraId="7D7F3891" w14:textId="78829AAB"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4AA1AAC" w14:textId="350E3CE0"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ins w:id="193" w:author="Mike Black" w:date="2023-04-05T09:18:00Z">
              <w:r w:rsidR="00BB6095">
                <w:rPr>
                  <w:rFonts w:cstheme="minorHAnsi"/>
                  <w:color w:val="000000" w:themeColor="text1"/>
                  <w:sz w:val="24"/>
                </w:rPr>
                <w:t>7</w:t>
              </w:r>
            </w:ins>
            <w:del w:id="194" w:author="Mike Black" w:date="2023-04-05T09:18:00Z">
              <w:r w:rsidRPr="003E3089" w:rsidDel="00BB6095">
                <w:rPr>
                  <w:rFonts w:cstheme="minorHAnsi"/>
                  <w:color w:val="000000" w:themeColor="text1"/>
                  <w:sz w:val="24"/>
                </w:rPr>
                <w:delText>65</w:delText>
              </w:r>
            </w:del>
          </w:p>
        </w:tc>
        <w:tc>
          <w:tcPr>
            <w:tcW w:w="0" w:type="auto"/>
          </w:tcPr>
          <w:p w14:paraId="5CCE0609" w14:textId="32F47F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ins w:id="195" w:author="Mike Black" w:date="2023-04-05T09:18:00Z">
              <w:r w:rsidR="00BB6095">
                <w:rPr>
                  <w:rFonts w:cstheme="minorHAnsi"/>
                  <w:color w:val="000000" w:themeColor="text1"/>
                  <w:sz w:val="24"/>
                </w:rPr>
                <w:t>1</w:t>
              </w:r>
            </w:ins>
            <w:del w:id="196" w:author="Mike Black" w:date="2023-04-05T09:18:00Z">
              <w:r w:rsidRPr="003E3089" w:rsidDel="00BB6095">
                <w:rPr>
                  <w:rFonts w:cstheme="minorHAnsi"/>
                  <w:color w:val="000000" w:themeColor="text1"/>
                  <w:sz w:val="24"/>
                </w:rPr>
                <w:delText>09</w:delText>
              </w:r>
            </w:del>
          </w:p>
        </w:tc>
        <w:tc>
          <w:tcPr>
            <w:tcW w:w="0" w:type="auto"/>
          </w:tcPr>
          <w:p w14:paraId="66CA6108" w14:textId="2BB0F1EB"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197" w:author="Mike Black" w:date="2023-04-05T09:18:00Z">
              <w:r w:rsidR="00BB6095">
                <w:rPr>
                  <w:rFonts w:cstheme="minorHAnsi"/>
                  <w:color w:val="000000" w:themeColor="text1"/>
                  <w:sz w:val="24"/>
                </w:rPr>
                <w:t>24</w:t>
              </w:r>
            </w:ins>
            <w:del w:id="198" w:author="Mike Black" w:date="2023-04-05T09:18:00Z">
              <w:r w:rsidRPr="003E3089" w:rsidDel="00BB6095">
                <w:rPr>
                  <w:rFonts w:cstheme="minorHAnsi"/>
                  <w:color w:val="000000" w:themeColor="text1"/>
                  <w:sz w:val="24"/>
                </w:rPr>
                <w:delText>136</w:delText>
              </w:r>
            </w:del>
          </w:p>
        </w:tc>
        <w:tc>
          <w:tcPr>
            <w:tcW w:w="0" w:type="auto"/>
            <w:vMerge/>
          </w:tcPr>
          <w:p w14:paraId="7CF960F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7C0B592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val="restart"/>
          </w:tcPr>
          <w:p w14:paraId="437F0330" w14:textId="57333BFC"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7AAA2904" w14:textId="77777777" w:rsidR="00362A53" w:rsidRPr="003E3089" w:rsidRDefault="00362A53" w:rsidP="00C04DC4">
            <w:pPr>
              <w:jc w:val="center"/>
              <w:rPr>
                <w:rFonts w:cstheme="minorHAnsi"/>
                <w:color w:val="000000" w:themeColor="text1"/>
                <w:sz w:val="24"/>
              </w:rPr>
            </w:pPr>
          </w:p>
        </w:tc>
        <w:tc>
          <w:tcPr>
            <w:tcW w:w="1114" w:type="dxa"/>
          </w:tcPr>
          <w:p w14:paraId="6CF483D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B721BC7" w14:textId="7F72B1B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199" w:author="Mike Black" w:date="2023-04-05T09:16:00Z">
              <w:r w:rsidRPr="003E3089" w:rsidDel="00BB6095">
                <w:rPr>
                  <w:rFonts w:cstheme="minorHAnsi"/>
                  <w:color w:val="000000" w:themeColor="text1"/>
                  <w:sz w:val="24"/>
                </w:rPr>
                <w:delText>991</w:delText>
              </w:r>
            </w:del>
            <w:ins w:id="200" w:author="Mike Black" w:date="2023-04-05T09:16:00Z">
              <w:r w:rsidR="00BB6095">
                <w:rPr>
                  <w:rFonts w:cstheme="minorHAnsi"/>
                  <w:color w:val="000000" w:themeColor="text1"/>
                  <w:sz w:val="24"/>
                </w:rPr>
                <w:t>99</w:t>
              </w:r>
            </w:ins>
          </w:p>
        </w:tc>
        <w:tc>
          <w:tcPr>
            <w:tcW w:w="0" w:type="auto"/>
          </w:tcPr>
          <w:p w14:paraId="63A0914F" w14:textId="10EBFAFC"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201" w:author="Mike Black" w:date="2023-04-05T09:16:00Z">
              <w:r w:rsidRPr="003E3089" w:rsidDel="00BB6095">
                <w:rPr>
                  <w:rFonts w:cstheme="minorHAnsi"/>
                  <w:color w:val="000000" w:themeColor="text1"/>
                  <w:sz w:val="24"/>
                </w:rPr>
                <w:delText>989</w:delText>
              </w:r>
            </w:del>
            <w:ins w:id="202" w:author="Mike Black" w:date="2023-04-05T09:16:00Z">
              <w:r w:rsidR="00BB6095">
                <w:rPr>
                  <w:rFonts w:cstheme="minorHAnsi"/>
                  <w:color w:val="000000" w:themeColor="text1"/>
                  <w:sz w:val="24"/>
                </w:rPr>
                <w:t>99</w:t>
              </w:r>
            </w:ins>
          </w:p>
        </w:tc>
        <w:tc>
          <w:tcPr>
            <w:tcW w:w="0" w:type="auto"/>
          </w:tcPr>
          <w:p w14:paraId="21F372D2" w14:textId="1D1F4F29"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203" w:author="Mike Black" w:date="2023-04-05T09:16:00Z">
              <w:r w:rsidRPr="003E3089" w:rsidDel="00BB6095">
                <w:rPr>
                  <w:rFonts w:cstheme="minorHAnsi"/>
                  <w:color w:val="000000" w:themeColor="text1"/>
                  <w:sz w:val="24"/>
                </w:rPr>
                <w:delText>789</w:delText>
              </w:r>
            </w:del>
            <w:ins w:id="204" w:author="Mike Black" w:date="2023-04-05T09:16:00Z">
              <w:r w:rsidR="00BB6095">
                <w:rPr>
                  <w:rFonts w:cstheme="minorHAnsi"/>
                  <w:color w:val="000000" w:themeColor="text1"/>
                  <w:sz w:val="24"/>
                </w:rPr>
                <w:t>77</w:t>
              </w:r>
            </w:ins>
          </w:p>
        </w:tc>
        <w:tc>
          <w:tcPr>
            <w:tcW w:w="0" w:type="auto"/>
            <w:vMerge/>
          </w:tcPr>
          <w:p w14:paraId="1388A41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86B0DAE"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03551F29" w14:textId="77777777" w:rsidR="00362A53" w:rsidRPr="003E3089" w:rsidRDefault="00362A53" w:rsidP="00C04DC4">
            <w:pPr>
              <w:jc w:val="center"/>
              <w:rPr>
                <w:rFonts w:cstheme="minorHAnsi"/>
                <w:color w:val="000000" w:themeColor="text1"/>
                <w:sz w:val="24"/>
              </w:rPr>
            </w:pPr>
          </w:p>
        </w:tc>
        <w:tc>
          <w:tcPr>
            <w:tcW w:w="1114" w:type="dxa"/>
          </w:tcPr>
          <w:p w14:paraId="73991F30"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44E769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del w:id="205" w:author="Mike Black" w:date="2023-04-05T09:19:00Z">
              <w:r w:rsidRPr="003E3089" w:rsidDel="00BB6095">
                <w:rPr>
                  <w:rFonts w:cstheme="minorHAnsi"/>
                  <w:color w:val="000000" w:themeColor="text1"/>
                  <w:sz w:val="24"/>
                </w:rPr>
                <w:delText>5</w:delText>
              </w:r>
            </w:del>
          </w:p>
        </w:tc>
        <w:tc>
          <w:tcPr>
            <w:tcW w:w="0" w:type="auto"/>
          </w:tcPr>
          <w:p w14:paraId="61285CE4"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0.58</w:t>
            </w:r>
            <w:del w:id="206" w:author="Mike Black" w:date="2023-04-05T09:19:00Z">
              <w:r w:rsidRPr="003E3089" w:rsidDel="00BB6095">
                <w:rPr>
                  <w:rFonts w:cstheme="minorHAnsi"/>
                  <w:color w:val="000000" w:themeColor="text1"/>
                  <w:sz w:val="24"/>
                </w:rPr>
                <w:delText>5</w:delText>
              </w:r>
            </w:del>
          </w:p>
        </w:tc>
        <w:tc>
          <w:tcPr>
            <w:tcW w:w="0" w:type="auto"/>
          </w:tcPr>
          <w:p w14:paraId="64806F17" w14:textId="3CB2E7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ins w:id="207" w:author="Mike Black" w:date="2023-04-05T09:20:00Z">
              <w:r w:rsidR="00BB6095">
                <w:rPr>
                  <w:rFonts w:cstheme="minorHAnsi"/>
                  <w:color w:val="000000" w:themeColor="text1"/>
                  <w:sz w:val="24"/>
                </w:rPr>
                <w:t>70</w:t>
              </w:r>
            </w:ins>
            <w:del w:id="208" w:author="Mike Black" w:date="2023-04-05T09:20:00Z">
              <w:r w:rsidRPr="003E3089" w:rsidDel="00BB6095">
                <w:rPr>
                  <w:rFonts w:cstheme="minorHAnsi"/>
                  <w:color w:val="000000" w:themeColor="text1"/>
                  <w:sz w:val="24"/>
                </w:rPr>
                <w:delText>509</w:delText>
              </w:r>
            </w:del>
          </w:p>
        </w:tc>
        <w:tc>
          <w:tcPr>
            <w:tcW w:w="0" w:type="auto"/>
            <w:vMerge/>
          </w:tcPr>
          <w:p w14:paraId="2E32C48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66AA44FF"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2336CA1" w14:textId="77777777" w:rsidR="00362A53" w:rsidRPr="003E3089" w:rsidRDefault="00362A53" w:rsidP="00C04DC4">
            <w:pPr>
              <w:jc w:val="center"/>
              <w:rPr>
                <w:rFonts w:cstheme="minorHAnsi"/>
                <w:color w:val="000000" w:themeColor="text1"/>
                <w:sz w:val="24"/>
              </w:rPr>
            </w:pPr>
          </w:p>
        </w:tc>
        <w:tc>
          <w:tcPr>
            <w:tcW w:w="1114" w:type="dxa"/>
          </w:tcPr>
          <w:p w14:paraId="49DB3A26"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A529F9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del w:id="209" w:author="Mike Black" w:date="2023-04-05T09:19:00Z">
              <w:r w:rsidRPr="003E3089" w:rsidDel="00BB6095">
                <w:rPr>
                  <w:rFonts w:cstheme="minorHAnsi"/>
                  <w:color w:val="000000" w:themeColor="text1"/>
                  <w:sz w:val="24"/>
                </w:rPr>
                <w:delText>4</w:delText>
              </w:r>
            </w:del>
          </w:p>
        </w:tc>
        <w:tc>
          <w:tcPr>
            <w:tcW w:w="0" w:type="auto"/>
          </w:tcPr>
          <w:p w14:paraId="4EC1514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w:t>
            </w:r>
            <w:del w:id="210" w:author="Mike Black" w:date="2023-04-05T09:19:00Z">
              <w:r w:rsidRPr="003E3089" w:rsidDel="00BB6095">
                <w:rPr>
                  <w:rFonts w:cstheme="minorHAnsi"/>
                  <w:color w:val="000000" w:themeColor="text1"/>
                  <w:sz w:val="24"/>
                </w:rPr>
                <w:delText>5</w:delText>
              </w:r>
            </w:del>
          </w:p>
        </w:tc>
        <w:tc>
          <w:tcPr>
            <w:tcW w:w="0" w:type="auto"/>
          </w:tcPr>
          <w:p w14:paraId="6956E594" w14:textId="7A30FC6F"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ins w:id="211" w:author="Mike Black" w:date="2023-04-05T09:20:00Z">
              <w:r w:rsidR="00BB6095">
                <w:rPr>
                  <w:rFonts w:cstheme="minorHAnsi"/>
                  <w:color w:val="000000" w:themeColor="text1"/>
                  <w:sz w:val="24"/>
                </w:rPr>
                <w:t>30</w:t>
              </w:r>
            </w:ins>
            <w:del w:id="212" w:author="Mike Black" w:date="2023-04-05T09:20:00Z">
              <w:r w:rsidRPr="003E3089" w:rsidDel="00BB6095">
                <w:rPr>
                  <w:rFonts w:cstheme="minorHAnsi"/>
                  <w:color w:val="000000" w:themeColor="text1"/>
                  <w:sz w:val="24"/>
                </w:rPr>
                <w:delText>24</w:delText>
              </w:r>
            </w:del>
          </w:p>
        </w:tc>
        <w:tc>
          <w:tcPr>
            <w:tcW w:w="0" w:type="auto"/>
            <w:vMerge/>
          </w:tcPr>
          <w:p w14:paraId="45B25D18"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24CAFC0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0CF0161" w14:textId="77777777" w:rsidR="00362A53" w:rsidRPr="003E3089" w:rsidRDefault="00362A53" w:rsidP="00362A53">
            <w:pPr>
              <w:jc w:val="center"/>
              <w:rPr>
                <w:rFonts w:cstheme="minorHAnsi"/>
                <w:color w:val="000000" w:themeColor="text1"/>
                <w:sz w:val="24"/>
              </w:rPr>
            </w:pPr>
          </w:p>
        </w:tc>
        <w:tc>
          <w:tcPr>
            <w:tcW w:w="1114" w:type="dxa"/>
          </w:tcPr>
          <w:p w14:paraId="407496F1" w14:textId="7A781A9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3CF77F0"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13" w:author="Mike Black" w:date="2023-04-05T09:18:00Z">
              <w:r w:rsidRPr="003E3089" w:rsidDel="00BB6095">
                <w:rPr>
                  <w:rFonts w:cstheme="minorHAnsi"/>
                  <w:color w:val="000000" w:themeColor="text1"/>
                  <w:sz w:val="24"/>
                </w:rPr>
                <w:delText>2</w:delText>
              </w:r>
            </w:del>
          </w:p>
        </w:tc>
        <w:tc>
          <w:tcPr>
            <w:tcW w:w="0" w:type="auto"/>
          </w:tcPr>
          <w:p w14:paraId="59390A9A" w14:textId="23AF255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214" w:author="Mike Black" w:date="2023-04-05T09:18:00Z">
              <w:r w:rsidR="00BB6095">
                <w:rPr>
                  <w:rFonts w:cstheme="minorHAnsi"/>
                  <w:color w:val="000000" w:themeColor="text1"/>
                  <w:sz w:val="24"/>
                </w:rPr>
                <w:t>2</w:t>
              </w:r>
            </w:ins>
            <w:del w:id="215" w:author="Mike Black" w:date="2023-04-05T09:18:00Z">
              <w:r w:rsidRPr="003E3089" w:rsidDel="00BB6095">
                <w:rPr>
                  <w:rFonts w:cstheme="minorHAnsi"/>
                  <w:color w:val="000000" w:themeColor="text1"/>
                  <w:sz w:val="24"/>
                </w:rPr>
                <w:delText>17</w:delText>
              </w:r>
            </w:del>
          </w:p>
        </w:tc>
        <w:tc>
          <w:tcPr>
            <w:tcW w:w="0" w:type="auto"/>
          </w:tcPr>
          <w:p w14:paraId="7C589CAB" w14:textId="65CCBEB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216" w:author="Mike Black" w:date="2023-04-05T09:19:00Z">
              <w:r w:rsidRPr="003E3089" w:rsidDel="00BB6095">
                <w:rPr>
                  <w:rFonts w:cstheme="minorHAnsi"/>
                  <w:color w:val="000000" w:themeColor="text1"/>
                  <w:sz w:val="24"/>
                </w:rPr>
                <w:delText>814</w:delText>
              </w:r>
            </w:del>
            <w:ins w:id="217" w:author="Mike Black" w:date="2023-04-05T09:19:00Z">
              <w:r w:rsidR="00BB6095">
                <w:rPr>
                  <w:rFonts w:cstheme="minorHAnsi"/>
                  <w:color w:val="000000" w:themeColor="text1"/>
                  <w:sz w:val="24"/>
                </w:rPr>
                <w:t>78</w:t>
              </w:r>
            </w:ins>
          </w:p>
        </w:tc>
        <w:tc>
          <w:tcPr>
            <w:tcW w:w="0" w:type="auto"/>
            <w:vMerge/>
          </w:tcPr>
          <w:p w14:paraId="6E7F4D7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E191498"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CBBF7EA" w14:textId="77777777" w:rsidR="00362A53" w:rsidRPr="003E3089" w:rsidRDefault="00362A53" w:rsidP="00362A53">
            <w:pPr>
              <w:jc w:val="center"/>
              <w:rPr>
                <w:rFonts w:cstheme="minorHAnsi"/>
                <w:color w:val="000000" w:themeColor="text1"/>
                <w:sz w:val="24"/>
              </w:rPr>
            </w:pPr>
          </w:p>
        </w:tc>
        <w:tc>
          <w:tcPr>
            <w:tcW w:w="1114" w:type="dxa"/>
          </w:tcPr>
          <w:p w14:paraId="6222AC4A" w14:textId="5905F88D"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67387C61" w14:textId="3A7EAB7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218" w:author="Mike Black" w:date="2023-04-05T09:19:00Z">
              <w:r w:rsidR="00BB6095">
                <w:rPr>
                  <w:rFonts w:cstheme="minorHAnsi"/>
                  <w:color w:val="000000" w:themeColor="text1"/>
                  <w:sz w:val="24"/>
                </w:rPr>
                <w:t>2</w:t>
              </w:r>
            </w:ins>
            <w:del w:id="219" w:author="Mike Black" w:date="2023-04-05T09:19:00Z">
              <w:r w:rsidRPr="003E3089" w:rsidDel="00BB6095">
                <w:rPr>
                  <w:rFonts w:cstheme="minorHAnsi"/>
                  <w:color w:val="000000" w:themeColor="text1"/>
                  <w:sz w:val="24"/>
                </w:rPr>
                <w:delText>16</w:delText>
              </w:r>
            </w:del>
          </w:p>
        </w:tc>
        <w:tc>
          <w:tcPr>
            <w:tcW w:w="0" w:type="auto"/>
          </w:tcPr>
          <w:p w14:paraId="7D088BD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-0.03</w:t>
            </w:r>
            <w:del w:id="220" w:author="Mike Black" w:date="2023-04-05T09:19:00Z">
              <w:r w:rsidRPr="003E3089" w:rsidDel="00BB6095">
                <w:rPr>
                  <w:rFonts w:cstheme="minorHAnsi"/>
                  <w:color w:val="000000" w:themeColor="text1"/>
                  <w:sz w:val="24"/>
                </w:rPr>
                <w:delText>1</w:delText>
              </w:r>
            </w:del>
          </w:p>
        </w:tc>
        <w:tc>
          <w:tcPr>
            <w:tcW w:w="0" w:type="auto"/>
          </w:tcPr>
          <w:p w14:paraId="4BE9F247" w14:textId="605FA81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ins w:id="221" w:author="Mike Black" w:date="2023-04-05T09:19:00Z">
              <w:r w:rsidR="00BB6095">
                <w:rPr>
                  <w:rFonts w:cstheme="minorHAnsi"/>
                  <w:color w:val="000000" w:themeColor="text1"/>
                  <w:sz w:val="24"/>
                </w:rPr>
                <w:t>1</w:t>
              </w:r>
            </w:ins>
            <w:del w:id="222" w:author="Mike Black" w:date="2023-04-05T09:19:00Z">
              <w:r w:rsidRPr="003E3089" w:rsidDel="00BB6095">
                <w:rPr>
                  <w:rFonts w:cstheme="minorHAnsi"/>
                  <w:color w:val="000000" w:themeColor="text1"/>
                  <w:sz w:val="24"/>
                </w:rPr>
                <w:delText>20</w:delText>
              </w:r>
            </w:del>
          </w:p>
        </w:tc>
        <w:tc>
          <w:tcPr>
            <w:tcW w:w="0" w:type="auto"/>
            <w:vMerge/>
          </w:tcPr>
          <w:p w14:paraId="69005DB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18B2C5B"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03527701"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Reproducibility</w:t>
            </w:r>
          </w:p>
          <w:p w14:paraId="0DAC0B40" w14:textId="77777777" w:rsidR="00362A53" w:rsidRPr="003E3089" w:rsidRDefault="00362A53" w:rsidP="00C04DC4">
            <w:pPr>
              <w:jc w:val="center"/>
              <w:rPr>
                <w:rFonts w:cstheme="minorHAnsi"/>
                <w:color w:val="000000" w:themeColor="text1"/>
                <w:sz w:val="24"/>
              </w:rPr>
            </w:pPr>
          </w:p>
        </w:tc>
        <w:tc>
          <w:tcPr>
            <w:tcW w:w="1114" w:type="dxa"/>
          </w:tcPr>
          <w:p w14:paraId="1C385E5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987C9A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23" w:author="Mike Black" w:date="2023-04-05T09:20:00Z">
              <w:r w:rsidRPr="003E3089" w:rsidDel="00BB6095">
                <w:rPr>
                  <w:rFonts w:cstheme="minorHAnsi"/>
                  <w:color w:val="000000" w:themeColor="text1"/>
                  <w:sz w:val="24"/>
                </w:rPr>
                <w:delText>0</w:delText>
              </w:r>
            </w:del>
          </w:p>
        </w:tc>
        <w:tc>
          <w:tcPr>
            <w:tcW w:w="0" w:type="auto"/>
          </w:tcPr>
          <w:p w14:paraId="2950FA2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24" w:author="Mike Black" w:date="2023-04-05T09:20:00Z">
              <w:r w:rsidRPr="003E3089" w:rsidDel="00BB6095">
                <w:rPr>
                  <w:rFonts w:cstheme="minorHAnsi"/>
                  <w:color w:val="000000" w:themeColor="text1"/>
                  <w:sz w:val="24"/>
                </w:rPr>
                <w:delText>0</w:delText>
              </w:r>
            </w:del>
          </w:p>
        </w:tc>
        <w:tc>
          <w:tcPr>
            <w:tcW w:w="0" w:type="auto"/>
          </w:tcPr>
          <w:p w14:paraId="2299206E" w14:textId="39CA1BB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del w:id="225" w:author="Mike Black" w:date="2023-04-05T09:21:00Z">
              <w:r w:rsidRPr="003E3089" w:rsidDel="00BB6095">
                <w:rPr>
                  <w:rFonts w:cstheme="minorHAnsi"/>
                  <w:color w:val="000000" w:themeColor="text1"/>
                  <w:sz w:val="24"/>
                </w:rPr>
                <w:delText>0.999</w:delText>
              </w:r>
            </w:del>
            <w:ins w:id="226" w:author="Mike Black" w:date="2023-04-05T09:21:00Z">
              <w:r w:rsidR="00BB6095">
                <w:rPr>
                  <w:rFonts w:cstheme="minorHAnsi"/>
                  <w:color w:val="000000" w:themeColor="text1"/>
                  <w:sz w:val="24"/>
                </w:rPr>
                <w:t>1.00</w:t>
              </w:r>
            </w:ins>
          </w:p>
        </w:tc>
        <w:tc>
          <w:tcPr>
            <w:tcW w:w="0" w:type="auto"/>
          </w:tcPr>
          <w:p w14:paraId="677DDE45" w14:textId="407716AD"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27" w:author="Mike Black" w:date="2023-04-05T09:21:00Z">
              <w:r>
                <w:rPr>
                  <w:rFonts w:cstheme="minorHAnsi"/>
                  <w:color w:val="000000" w:themeColor="text1"/>
                  <w:sz w:val="24"/>
                </w:rPr>
                <w:t>1.00</w:t>
              </w:r>
            </w:ins>
            <w:del w:id="228" w:author="Mike Black" w:date="2023-04-05T09:21:00Z">
              <w:r w:rsidR="00362A53" w:rsidRPr="003E3089" w:rsidDel="00BB6095">
                <w:rPr>
                  <w:rFonts w:cstheme="minorHAnsi"/>
                  <w:color w:val="000000" w:themeColor="text1"/>
                  <w:sz w:val="24"/>
                </w:rPr>
                <w:delText>0.998</w:delText>
              </w:r>
            </w:del>
          </w:p>
        </w:tc>
      </w:tr>
      <w:tr w:rsidR="00362A53" w:rsidRPr="003E3089" w14:paraId="46DF8230"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6C07D0EF" w14:textId="77777777" w:rsidR="00362A53" w:rsidRPr="003E3089" w:rsidRDefault="00362A53" w:rsidP="00C04DC4">
            <w:pPr>
              <w:jc w:val="center"/>
              <w:rPr>
                <w:rFonts w:cstheme="minorHAnsi"/>
                <w:color w:val="000000" w:themeColor="text1"/>
                <w:sz w:val="24"/>
              </w:rPr>
            </w:pPr>
          </w:p>
        </w:tc>
        <w:tc>
          <w:tcPr>
            <w:tcW w:w="1114" w:type="dxa"/>
          </w:tcPr>
          <w:p w14:paraId="02E74C3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E62FF3D" w14:textId="399E5992"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29" w:author="Mike Black" w:date="2023-04-05T09:22:00Z">
              <w:r w:rsidR="00BB6095">
                <w:rPr>
                  <w:rFonts w:cstheme="minorHAnsi"/>
                  <w:color w:val="000000" w:themeColor="text1"/>
                  <w:sz w:val="24"/>
                </w:rPr>
                <w:t>1</w:t>
              </w:r>
            </w:ins>
            <w:del w:id="230" w:author="Mike Black" w:date="2023-04-05T09:22:00Z">
              <w:r w:rsidRPr="003E3089" w:rsidDel="00BB6095">
                <w:rPr>
                  <w:rFonts w:cstheme="minorHAnsi"/>
                  <w:color w:val="000000" w:themeColor="text1"/>
                  <w:sz w:val="24"/>
                </w:rPr>
                <w:delText>08</w:delText>
              </w:r>
            </w:del>
          </w:p>
        </w:tc>
        <w:tc>
          <w:tcPr>
            <w:tcW w:w="0" w:type="auto"/>
          </w:tcPr>
          <w:p w14:paraId="36E6C8A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w:t>
            </w:r>
            <w:del w:id="231" w:author="Mike Black" w:date="2023-04-05T09:22:00Z">
              <w:r w:rsidRPr="003E3089" w:rsidDel="00BB6095">
                <w:rPr>
                  <w:rFonts w:cstheme="minorHAnsi"/>
                  <w:color w:val="000000" w:themeColor="text1"/>
                  <w:sz w:val="24"/>
                </w:rPr>
                <w:delText>3</w:delText>
              </w:r>
            </w:del>
          </w:p>
        </w:tc>
        <w:tc>
          <w:tcPr>
            <w:tcW w:w="0" w:type="auto"/>
          </w:tcPr>
          <w:p w14:paraId="4EAC0156" w14:textId="601284A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32" w:author="Mike Black" w:date="2023-04-05T09:22:00Z">
              <w:r w:rsidR="00BB6095">
                <w:rPr>
                  <w:rFonts w:cstheme="minorHAnsi"/>
                  <w:color w:val="000000" w:themeColor="text1"/>
                  <w:sz w:val="24"/>
                </w:rPr>
                <w:t>6</w:t>
              </w:r>
            </w:ins>
            <w:del w:id="233" w:author="Mike Black" w:date="2023-04-05T09:22:00Z">
              <w:r w:rsidRPr="003E3089" w:rsidDel="00BB6095">
                <w:rPr>
                  <w:rFonts w:cstheme="minorHAnsi"/>
                  <w:color w:val="000000" w:themeColor="text1"/>
                  <w:sz w:val="24"/>
                </w:rPr>
                <w:delText>82</w:delText>
              </w:r>
            </w:del>
          </w:p>
        </w:tc>
        <w:tc>
          <w:tcPr>
            <w:tcW w:w="0" w:type="auto"/>
          </w:tcPr>
          <w:p w14:paraId="37BC1E34" w14:textId="53AD3967"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34" w:author="Mike Black" w:date="2023-04-05T09:22:00Z">
              <w:r>
                <w:rPr>
                  <w:rFonts w:cstheme="minorHAnsi"/>
                  <w:color w:val="000000" w:themeColor="text1"/>
                  <w:sz w:val="24"/>
                </w:rPr>
                <w:t>5.33</w:t>
              </w:r>
            </w:ins>
            <w:del w:id="235" w:author="Mike Black" w:date="2023-04-05T09:22:00Z">
              <w:r w:rsidR="00362A53" w:rsidRPr="003E3089" w:rsidDel="00BB6095">
                <w:rPr>
                  <w:rFonts w:cstheme="minorHAnsi"/>
                  <w:color w:val="000000" w:themeColor="text1"/>
                  <w:sz w:val="24"/>
                </w:rPr>
                <w:delText>4.722</w:delText>
              </w:r>
            </w:del>
          </w:p>
        </w:tc>
      </w:tr>
      <w:tr w:rsidR="00950992" w:rsidRPr="003E3089" w14:paraId="3D94235D"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11EE612A" w14:textId="77777777" w:rsidR="00362A53" w:rsidRPr="003E3089" w:rsidRDefault="00362A53" w:rsidP="00C04DC4">
            <w:pPr>
              <w:jc w:val="center"/>
              <w:rPr>
                <w:rFonts w:cstheme="minorHAnsi"/>
                <w:color w:val="000000" w:themeColor="text1"/>
                <w:sz w:val="24"/>
              </w:rPr>
            </w:pPr>
          </w:p>
        </w:tc>
        <w:tc>
          <w:tcPr>
            <w:tcW w:w="1114" w:type="dxa"/>
          </w:tcPr>
          <w:p w14:paraId="01125224"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36E5E64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0.69</w:t>
            </w:r>
            <w:del w:id="236" w:author="Mike Black" w:date="2023-04-05T09:22:00Z">
              <w:r w:rsidRPr="003E3089" w:rsidDel="00BB6095">
                <w:rPr>
                  <w:rFonts w:cstheme="minorHAnsi"/>
                  <w:color w:val="000000" w:themeColor="text1"/>
                  <w:sz w:val="24"/>
                </w:rPr>
                <w:delText>0</w:delText>
              </w:r>
            </w:del>
          </w:p>
        </w:tc>
        <w:tc>
          <w:tcPr>
            <w:tcW w:w="0" w:type="auto"/>
          </w:tcPr>
          <w:p w14:paraId="2CC0ECCB" w14:textId="7304C1B4"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37" w:author="Mike Black" w:date="2023-04-05T09:22:00Z">
              <w:r w:rsidR="00BB6095">
                <w:rPr>
                  <w:rFonts w:cstheme="minorHAnsi"/>
                  <w:color w:val="000000" w:themeColor="text1"/>
                  <w:sz w:val="24"/>
                </w:rPr>
                <w:t>8</w:t>
              </w:r>
            </w:ins>
            <w:del w:id="238" w:author="Mike Black" w:date="2023-04-05T09:22:00Z">
              <w:r w:rsidRPr="003E3089" w:rsidDel="00BB6095">
                <w:rPr>
                  <w:rFonts w:cstheme="minorHAnsi"/>
                  <w:color w:val="000000" w:themeColor="text1"/>
                  <w:sz w:val="24"/>
                </w:rPr>
                <w:delText>76</w:delText>
              </w:r>
            </w:del>
          </w:p>
        </w:tc>
        <w:tc>
          <w:tcPr>
            <w:tcW w:w="0" w:type="auto"/>
          </w:tcPr>
          <w:p w14:paraId="0048FE5E" w14:textId="11ED8819"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39" w:author="Mike Black" w:date="2023-04-05T09:22:00Z">
              <w:r w:rsidR="00BB6095">
                <w:rPr>
                  <w:rFonts w:cstheme="minorHAnsi"/>
                  <w:color w:val="000000" w:themeColor="text1"/>
                  <w:sz w:val="24"/>
                </w:rPr>
                <w:t>6</w:t>
              </w:r>
            </w:ins>
            <w:del w:id="240" w:author="Mike Black" w:date="2023-04-05T09:22:00Z">
              <w:r w:rsidRPr="003E3089" w:rsidDel="00BB6095">
                <w:rPr>
                  <w:rFonts w:cstheme="minorHAnsi"/>
                  <w:color w:val="000000" w:themeColor="text1"/>
                  <w:sz w:val="24"/>
                </w:rPr>
                <w:delText>8</w:delText>
              </w:r>
            </w:del>
          </w:p>
        </w:tc>
        <w:tc>
          <w:tcPr>
            <w:tcW w:w="0" w:type="auto"/>
          </w:tcPr>
          <w:p w14:paraId="0B530EBB" w14:textId="7C226F5D"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41" w:author="Mike Black" w:date="2023-04-05T09:23:00Z">
              <w:r>
                <w:rPr>
                  <w:rFonts w:cstheme="minorHAnsi"/>
                  <w:color w:val="000000" w:themeColor="text1"/>
                  <w:sz w:val="24"/>
                </w:rPr>
                <w:t>5.26</w:t>
              </w:r>
            </w:ins>
            <w:del w:id="242" w:author="Mike Black" w:date="2023-04-05T09:22:00Z">
              <w:r w:rsidR="00362A53" w:rsidRPr="003E3089" w:rsidDel="00BB6095">
                <w:rPr>
                  <w:rFonts w:cstheme="minorHAnsi"/>
                  <w:color w:val="000000" w:themeColor="text1"/>
                  <w:sz w:val="24"/>
                </w:rPr>
                <w:delText>4.714</w:delText>
              </w:r>
            </w:del>
          </w:p>
        </w:tc>
      </w:tr>
      <w:tr w:rsidR="00362A53" w:rsidRPr="003E3089" w14:paraId="57F2E414"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2E75527B" w14:textId="77777777" w:rsidR="00362A53" w:rsidRPr="003E3089" w:rsidRDefault="00362A53" w:rsidP="00362A53">
            <w:pPr>
              <w:jc w:val="center"/>
              <w:rPr>
                <w:rFonts w:cstheme="minorHAnsi"/>
                <w:color w:val="000000" w:themeColor="text1"/>
                <w:sz w:val="24"/>
              </w:rPr>
            </w:pPr>
          </w:p>
        </w:tc>
        <w:tc>
          <w:tcPr>
            <w:tcW w:w="1114" w:type="dxa"/>
          </w:tcPr>
          <w:p w14:paraId="65E9F5AC" w14:textId="7B7B60EC"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B82C22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43" w:author="Mike Black" w:date="2023-04-05T09:21:00Z">
              <w:r w:rsidRPr="003E3089" w:rsidDel="00BB6095">
                <w:rPr>
                  <w:rFonts w:cstheme="minorHAnsi"/>
                  <w:color w:val="000000" w:themeColor="text1"/>
                  <w:sz w:val="24"/>
                </w:rPr>
                <w:delText>2</w:delText>
              </w:r>
            </w:del>
          </w:p>
        </w:tc>
        <w:tc>
          <w:tcPr>
            <w:tcW w:w="0" w:type="auto"/>
          </w:tcPr>
          <w:p w14:paraId="425EC62E"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44" w:author="Mike Black" w:date="2023-04-05T09:21:00Z">
              <w:r w:rsidRPr="003E3089" w:rsidDel="00BB6095">
                <w:rPr>
                  <w:rFonts w:cstheme="minorHAnsi"/>
                  <w:color w:val="000000" w:themeColor="text1"/>
                  <w:sz w:val="24"/>
                </w:rPr>
                <w:delText>1</w:delText>
              </w:r>
            </w:del>
            <w:r w:rsidRPr="003E3089">
              <w:rPr>
                <w:rFonts w:cstheme="minorHAnsi"/>
                <w:color w:val="000000" w:themeColor="text1"/>
                <w:sz w:val="24"/>
              </w:rPr>
              <w:t xml:space="preserve"> </w:t>
            </w:r>
          </w:p>
        </w:tc>
        <w:tc>
          <w:tcPr>
            <w:tcW w:w="0" w:type="auto"/>
          </w:tcPr>
          <w:p w14:paraId="48E5AA2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45" w:author="Mike Black" w:date="2023-04-05T09:21:00Z">
              <w:r w:rsidRPr="003E3089" w:rsidDel="00BB6095">
                <w:rPr>
                  <w:rFonts w:cstheme="minorHAnsi"/>
                  <w:color w:val="000000" w:themeColor="text1"/>
                  <w:sz w:val="24"/>
                </w:rPr>
                <w:delText>1</w:delText>
              </w:r>
            </w:del>
          </w:p>
        </w:tc>
        <w:tc>
          <w:tcPr>
            <w:tcW w:w="0" w:type="auto"/>
          </w:tcPr>
          <w:p w14:paraId="2DBD7309" w14:textId="04EB8E6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del w:id="246" w:author="Mike Black" w:date="2023-04-05T09:21:00Z">
              <w:r w:rsidRPr="003E3089" w:rsidDel="00BB6095">
                <w:rPr>
                  <w:rFonts w:cstheme="minorHAnsi"/>
                  <w:color w:val="000000" w:themeColor="text1"/>
                  <w:sz w:val="24"/>
                </w:rPr>
                <w:delText>0.998</w:delText>
              </w:r>
            </w:del>
            <w:ins w:id="247" w:author="Mike Black" w:date="2023-04-05T09:21:00Z">
              <w:r w:rsidR="00BB6095">
                <w:rPr>
                  <w:rFonts w:cstheme="minorHAnsi"/>
                  <w:color w:val="000000" w:themeColor="text1"/>
                  <w:sz w:val="24"/>
                </w:rPr>
                <w:t>1.00</w:t>
              </w:r>
            </w:ins>
            <w:r w:rsidRPr="003E3089">
              <w:rPr>
                <w:rFonts w:cstheme="minorHAnsi"/>
                <w:color w:val="000000" w:themeColor="text1"/>
                <w:sz w:val="24"/>
              </w:rPr>
              <w:t xml:space="preserve"> </w:t>
            </w:r>
          </w:p>
        </w:tc>
      </w:tr>
      <w:tr w:rsidR="00950992" w:rsidRPr="003E3089" w14:paraId="1DEDC77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4847FD01" w14:textId="77777777" w:rsidR="00362A53" w:rsidRPr="003E3089" w:rsidRDefault="00362A53" w:rsidP="00362A53">
            <w:pPr>
              <w:jc w:val="center"/>
              <w:rPr>
                <w:rFonts w:cstheme="minorHAnsi"/>
                <w:color w:val="000000" w:themeColor="text1"/>
                <w:sz w:val="24"/>
              </w:rPr>
            </w:pPr>
          </w:p>
        </w:tc>
        <w:tc>
          <w:tcPr>
            <w:tcW w:w="1114" w:type="dxa"/>
          </w:tcPr>
          <w:p w14:paraId="0CC1E28A" w14:textId="4FB71B5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51C6D14"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w:t>
            </w:r>
            <w:del w:id="248" w:author="Mike Black" w:date="2023-04-05T09:21:00Z">
              <w:r w:rsidRPr="003E3089" w:rsidDel="00BB6095">
                <w:rPr>
                  <w:rFonts w:cstheme="minorHAnsi"/>
                  <w:color w:val="000000" w:themeColor="text1"/>
                  <w:sz w:val="24"/>
                </w:rPr>
                <w:delText>3</w:delText>
              </w:r>
            </w:del>
          </w:p>
        </w:tc>
        <w:tc>
          <w:tcPr>
            <w:tcW w:w="0" w:type="auto"/>
          </w:tcPr>
          <w:p w14:paraId="2E913A6F" w14:textId="218BA12D"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249" w:author="Mike Black" w:date="2023-04-05T09:21:00Z">
              <w:r w:rsidR="00BB6095">
                <w:rPr>
                  <w:rFonts w:cstheme="minorHAnsi"/>
                  <w:color w:val="000000" w:themeColor="text1"/>
                  <w:sz w:val="24"/>
                </w:rPr>
                <w:t>7</w:t>
              </w:r>
            </w:ins>
            <w:del w:id="250" w:author="Mike Black" w:date="2023-04-05T09:21:00Z">
              <w:r w:rsidRPr="003E3089" w:rsidDel="00BB6095">
                <w:rPr>
                  <w:rFonts w:cstheme="minorHAnsi"/>
                  <w:color w:val="000000" w:themeColor="text1"/>
                  <w:sz w:val="24"/>
                </w:rPr>
                <w:delText>60</w:delText>
              </w:r>
            </w:del>
          </w:p>
        </w:tc>
        <w:tc>
          <w:tcPr>
            <w:tcW w:w="0" w:type="auto"/>
          </w:tcPr>
          <w:p w14:paraId="147B8793" w14:textId="7CDF3336"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51" w:author="Mike Black" w:date="2023-04-05T09:22:00Z">
              <w:r>
                <w:rPr>
                  <w:rFonts w:cstheme="minorHAnsi"/>
                  <w:color w:val="000000" w:themeColor="text1"/>
                  <w:sz w:val="24"/>
                </w:rPr>
                <w:t>-</w:t>
              </w:r>
            </w:ins>
            <w:r w:rsidR="00362A53" w:rsidRPr="003E3089">
              <w:rPr>
                <w:rFonts w:cstheme="minorHAnsi"/>
                <w:color w:val="000000" w:themeColor="text1"/>
                <w:sz w:val="24"/>
              </w:rPr>
              <w:t>0.0</w:t>
            </w:r>
            <w:ins w:id="252" w:author="Mike Black" w:date="2023-04-05T09:22:00Z">
              <w:r>
                <w:rPr>
                  <w:rFonts w:cstheme="minorHAnsi"/>
                  <w:color w:val="000000" w:themeColor="text1"/>
                  <w:sz w:val="24"/>
                </w:rPr>
                <w:t>1</w:t>
              </w:r>
            </w:ins>
            <w:del w:id="253" w:author="Mike Black" w:date="2023-04-05T09:22:00Z">
              <w:r w:rsidR="00362A53" w:rsidRPr="003E3089" w:rsidDel="00BB6095">
                <w:rPr>
                  <w:rFonts w:cstheme="minorHAnsi"/>
                  <w:color w:val="000000" w:themeColor="text1"/>
                  <w:sz w:val="24"/>
                </w:rPr>
                <w:delText>06</w:delText>
              </w:r>
            </w:del>
          </w:p>
        </w:tc>
        <w:tc>
          <w:tcPr>
            <w:tcW w:w="0" w:type="auto"/>
          </w:tcPr>
          <w:p w14:paraId="620CBE4F" w14:textId="7B45DC16"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254" w:author="Mike Black" w:date="2023-04-05T09:22:00Z">
              <w:r>
                <w:rPr>
                  <w:rFonts w:cstheme="minorHAnsi"/>
                  <w:color w:val="000000" w:themeColor="text1"/>
                  <w:sz w:val="24"/>
                </w:rPr>
                <w:t>1.08</w:t>
              </w:r>
            </w:ins>
            <w:del w:id="255" w:author="Mike Black" w:date="2023-04-05T09:22:00Z">
              <w:r w:rsidR="00362A53" w:rsidRPr="003E3089" w:rsidDel="00BB6095">
                <w:rPr>
                  <w:rFonts w:cstheme="minorHAnsi"/>
                  <w:color w:val="000000" w:themeColor="text1"/>
                  <w:sz w:val="24"/>
                </w:rPr>
                <w:delText>0.410</w:delText>
              </w:r>
            </w:del>
          </w:p>
        </w:tc>
      </w:tr>
      <w:tr w:rsidR="00362A53" w:rsidRPr="003E3089" w14:paraId="03D82FBB" w14:textId="77777777" w:rsidTr="00BB6095">
        <w:tc>
          <w:tcPr>
            <w:cnfStyle w:val="001000000000" w:firstRow="0" w:lastRow="0" w:firstColumn="1" w:lastColumn="0" w:oddVBand="0" w:evenVBand="0" w:oddHBand="0" w:evenHBand="0" w:firstRowFirstColumn="0" w:firstRowLastColumn="0" w:lastRowFirstColumn="0" w:lastRowLastColumn="0"/>
            <w:tcW w:w="1641" w:type="dxa"/>
          </w:tcPr>
          <w:p w14:paraId="125C3C85"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Specificity</w:t>
            </w:r>
          </w:p>
        </w:tc>
        <w:tc>
          <w:tcPr>
            <w:tcW w:w="1114" w:type="dxa"/>
          </w:tcPr>
          <w:p w14:paraId="778A6A1E"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1415FCC2" w14:textId="075C981D"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56" w:author="Mike Black" w:date="2023-04-05T09:13:00Z">
              <w:r>
                <w:rPr>
                  <w:rFonts w:cstheme="minorHAnsi"/>
                  <w:color w:val="000000" w:themeColor="text1"/>
                  <w:sz w:val="24"/>
                </w:rPr>
                <w:t>17</w:t>
              </w:r>
            </w:ins>
            <w:del w:id="257" w:author="Mike Black" w:date="2023-04-05T09:13:00Z">
              <w:r w:rsidR="0051379B" w:rsidDel="00BB6095">
                <w:rPr>
                  <w:rFonts w:cstheme="minorHAnsi"/>
                  <w:color w:val="000000" w:themeColor="text1"/>
                  <w:sz w:val="24"/>
                </w:rPr>
                <w:delText>21</w:delText>
              </w:r>
            </w:del>
            <w:r w:rsidR="00362A53" w:rsidRPr="003E3089">
              <w:rPr>
                <w:rFonts w:cstheme="minorHAnsi"/>
                <w:color w:val="000000" w:themeColor="text1"/>
                <w:sz w:val="24"/>
              </w:rPr>
              <w:t>/ 216</w:t>
            </w:r>
          </w:p>
        </w:tc>
        <w:tc>
          <w:tcPr>
            <w:tcW w:w="0" w:type="auto"/>
          </w:tcPr>
          <w:p w14:paraId="2A8E5BB2" w14:textId="2DB0D820"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22</w:t>
            </w:r>
            <w:r w:rsidR="00362A53" w:rsidRPr="003E3089">
              <w:rPr>
                <w:rFonts w:cstheme="minorHAnsi"/>
                <w:color w:val="000000" w:themeColor="text1"/>
                <w:sz w:val="24"/>
              </w:rPr>
              <w:t xml:space="preserve"> / 216</w:t>
            </w:r>
          </w:p>
        </w:tc>
        <w:tc>
          <w:tcPr>
            <w:tcW w:w="0" w:type="auto"/>
          </w:tcPr>
          <w:p w14:paraId="32607E80" w14:textId="33839DAC" w:rsidR="00362A53" w:rsidRPr="003E3089" w:rsidRDefault="00C23970"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58" w:author="Mike Black" w:date="2023-04-01T10:28:00Z">
              <w:r>
                <w:rPr>
                  <w:rFonts w:cstheme="minorHAnsi"/>
                  <w:color w:val="000000" w:themeColor="text1"/>
                  <w:sz w:val="24"/>
                </w:rPr>
                <w:t>88</w:t>
              </w:r>
            </w:ins>
            <w:del w:id="259" w:author="Mike Black" w:date="2023-04-01T10:28:00Z">
              <w:r w:rsidR="0051379B" w:rsidDel="00C23970">
                <w:rPr>
                  <w:rFonts w:cstheme="minorHAnsi"/>
                  <w:color w:val="000000" w:themeColor="text1"/>
                  <w:sz w:val="24"/>
                </w:rPr>
                <w:delText>0</w:delText>
              </w:r>
            </w:del>
            <w:r w:rsidR="00362A53" w:rsidRPr="003E3089">
              <w:rPr>
                <w:rFonts w:cstheme="minorHAnsi"/>
                <w:color w:val="000000" w:themeColor="text1"/>
                <w:sz w:val="24"/>
              </w:rPr>
              <w:t xml:space="preserve"> / 216</w:t>
            </w:r>
          </w:p>
        </w:tc>
        <w:tc>
          <w:tcPr>
            <w:tcW w:w="0" w:type="auto"/>
          </w:tcPr>
          <w:p w14:paraId="3AE1CF3D" w14:textId="1197B86A"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60" w:author="Mike Black" w:date="2023-04-05T09:13:00Z">
              <w:r>
                <w:rPr>
                  <w:rFonts w:cstheme="minorHAnsi"/>
                  <w:color w:val="000000" w:themeColor="text1"/>
                  <w:sz w:val="24"/>
                </w:rPr>
                <w:t>0</w:t>
              </w:r>
            </w:ins>
            <w:del w:id="261" w:author="Mike Black" w:date="2023-04-05T09:13:00Z">
              <w:r w:rsidR="0051379B" w:rsidDel="00BB6095">
                <w:rPr>
                  <w:rFonts w:cstheme="minorHAnsi"/>
                  <w:color w:val="000000" w:themeColor="text1"/>
                  <w:sz w:val="24"/>
                </w:rPr>
                <w:delText>84</w:delText>
              </w:r>
            </w:del>
            <w:r w:rsidR="00362A53" w:rsidRPr="003E3089">
              <w:rPr>
                <w:rFonts w:cstheme="minorHAnsi"/>
                <w:color w:val="000000" w:themeColor="text1"/>
                <w:sz w:val="24"/>
              </w:rPr>
              <w:t xml:space="preserve"> / 216</w:t>
            </w:r>
          </w:p>
        </w:tc>
      </w:tr>
      <w:tr w:rsidR="00950992" w:rsidRPr="003E3089" w14:paraId="356FB3B2"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3312FDBC"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Sensitivity</w:t>
            </w:r>
          </w:p>
        </w:tc>
        <w:tc>
          <w:tcPr>
            <w:tcW w:w="1114" w:type="dxa"/>
          </w:tcPr>
          <w:p w14:paraId="7A9CDD2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6EDD026C" w14:textId="6B95F6A5"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2FB2E0BF" w14:textId="64374743"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7C64CE6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42506A5E" w14:textId="28749312"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r>
    </w:tbl>
    <w:p w14:paraId="29711BFD" w14:textId="3AED4267" w:rsidR="00F26A81" w:rsidRDefault="00362A53" w:rsidP="00471DAB">
      <w:pPr>
        <w:spacing w:line="480" w:lineRule="auto"/>
        <w:jc w:val="center"/>
        <w:rPr>
          <w:rFonts w:cstheme="minorHAnsi"/>
        </w:rPr>
      </w:pPr>
      <w:r>
        <w:rPr>
          <w:rFonts w:cstheme="minorHAnsi"/>
        </w:rPr>
        <w:t xml:space="preserve">Table </w:t>
      </w:r>
      <w:ins w:id="262" w:author="Mike Black" w:date="2023-04-05T14:33:00Z">
        <w:r w:rsidR="00BE6134">
          <w:rPr>
            <w:rFonts w:cstheme="minorHAnsi"/>
          </w:rPr>
          <w:t>5</w:t>
        </w:r>
      </w:ins>
      <w:del w:id="263" w:author="Mike Black" w:date="2023-04-05T14:33:00Z">
        <w:r w:rsidDel="00BE6134">
          <w:rPr>
            <w:rFonts w:cstheme="minorHAnsi"/>
          </w:rPr>
          <w:delText>4</w:delText>
        </w:r>
      </w:del>
      <w:r>
        <w:rPr>
          <w:rFonts w:cstheme="minorHAnsi"/>
        </w:rPr>
        <w:t>. Summary of the simulated stationary phantom measurements.</w:t>
      </w:r>
    </w:p>
    <w:p w14:paraId="2DFC1070" w14:textId="64FE1599" w:rsidR="007F3F8F" w:rsidRDefault="007F3F8F" w:rsidP="003900AB">
      <w:pPr>
        <w:spacing w:line="480" w:lineRule="auto"/>
        <w:jc w:val="center"/>
        <w:rPr>
          <w:rFonts w:cstheme="minorHAnsi"/>
        </w:rPr>
      </w:pPr>
    </w:p>
    <w:p w14:paraId="028F759D" w14:textId="549FB225" w:rsidR="00272071" w:rsidRDefault="00272071" w:rsidP="003900AB">
      <w:pPr>
        <w:spacing w:line="480" w:lineRule="auto"/>
        <w:jc w:val="center"/>
        <w:rPr>
          <w:rFonts w:cstheme="minorHAnsi"/>
        </w:rPr>
      </w:pPr>
    </w:p>
    <w:p w14:paraId="0D82126F" w14:textId="5209E066" w:rsidR="00272071" w:rsidRDefault="00272071" w:rsidP="003900AB">
      <w:pPr>
        <w:spacing w:line="480" w:lineRule="auto"/>
        <w:jc w:val="center"/>
        <w:rPr>
          <w:rFonts w:cstheme="minorHAnsi"/>
        </w:rPr>
      </w:pPr>
    </w:p>
    <w:p w14:paraId="5FF28C1C" w14:textId="76F5ECF4" w:rsidR="00272071" w:rsidRDefault="00272071" w:rsidP="003900AB">
      <w:pPr>
        <w:spacing w:line="480" w:lineRule="auto"/>
        <w:jc w:val="center"/>
        <w:rPr>
          <w:rFonts w:cstheme="minorHAnsi"/>
        </w:rPr>
      </w:pPr>
    </w:p>
    <w:p w14:paraId="5390443A" w14:textId="60963B03" w:rsidR="00272071" w:rsidRDefault="00272071" w:rsidP="003900AB">
      <w:pPr>
        <w:spacing w:line="480" w:lineRule="auto"/>
        <w:jc w:val="center"/>
        <w:rPr>
          <w:rFonts w:cstheme="minorHAnsi"/>
        </w:rPr>
      </w:pPr>
    </w:p>
    <w:p w14:paraId="7E62C90A" w14:textId="2EC77481" w:rsidR="00272071" w:rsidRDefault="00272071" w:rsidP="003900AB">
      <w:pPr>
        <w:spacing w:line="480" w:lineRule="auto"/>
        <w:jc w:val="center"/>
        <w:rPr>
          <w:rFonts w:cstheme="minorHAnsi"/>
        </w:rPr>
      </w:pPr>
    </w:p>
    <w:p w14:paraId="34CD33AF" w14:textId="3F448A9B" w:rsidR="00272071" w:rsidRDefault="00272071" w:rsidP="003900AB">
      <w:pPr>
        <w:spacing w:line="480" w:lineRule="auto"/>
        <w:jc w:val="center"/>
        <w:rPr>
          <w:rFonts w:cstheme="minorHAnsi"/>
        </w:rPr>
      </w:pPr>
    </w:p>
    <w:p w14:paraId="43862178" w14:textId="1174FC32" w:rsidR="00272071" w:rsidRDefault="00272071" w:rsidP="003900AB">
      <w:pPr>
        <w:spacing w:line="480" w:lineRule="auto"/>
        <w:jc w:val="center"/>
        <w:rPr>
          <w:rFonts w:cstheme="minorHAnsi"/>
        </w:rPr>
      </w:pPr>
    </w:p>
    <w:p w14:paraId="4FFBC1E9" w14:textId="084AE6E2" w:rsidR="00272071" w:rsidRDefault="00272071" w:rsidP="003900AB">
      <w:pPr>
        <w:spacing w:line="480" w:lineRule="auto"/>
        <w:jc w:val="center"/>
        <w:rPr>
          <w:rFonts w:cstheme="minorHAnsi"/>
        </w:rPr>
      </w:pPr>
    </w:p>
    <w:p w14:paraId="3C881A68" w14:textId="08040229" w:rsidR="00272071" w:rsidRDefault="00272071" w:rsidP="003900AB">
      <w:pPr>
        <w:spacing w:line="480" w:lineRule="auto"/>
        <w:jc w:val="center"/>
        <w:rPr>
          <w:rFonts w:cstheme="minorHAnsi"/>
        </w:rPr>
      </w:pPr>
    </w:p>
    <w:p w14:paraId="1CD3A63B" w14:textId="77777777" w:rsidR="00950992" w:rsidRDefault="00950992" w:rsidP="00560284">
      <w:pPr>
        <w:spacing w:line="480" w:lineRule="auto"/>
        <w:jc w:val="center"/>
        <w:rPr>
          <w:rFonts w:cstheme="minorHAnsi"/>
        </w:rPr>
      </w:pPr>
    </w:p>
    <w:tbl>
      <w:tblPr>
        <w:tblStyle w:val="PlainTable5"/>
        <w:tblW w:w="0" w:type="auto"/>
        <w:tblLook w:val="04A0" w:firstRow="1" w:lastRow="0" w:firstColumn="1" w:lastColumn="0" w:noHBand="0" w:noVBand="1"/>
      </w:tblPr>
      <w:tblGrid>
        <w:gridCol w:w="1883"/>
        <w:gridCol w:w="1262"/>
        <w:gridCol w:w="1267"/>
        <w:gridCol w:w="1759"/>
        <w:gridCol w:w="1201"/>
        <w:gridCol w:w="1988"/>
      </w:tblGrid>
      <w:tr w:rsidR="00950992" w:rsidRPr="003E3089" w14:paraId="7D4E3C09" w14:textId="77777777" w:rsidTr="009509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3" w:type="dxa"/>
          </w:tcPr>
          <w:p w14:paraId="492C321B" w14:textId="5C7F7E4A"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lastRenderedPageBreak/>
              <w:t>Results</w:t>
            </w:r>
          </w:p>
        </w:tc>
        <w:tc>
          <w:tcPr>
            <w:tcW w:w="1262" w:type="dxa"/>
          </w:tcPr>
          <w:p w14:paraId="3F8B1F6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573FC9D1"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52E4140"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1A8A046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c>
          <w:tcPr>
            <w:tcW w:w="0" w:type="auto"/>
          </w:tcPr>
          <w:p w14:paraId="3BD88AB6"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272071" w:rsidRPr="003E3089" w14:paraId="3D4E5027"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D620FE5" w14:textId="0E5AC285"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760889F2" w14:textId="77777777" w:rsidR="00362A53" w:rsidRPr="003E3089" w:rsidRDefault="00362A53" w:rsidP="00362A53">
            <w:pPr>
              <w:jc w:val="center"/>
              <w:rPr>
                <w:rFonts w:cstheme="minorHAnsi"/>
                <w:color w:val="000000" w:themeColor="text1"/>
                <w:sz w:val="24"/>
              </w:rPr>
            </w:pPr>
          </w:p>
        </w:tc>
        <w:tc>
          <w:tcPr>
            <w:tcW w:w="0" w:type="dxa"/>
          </w:tcPr>
          <w:p w14:paraId="40A10D3D"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D85AE9B" w14:textId="5CDF271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64" w:author="Mike Black" w:date="2023-04-05T16:30:00Z">
              <w:r w:rsidRPr="003E3089" w:rsidDel="00F26A15">
                <w:rPr>
                  <w:rFonts w:cstheme="minorHAnsi"/>
                  <w:color w:val="000000" w:themeColor="text1"/>
                  <w:sz w:val="24"/>
                </w:rPr>
                <w:delText>0</w:delText>
              </w:r>
            </w:del>
          </w:p>
        </w:tc>
        <w:tc>
          <w:tcPr>
            <w:tcW w:w="0" w:type="auto"/>
          </w:tcPr>
          <w:p w14:paraId="0C885B29" w14:textId="376F94A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65" w:author="Mike Black" w:date="2023-04-05T16:30:00Z">
              <w:r w:rsidRPr="003E3089" w:rsidDel="00F26A15">
                <w:rPr>
                  <w:rFonts w:cstheme="minorHAnsi"/>
                  <w:color w:val="000000" w:themeColor="text1"/>
                  <w:sz w:val="24"/>
                </w:rPr>
                <w:delText>0</w:delText>
              </w:r>
            </w:del>
          </w:p>
        </w:tc>
        <w:tc>
          <w:tcPr>
            <w:tcW w:w="0" w:type="auto"/>
          </w:tcPr>
          <w:p w14:paraId="661DE844" w14:textId="55CD19F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del w:id="266" w:author="Mike Black" w:date="2023-04-05T16:31:00Z">
              <w:r w:rsidRPr="003E3089" w:rsidDel="00F26A15">
                <w:rPr>
                  <w:rFonts w:cstheme="minorHAnsi"/>
                  <w:color w:val="000000" w:themeColor="text1"/>
                  <w:sz w:val="24"/>
                </w:rPr>
                <w:delText>0.999</w:delText>
              </w:r>
            </w:del>
            <w:ins w:id="267" w:author="Mike Black" w:date="2023-04-05T16:31:00Z">
              <w:r w:rsidR="00F26A15">
                <w:rPr>
                  <w:rFonts w:cstheme="minorHAnsi"/>
                  <w:color w:val="000000" w:themeColor="text1"/>
                  <w:sz w:val="24"/>
                </w:rPr>
                <w:t>1.00</w:t>
              </w:r>
            </w:ins>
          </w:p>
        </w:tc>
        <w:tc>
          <w:tcPr>
            <w:tcW w:w="0" w:type="auto"/>
            <w:vMerge w:val="restart"/>
          </w:tcPr>
          <w:p w14:paraId="246477A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B948D3"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065BAE5" w14:textId="77777777" w:rsidR="00362A53" w:rsidRPr="003E3089" w:rsidRDefault="00362A53" w:rsidP="00362A53">
            <w:pPr>
              <w:jc w:val="center"/>
              <w:rPr>
                <w:rFonts w:cstheme="minorHAnsi"/>
                <w:color w:val="000000" w:themeColor="text1"/>
                <w:sz w:val="24"/>
              </w:rPr>
            </w:pPr>
          </w:p>
        </w:tc>
        <w:tc>
          <w:tcPr>
            <w:tcW w:w="1262" w:type="dxa"/>
          </w:tcPr>
          <w:p w14:paraId="59BF84A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23520ED6" w14:textId="5A66825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del w:id="268" w:author="Mike Black" w:date="2023-04-05T16:32:00Z">
              <w:r w:rsidRPr="003E3089" w:rsidDel="00F26A15">
                <w:rPr>
                  <w:rFonts w:cstheme="minorHAnsi"/>
                  <w:color w:val="000000" w:themeColor="text1"/>
                  <w:sz w:val="24"/>
                </w:rPr>
                <w:delText>4</w:delText>
              </w:r>
            </w:del>
          </w:p>
        </w:tc>
        <w:tc>
          <w:tcPr>
            <w:tcW w:w="0" w:type="auto"/>
          </w:tcPr>
          <w:p w14:paraId="1E0FE0C4" w14:textId="0AC45638"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69" w:author="Mike Black" w:date="2023-04-05T16:33:00Z">
              <w:r w:rsidR="00F26A15">
                <w:rPr>
                  <w:rFonts w:cstheme="minorHAnsi"/>
                  <w:color w:val="000000" w:themeColor="text1"/>
                  <w:sz w:val="24"/>
                </w:rPr>
                <w:t>61</w:t>
              </w:r>
            </w:ins>
            <w:del w:id="270" w:author="Mike Black" w:date="2023-04-05T16:33:00Z">
              <w:r w:rsidRPr="003E3089" w:rsidDel="00F26A15">
                <w:rPr>
                  <w:rFonts w:cstheme="minorHAnsi"/>
                  <w:color w:val="000000" w:themeColor="text1"/>
                  <w:sz w:val="24"/>
                </w:rPr>
                <w:delText>911</w:delText>
              </w:r>
            </w:del>
          </w:p>
        </w:tc>
        <w:tc>
          <w:tcPr>
            <w:tcW w:w="0" w:type="auto"/>
          </w:tcPr>
          <w:p w14:paraId="622E7B72" w14:textId="43D25FD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w:t>
            </w:r>
            <w:ins w:id="271" w:author="Mike Black" w:date="2023-04-05T16:33:00Z">
              <w:r w:rsidR="00F26A15">
                <w:rPr>
                  <w:rFonts w:cstheme="minorHAnsi"/>
                  <w:color w:val="000000" w:themeColor="text1"/>
                  <w:sz w:val="24"/>
                </w:rPr>
                <w:t>3</w:t>
              </w:r>
            </w:ins>
            <w:del w:id="272" w:author="Mike Black" w:date="2023-04-05T16:33:00Z">
              <w:r w:rsidRPr="003E3089" w:rsidDel="00F26A15">
                <w:rPr>
                  <w:rFonts w:cstheme="minorHAnsi"/>
                  <w:color w:val="000000" w:themeColor="text1"/>
                  <w:sz w:val="24"/>
                </w:rPr>
                <w:delText>97</w:delText>
              </w:r>
            </w:del>
          </w:p>
        </w:tc>
        <w:tc>
          <w:tcPr>
            <w:tcW w:w="0" w:type="auto"/>
            <w:vMerge/>
          </w:tcPr>
          <w:p w14:paraId="2C429FC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47A42734"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9F810B9" w14:textId="77777777" w:rsidR="00362A53" w:rsidRPr="003E3089" w:rsidRDefault="00362A53" w:rsidP="00362A53">
            <w:pPr>
              <w:jc w:val="center"/>
              <w:rPr>
                <w:rFonts w:cstheme="minorHAnsi"/>
                <w:color w:val="000000" w:themeColor="text1"/>
                <w:sz w:val="24"/>
              </w:rPr>
            </w:pPr>
          </w:p>
        </w:tc>
        <w:tc>
          <w:tcPr>
            <w:tcW w:w="0" w:type="dxa"/>
          </w:tcPr>
          <w:p w14:paraId="7CA65EE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15947C26" w14:textId="4FD7A1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73" w:author="Mike Black" w:date="2023-04-05T16:32:00Z">
              <w:r w:rsidR="00F26A15">
                <w:rPr>
                  <w:rFonts w:cstheme="minorHAnsi"/>
                  <w:color w:val="000000" w:themeColor="text1"/>
                  <w:sz w:val="24"/>
                </w:rPr>
                <w:t>3</w:t>
              </w:r>
            </w:ins>
            <w:del w:id="274" w:author="Mike Black" w:date="2023-04-05T16:32:00Z">
              <w:r w:rsidRPr="003E3089" w:rsidDel="00F26A15">
                <w:rPr>
                  <w:rFonts w:cstheme="minorHAnsi"/>
                  <w:color w:val="000000" w:themeColor="text1"/>
                  <w:sz w:val="24"/>
                </w:rPr>
                <w:delText>26</w:delText>
              </w:r>
            </w:del>
          </w:p>
        </w:tc>
        <w:tc>
          <w:tcPr>
            <w:tcW w:w="0" w:type="auto"/>
          </w:tcPr>
          <w:p w14:paraId="7C6B6D61" w14:textId="1768FE2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75" w:author="Mike Black" w:date="2023-04-05T16:33:00Z">
              <w:r w:rsidR="00F26A15">
                <w:rPr>
                  <w:rFonts w:cstheme="minorHAnsi"/>
                  <w:color w:val="000000" w:themeColor="text1"/>
                  <w:sz w:val="24"/>
                </w:rPr>
                <w:t>60</w:t>
              </w:r>
            </w:ins>
            <w:del w:id="276" w:author="Mike Black" w:date="2023-04-05T16:33:00Z">
              <w:r w:rsidRPr="003E3089" w:rsidDel="00F26A15">
                <w:rPr>
                  <w:rFonts w:cstheme="minorHAnsi"/>
                  <w:color w:val="000000" w:themeColor="text1"/>
                  <w:sz w:val="24"/>
                </w:rPr>
                <w:delText>843</w:delText>
              </w:r>
            </w:del>
          </w:p>
        </w:tc>
        <w:tc>
          <w:tcPr>
            <w:tcW w:w="0" w:type="auto"/>
          </w:tcPr>
          <w:p w14:paraId="40502F8E" w14:textId="0630D79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277" w:author="Mike Black" w:date="2023-04-05T16:33:00Z">
              <w:r w:rsidR="00F26A15">
                <w:rPr>
                  <w:rFonts w:cstheme="minorHAnsi"/>
                  <w:color w:val="000000" w:themeColor="text1"/>
                  <w:sz w:val="24"/>
                </w:rPr>
                <w:t>31</w:t>
              </w:r>
            </w:ins>
            <w:del w:id="278" w:author="Mike Black" w:date="2023-04-05T16:33:00Z">
              <w:r w:rsidRPr="003E3089" w:rsidDel="00F26A15">
                <w:rPr>
                  <w:rFonts w:cstheme="minorHAnsi"/>
                  <w:color w:val="000000" w:themeColor="text1"/>
                  <w:sz w:val="24"/>
                </w:rPr>
                <w:delText>266</w:delText>
              </w:r>
            </w:del>
          </w:p>
        </w:tc>
        <w:tc>
          <w:tcPr>
            <w:tcW w:w="0" w:type="auto"/>
            <w:vMerge/>
          </w:tcPr>
          <w:p w14:paraId="5F3D243D"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56B5CFF7"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7F80D712" w14:textId="77777777" w:rsidR="00362A53" w:rsidRPr="003E3089" w:rsidRDefault="00362A53" w:rsidP="00362A53">
            <w:pPr>
              <w:jc w:val="center"/>
              <w:rPr>
                <w:rFonts w:cstheme="minorHAnsi"/>
                <w:color w:val="000000" w:themeColor="text1"/>
                <w:sz w:val="24"/>
              </w:rPr>
            </w:pPr>
          </w:p>
        </w:tc>
        <w:tc>
          <w:tcPr>
            <w:tcW w:w="1262" w:type="dxa"/>
          </w:tcPr>
          <w:p w14:paraId="0CC7BDE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5CE3EFB" w14:textId="2046DD3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279" w:author="Mike Black" w:date="2023-04-05T16:31:00Z">
              <w:r w:rsidRPr="003E3089" w:rsidDel="00F26A15">
                <w:rPr>
                  <w:rFonts w:cstheme="minorHAnsi"/>
                  <w:color w:val="000000" w:themeColor="text1"/>
                  <w:sz w:val="24"/>
                </w:rPr>
                <w:delText>4</w:delText>
              </w:r>
            </w:del>
          </w:p>
        </w:tc>
        <w:tc>
          <w:tcPr>
            <w:tcW w:w="0" w:type="auto"/>
          </w:tcPr>
          <w:p w14:paraId="34531620" w14:textId="4170BDD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280" w:author="Mike Black" w:date="2023-04-05T16:31:00Z">
              <w:r w:rsidRPr="003E3089" w:rsidDel="00F26A15">
                <w:rPr>
                  <w:rFonts w:cstheme="minorHAnsi"/>
                  <w:color w:val="000000" w:themeColor="text1"/>
                  <w:sz w:val="24"/>
                </w:rPr>
                <w:delText>6</w:delText>
              </w:r>
            </w:del>
          </w:p>
        </w:tc>
        <w:tc>
          <w:tcPr>
            <w:tcW w:w="0" w:type="auto"/>
          </w:tcPr>
          <w:p w14:paraId="72849586" w14:textId="4521CCC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1.05</w:t>
            </w:r>
            <w:del w:id="281" w:author="Mike Black" w:date="2023-04-05T16:31:00Z">
              <w:r w:rsidRPr="003E3089" w:rsidDel="00F26A15">
                <w:rPr>
                  <w:rFonts w:cstheme="minorHAnsi"/>
                  <w:color w:val="000000" w:themeColor="text1"/>
                  <w:sz w:val="24"/>
                </w:rPr>
                <w:delText>3</w:delText>
              </w:r>
            </w:del>
          </w:p>
        </w:tc>
        <w:tc>
          <w:tcPr>
            <w:tcW w:w="0" w:type="auto"/>
            <w:vMerge/>
          </w:tcPr>
          <w:p w14:paraId="636935F5"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6E10959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C1C1F36" w14:textId="77777777" w:rsidR="00362A53" w:rsidRPr="003E3089" w:rsidRDefault="00362A53" w:rsidP="00362A53">
            <w:pPr>
              <w:jc w:val="center"/>
              <w:rPr>
                <w:rFonts w:cstheme="minorHAnsi"/>
                <w:color w:val="000000" w:themeColor="text1"/>
                <w:sz w:val="24"/>
              </w:rPr>
            </w:pPr>
          </w:p>
        </w:tc>
        <w:tc>
          <w:tcPr>
            <w:tcW w:w="0" w:type="dxa"/>
          </w:tcPr>
          <w:p w14:paraId="7DE62937"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1C81194" w14:textId="6BF9844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82" w:author="Mike Black" w:date="2023-04-05T16:32:00Z">
              <w:r w:rsidR="00F26A15">
                <w:rPr>
                  <w:rFonts w:cstheme="minorHAnsi"/>
                  <w:color w:val="000000" w:themeColor="text1"/>
                  <w:sz w:val="24"/>
                </w:rPr>
                <w:t>10</w:t>
              </w:r>
            </w:ins>
            <w:del w:id="283" w:author="Mike Black" w:date="2023-04-05T16:32:00Z">
              <w:r w:rsidRPr="003E3089" w:rsidDel="00F26A15">
                <w:rPr>
                  <w:rFonts w:cstheme="minorHAnsi"/>
                  <w:color w:val="000000" w:themeColor="text1"/>
                  <w:sz w:val="24"/>
                </w:rPr>
                <w:delText>0</w:delText>
              </w:r>
            </w:del>
            <w:del w:id="284" w:author="Mike Black" w:date="2023-04-05T16:31:00Z">
              <w:r w:rsidRPr="003E3089" w:rsidDel="00F26A15">
                <w:rPr>
                  <w:rFonts w:cstheme="minorHAnsi"/>
                  <w:color w:val="000000" w:themeColor="text1"/>
                  <w:sz w:val="24"/>
                </w:rPr>
                <w:delText>96</w:delText>
              </w:r>
            </w:del>
          </w:p>
        </w:tc>
        <w:tc>
          <w:tcPr>
            <w:tcW w:w="0" w:type="auto"/>
          </w:tcPr>
          <w:p w14:paraId="73571223" w14:textId="581B616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85" w:author="Mike Black" w:date="2023-04-05T16:32:00Z">
              <w:r w:rsidR="00F26A15">
                <w:rPr>
                  <w:rFonts w:cstheme="minorHAnsi"/>
                  <w:color w:val="000000" w:themeColor="text1"/>
                  <w:sz w:val="24"/>
                </w:rPr>
                <w:t>11</w:t>
              </w:r>
            </w:ins>
            <w:del w:id="286" w:author="Mike Black" w:date="2023-04-05T16:32:00Z">
              <w:r w:rsidRPr="003E3089" w:rsidDel="00F26A15">
                <w:rPr>
                  <w:rFonts w:cstheme="minorHAnsi"/>
                  <w:color w:val="000000" w:themeColor="text1"/>
                  <w:sz w:val="24"/>
                </w:rPr>
                <w:delText>003</w:delText>
              </w:r>
            </w:del>
          </w:p>
        </w:tc>
        <w:tc>
          <w:tcPr>
            <w:tcW w:w="0" w:type="auto"/>
          </w:tcPr>
          <w:p w14:paraId="6E5FAB78" w14:textId="3294179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87" w:author="Mike Black" w:date="2023-04-05T16:32:00Z">
              <w:r w:rsidR="00F26A15">
                <w:rPr>
                  <w:rFonts w:cstheme="minorHAnsi"/>
                  <w:color w:val="000000" w:themeColor="text1"/>
                  <w:sz w:val="24"/>
                </w:rPr>
                <w:t>9</w:t>
              </w:r>
            </w:ins>
            <w:del w:id="288" w:author="Mike Black" w:date="2023-04-05T16:32:00Z">
              <w:r w:rsidRPr="003E3089" w:rsidDel="00F26A15">
                <w:rPr>
                  <w:rFonts w:cstheme="minorHAnsi"/>
                  <w:color w:val="000000" w:themeColor="text1"/>
                  <w:sz w:val="24"/>
                </w:rPr>
                <w:delText>22</w:delText>
              </w:r>
            </w:del>
          </w:p>
        </w:tc>
        <w:tc>
          <w:tcPr>
            <w:tcW w:w="0" w:type="auto"/>
            <w:vMerge/>
          </w:tcPr>
          <w:p w14:paraId="67421AF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875334B"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val="restart"/>
          </w:tcPr>
          <w:p w14:paraId="0D47E6B3" w14:textId="591CA18B"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1A6A2BE2" w14:textId="77777777" w:rsidR="00362A53" w:rsidRPr="003E3089" w:rsidRDefault="00362A53" w:rsidP="00362A53">
            <w:pPr>
              <w:jc w:val="center"/>
              <w:rPr>
                <w:rFonts w:cstheme="minorHAnsi"/>
                <w:color w:val="000000" w:themeColor="text1"/>
                <w:sz w:val="24"/>
              </w:rPr>
            </w:pPr>
          </w:p>
        </w:tc>
        <w:tc>
          <w:tcPr>
            <w:tcW w:w="1262" w:type="dxa"/>
          </w:tcPr>
          <w:p w14:paraId="7622422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B51F10C" w14:textId="74F9FA7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289" w:author="Mike Black" w:date="2023-04-05T16:31:00Z">
              <w:r w:rsidRPr="003E3089" w:rsidDel="00F26A15">
                <w:rPr>
                  <w:rFonts w:cstheme="minorHAnsi"/>
                  <w:color w:val="000000" w:themeColor="text1"/>
                  <w:sz w:val="24"/>
                </w:rPr>
                <w:delText>2</w:delText>
              </w:r>
            </w:del>
          </w:p>
        </w:tc>
        <w:tc>
          <w:tcPr>
            <w:tcW w:w="0" w:type="auto"/>
          </w:tcPr>
          <w:p w14:paraId="31992975" w14:textId="3C8B9108"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290" w:author="Mike Black" w:date="2023-04-05T16:31:00Z">
              <w:r w:rsidR="00F26A15">
                <w:rPr>
                  <w:rFonts w:cstheme="minorHAnsi"/>
                  <w:color w:val="000000" w:themeColor="text1"/>
                  <w:sz w:val="24"/>
                </w:rPr>
                <w:t>9</w:t>
              </w:r>
            </w:ins>
            <w:del w:id="291" w:author="Mike Black" w:date="2023-04-05T16:31:00Z">
              <w:r w:rsidRPr="003E3089" w:rsidDel="00F26A15">
                <w:rPr>
                  <w:rFonts w:cstheme="minorHAnsi"/>
                  <w:color w:val="000000" w:themeColor="text1"/>
                  <w:sz w:val="24"/>
                </w:rPr>
                <w:delText>89</w:delText>
              </w:r>
            </w:del>
          </w:p>
        </w:tc>
        <w:tc>
          <w:tcPr>
            <w:tcW w:w="0" w:type="auto"/>
          </w:tcPr>
          <w:p w14:paraId="5BD84E03" w14:textId="47EF96F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292" w:author="Mike Black" w:date="2023-04-05T16:31:00Z">
              <w:r w:rsidR="00F26A15">
                <w:rPr>
                  <w:rFonts w:cstheme="minorHAnsi"/>
                  <w:color w:val="000000" w:themeColor="text1"/>
                  <w:sz w:val="24"/>
                </w:rPr>
                <w:t>5</w:t>
              </w:r>
            </w:ins>
            <w:del w:id="293" w:author="Mike Black" w:date="2023-04-05T16:31:00Z">
              <w:r w:rsidRPr="003E3089" w:rsidDel="00F26A15">
                <w:rPr>
                  <w:rFonts w:cstheme="minorHAnsi"/>
                  <w:color w:val="000000" w:themeColor="text1"/>
                  <w:sz w:val="24"/>
                </w:rPr>
                <w:delText>48</w:delText>
              </w:r>
            </w:del>
          </w:p>
        </w:tc>
        <w:tc>
          <w:tcPr>
            <w:tcW w:w="0" w:type="auto"/>
            <w:vMerge/>
          </w:tcPr>
          <w:p w14:paraId="1435A122"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34780F6"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C33425E" w14:textId="77777777" w:rsidR="00362A53" w:rsidRPr="003E3089" w:rsidRDefault="00362A53" w:rsidP="00362A53">
            <w:pPr>
              <w:jc w:val="center"/>
              <w:rPr>
                <w:rFonts w:cstheme="minorHAnsi"/>
                <w:color w:val="000000" w:themeColor="text1"/>
                <w:sz w:val="24"/>
              </w:rPr>
            </w:pPr>
          </w:p>
        </w:tc>
        <w:tc>
          <w:tcPr>
            <w:tcW w:w="0" w:type="dxa"/>
          </w:tcPr>
          <w:p w14:paraId="4585D56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3A57E426" w14:textId="5AC5C8E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0.51</w:t>
            </w:r>
            <w:del w:id="294" w:author="Mike Black" w:date="2023-04-05T16:33:00Z">
              <w:r w:rsidRPr="003E3089" w:rsidDel="00F26A15">
                <w:rPr>
                  <w:rFonts w:cstheme="minorHAnsi"/>
                  <w:color w:val="000000" w:themeColor="text1"/>
                  <w:sz w:val="24"/>
                </w:rPr>
                <w:delText>0</w:delText>
              </w:r>
            </w:del>
          </w:p>
        </w:tc>
        <w:tc>
          <w:tcPr>
            <w:tcW w:w="0" w:type="auto"/>
          </w:tcPr>
          <w:p w14:paraId="58D84D96" w14:textId="200B3E7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95" w:author="Mike Black" w:date="2023-04-05T16:33:00Z">
              <w:r w:rsidR="00F26A15">
                <w:rPr>
                  <w:rFonts w:cstheme="minorHAnsi"/>
                  <w:color w:val="000000" w:themeColor="text1"/>
                  <w:sz w:val="24"/>
                </w:rPr>
                <w:t>58</w:t>
              </w:r>
            </w:ins>
            <w:del w:id="296" w:author="Mike Black" w:date="2023-04-05T16:33:00Z">
              <w:r w:rsidRPr="003E3089" w:rsidDel="00F26A15">
                <w:rPr>
                  <w:rFonts w:cstheme="minorHAnsi"/>
                  <w:color w:val="000000" w:themeColor="text1"/>
                  <w:sz w:val="24"/>
                </w:rPr>
                <w:delText>629</w:delText>
              </w:r>
            </w:del>
          </w:p>
        </w:tc>
        <w:tc>
          <w:tcPr>
            <w:tcW w:w="0" w:type="auto"/>
          </w:tcPr>
          <w:p w14:paraId="7D254DC7" w14:textId="1A89CA8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ins w:id="297" w:author="Mike Black" w:date="2023-04-05T16:33:00Z">
              <w:r w:rsidR="00F26A15">
                <w:rPr>
                  <w:rFonts w:cstheme="minorHAnsi"/>
                  <w:color w:val="000000" w:themeColor="text1"/>
                  <w:sz w:val="24"/>
                </w:rPr>
                <w:t>94</w:t>
              </w:r>
            </w:ins>
            <w:del w:id="298" w:author="Mike Black" w:date="2023-04-05T16:33:00Z">
              <w:r w:rsidRPr="003E3089" w:rsidDel="00F26A15">
                <w:rPr>
                  <w:rFonts w:cstheme="minorHAnsi"/>
                  <w:color w:val="000000" w:themeColor="text1"/>
                  <w:sz w:val="24"/>
                </w:rPr>
                <w:delText>822</w:delText>
              </w:r>
            </w:del>
          </w:p>
        </w:tc>
        <w:tc>
          <w:tcPr>
            <w:tcW w:w="0" w:type="auto"/>
            <w:vMerge/>
          </w:tcPr>
          <w:p w14:paraId="1B25C6C7"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05E086"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92B077A" w14:textId="77777777" w:rsidR="00362A53" w:rsidRPr="003E3089" w:rsidRDefault="00362A53" w:rsidP="00362A53">
            <w:pPr>
              <w:jc w:val="center"/>
              <w:rPr>
                <w:rFonts w:cstheme="minorHAnsi"/>
                <w:color w:val="000000" w:themeColor="text1"/>
                <w:sz w:val="24"/>
              </w:rPr>
            </w:pPr>
          </w:p>
        </w:tc>
        <w:tc>
          <w:tcPr>
            <w:tcW w:w="1262" w:type="dxa"/>
          </w:tcPr>
          <w:p w14:paraId="42CAB04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4DA8A22" w14:textId="00216F0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299" w:author="Mike Black" w:date="2023-04-05T16:33:00Z">
              <w:r w:rsidR="00F26A15">
                <w:rPr>
                  <w:rFonts w:cstheme="minorHAnsi"/>
                  <w:color w:val="000000" w:themeColor="text1"/>
                  <w:sz w:val="24"/>
                </w:rPr>
                <w:t>50</w:t>
              </w:r>
            </w:ins>
            <w:del w:id="300" w:author="Mike Black" w:date="2023-04-05T16:33:00Z">
              <w:r w:rsidRPr="003E3089" w:rsidDel="00F26A15">
                <w:rPr>
                  <w:rFonts w:cstheme="minorHAnsi"/>
                  <w:color w:val="000000" w:themeColor="text1"/>
                  <w:sz w:val="24"/>
                </w:rPr>
                <w:delText>499</w:delText>
              </w:r>
            </w:del>
          </w:p>
        </w:tc>
        <w:tc>
          <w:tcPr>
            <w:tcW w:w="0" w:type="auto"/>
          </w:tcPr>
          <w:p w14:paraId="7EF22678" w14:textId="0F1C378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w:t>
            </w:r>
            <w:ins w:id="301" w:author="Mike Black" w:date="2023-04-05T16:33:00Z">
              <w:r w:rsidR="00F26A15">
                <w:rPr>
                  <w:rFonts w:cstheme="minorHAnsi"/>
                  <w:color w:val="000000" w:themeColor="text1"/>
                  <w:sz w:val="24"/>
                </w:rPr>
                <w:t>7</w:t>
              </w:r>
            </w:ins>
            <w:del w:id="302" w:author="Mike Black" w:date="2023-04-05T16:33:00Z">
              <w:r w:rsidRPr="003E3089" w:rsidDel="00F26A15">
                <w:rPr>
                  <w:rFonts w:cstheme="minorHAnsi"/>
                  <w:color w:val="000000" w:themeColor="text1"/>
                  <w:sz w:val="24"/>
                </w:rPr>
                <w:delText>75</w:delText>
              </w:r>
            </w:del>
          </w:p>
        </w:tc>
        <w:tc>
          <w:tcPr>
            <w:tcW w:w="0" w:type="auto"/>
          </w:tcPr>
          <w:p w14:paraId="2ABACDFE" w14:textId="0E2555B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ins w:id="303" w:author="Mike Black" w:date="2023-04-05T16:33:00Z">
              <w:r w:rsidR="00F26A15">
                <w:rPr>
                  <w:rFonts w:cstheme="minorHAnsi"/>
                  <w:color w:val="000000" w:themeColor="text1"/>
                  <w:sz w:val="24"/>
                </w:rPr>
                <w:t>24</w:t>
              </w:r>
            </w:ins>
            <w:del w:id="304" w:author="Mike Black" w:date="2023-04-05T16:33:00Z">
              <w:r w:rsidRPr="003E3089" w:rsidDel="00F26A15">
                <w:rPr>
                  <w:rFonts w:cstheme="minorHAnsi"/>
                  <w:color w:val="000000" w:themeColor="text1"/>
                  <w:sz w:val="24"/>
                </w:rPr>
                <w:delText>44</w:delText>
              </w:r>
            </w:del>
          </w:p>
        </w:tc>
        <w:tc>
          <w:tcPr>
            <w:tcW w:w="0" w:type="auto"/>
            <w:vMerge/>
          </w:tcPr>
          <w:p w14:paraId="5B7D619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CBFE0B1"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39681D5" w14:textId="77777777" w:rsidR="00362A53" w:rsidRPr="003E3089" w:rsidRDefault="00362A53" w:rsidP="00362A53">
            <w:pPr>
              <w:jc w:val="center"/>
              <w:rPr>
                <w:rFonts w:cstheme="minorHAnsi"/>
                <w:color w:val="000000" w:themeColor="text1"/>
                <w:sz w:val="24"/>
              </w:rPr>
            </w:pPr>
          </w:p>
        </w:tc>
        <w:tc>
          <w:tcPr>
            <w:tcW w:w="0" w:type="dxa"/>
          </w:tcPr>
          <w:p w14:paraId="5FFF8F2F"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A24F0DD" w14:textId="6E6E71A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05" w:author="Mike Black" w:date="2023-04-05T16:32:00Z">
              <w:r w:rsidR="00F26A15">
                <w:rPr>
                  <w:rFonts w:cstheme="minorHAnsi"/>
                  <w:color w:val="000000" w:themeColor="text1"/>
                  <w:sz w:val="24"/>
                </w:rPr>
                <w:t>2</w:t>
              </w:r>
            </w:ins>
            <w:del w:id="306" w:author="Mike Black" w:date="2023-04-05T16:32:00Z">
              <w:r w:rsidRPr="003E3089" w:rsidDel="00F26A15">
                <w:rPr>
                  <w:rFonts w:cstheme="minorHAnsi"/>
                  <w:color w:val="000000" w:themeColor="text1"/>
                  <w:sz w:val="24"/>
                </w:rPr>
                <w:delText>16</w:delText>
              </w:r>
            </w:del>
          </w:p>
        </w:tc>
        <w:tc>
          <w:tcPr>
            <w:tcW w:w="0" w:type="auto"/>
          </w:tcPr>
          <w:p w14:paraId="2639329E" w14:textId="7F3E3E6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07" w:author="Mike Black" w:date="2023-04-05T16:32:00Z">
              <w:r w:rsidR="00F26A15">
                <w:rPr>
                  <w:rFonts w:cstheme="minorHAnsi"/>
                  <w:color w:val="000000" w:themeColor="text1"/>
                  <w:sz w:val="24"/>
                </w:rPr>
                <w:t>2</w:t>
              </w:r>
            </w:ins>
            <w:del w:id="308" w:author="Mike Black" w:date="2023-04-05T16:32:00Z">
              <w:r w:rsidRPr="003E3089" w:rsidDel="00F26A15">
                <w:rPr>
                  <w:rFonts w:cstheme="minorHAnsi"/>
                  <w:color w:val="000000" w:themeColor="text1"/>
                  <w:sz w:val="24"/>
                </w:rPr>
                <w:delText>42</w:delText>
              </w:r>
            </w:del>
          </w:p>
        </w:tc>
        <w:tc>
          <w:tcPr>
            <w:tcW w:w="0" w:type="auto"/>
          </w:tcPr>
          <w:p w14:paraId="7B579330" w14:textId="4749B9D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309" w:author="Mike Black" w:date="2023-04-05T16:32:00Z">
              <w:r w:rsidR="00F26A15">
                <w:rPr>
                  <w:rFonts w:cstheme="minorHAnsi"/>
                  <w:color w:val="000000" w:themeColor="text1"/>
                  <w:sz w:val="24"/>
                </w:rPr>
                <w:t>3</w:t>
              </w:r>
            </w:ins>
            <w:del w:id="310" w:author="Mike Black" w:date="2023-04-05T16:32:00Z">
              <w:r w:rsidRPr="003E3089" w:rsidDel="00F26A15">
                <w:rPr>
                  <w:rFonts w:cstheme="minorHAnsi"/>
                  <w:color w:val="000000" w:themeColor="text1"/>
                  <w:sz w:val="24"/>
                </w:rPr>
                <w:delText>89</w:delText>
              </w:r>
            </w:del>
          </w:p>
        </w:tc>
        <w:tc>
          <w:tcPr>
            <w:tcW w:w="0" w:type="auto"/>
            <w:vMerge/>
          </w:tcPr>
          <w:p w14:paraId="69B696B1"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3F60671A"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81B985B" w14:textId="77777777" w:rsidR="00362A53" w:rsidRPr="003E3089" w:rsidRDefault="00362A53" w:rsidP="00362A53">
            <w:pPr>
              <w:jc w:val="center"/>
              <w:rPr>
                <w:rFonts w:cstheme="minorHAnsi"/>
                <w:color w:val="000000" w:themeColor="text1"/>
                <w:sz w:val="24"/>
              </w:rPr>
            </w:pPr>
          </w:p>
        </w:tc>
        <w:tc>
          <w:tcPr>
            <w:tcW w:w="1262" w:type="dxa"/>
          </w:tcPr>
          <w:p w14:paraId="25B09B6D"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3475934" w14:textId="1133D29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-0.02</w:t>
            </w:r>
            <w:del w:id="311" w:author="Mike Black" w:date="2023-04-05T16:32:00Z">
              <w:r w:rsidRPr="003E3089" w:rsidDel="00F26A15">
                <w:rPr>
                  <w:rFonts w:cstheme="minorHAnsi"/>
                  <w:color w:val="000000" w:themeColor="text1"/>
                  <w:sz w:val="24"/>
                </w:rPr>
                <w:delText>3</w:delText>
              </w:r>
            </w:del>
          </w:p>
        </w:tc>
        <w:tc>
          <w:tcPr>
            <w:tcW w:w="0" w:type="auto"/>
          </w:tcPr>
          <w:p w14:paraId="6335C0A2" w14:textId="6C82BCE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312" w:author="Mike Black" w:date="2023-04-05T16:32:00Z">
              <w:r w:rsidR="00F26A15">
                <w:rPr>
                  <w:rFonts w:cstheme="minorHAnsi"/>
                  <w:color w:val="000000" w:themeColor="text1"/>
                  <w:sz w:val="24"/>
                </w:rPr>
                <w:t>3</w:t>
              </w:r>
            </w:ins>
            <w:del w:id="313" w:author="Mike Black" w:date="2023-04-05T16:32:00Z">
              <w:r w:rsidRPr="003E3089" w:rsidDel="00F26A15">
                <w:rPr>
                  <w:rFonts w:cstheme="minorHAnsi"/>
                  <w:color w:val="000000" w:themeColor="text1"/>
                  <w:sz w:val="24"/>
                </w:rPr>
                <w:delText>80</w:delText>
              </w:r>
            </w:del>
          </w:p>
        </w:tc>
        <w:tc>
          <w:tcPr>
            <w:tcW w:w="0" w:type="auto"/>
          </w:tcPr>
          <w:p w14:paraId="202BEF28" w14:textId="05F62AE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314" w:author="Mike Black" w:date="2023-04-05T16:32:00Z">
              <w:r w:rsidR="00F26A15">
                <w:rPr>
                  <w:rFonts w:cstheme="minorHAnsi"/>
                  <w:color w:val="000000" w:themeColor="text1"/>
                  <w:sz w:val="24"/>
                </w:rPr>
                <w:t>57</w:t>
              </w:r>
            </w:ins>
            <w:del w:id="315" w:author="Mike Black" w:date="2023-04-05T16:32:00Z">
              <w:r w:rsidRPr="003E3089" w:rsidDel="00F26A15">
                <w:rPr>
                  <w:rFonts w:cstheme="minorHAnsi"/>
                  <w:color w:val="000000" w:themeColor="text1"/>
                  <w:sz w:val="24"/>
                </w:rPr>
                <w:delText>706</w:delText>
              </w:r>
            </w:del>
          </w:p>
        </w:tc>
        <w:tc>
          <w:tcPr>
            <w:tcW w:w="0" w:type="auto"/>
            <w:vMerge/>
          </w:tcPr>
          <w:p w14:paraId="5082960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7BB509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76F5A9F"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Reproducibility</w:t>
            </w:r>
          </w:p>
          <w:p w14:paraId="05F482AC" w14:textId="77777777" w:rsidR="00362A53" w:rsidRPr="003E3089" w:rsidRDefault="00362A53" w:rsidP="00362A53">
            <w:pPr>
              <w:jc w:val="center"/>
              <w:rPr>
                <w:rFonts w:cstheme="minorHAnsi"/>
                <w:color w:val="000000" w:themeColor="text1"/>
                <w:sz w:val="24"/>
              </w:rPr>
            </w:pPr>
          </w:p>
        </w:tc>
        <w:tc>
          <w:tcPr>
            <w:tcW w:w="0" w:type="dxa"/>
          </w:tcPr>
          <w:p w14:paraId="1045AC2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5BEAC37D" w14:textId="54AB974A"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16" w:author="Mike Black" w:date="2023-04-05T16:35:00Z">
              <w:r>
                <w:rPr>
                  <w:rFonts w:cstheme="minorHAnsi"/>
                  <w:color w:val="000000" w:themeColor="text1"/>
                  <w:sz w:val="24"/>
                </w:rPr>
                <w:t>1.00</w:t>
              </w:r>
            </w:ins>
            <w:del w:id="317" w:author="Mike Black" w:date="2023-04-05T16:35:00Z">
              <w:r w:rsidR="00362A53" w:rsidRPr="003E3089" w:rsidDel="00F26A15">
                <w:rPr>
                  <w:rFonts w:cstheme="minorHAnsi"/>
                  <w:color w:val="000000" w:themeColor="text1"/>
                  <w:sz w:val="24"/>
                </w:rPr>
                <w:delText>0.999</w:delText>
              </w:r>
            </w:del>
          </w:p>
        </w:tc>
        <w:tc>
          <w:tcPr>
            <w:tcW w:w="0" w:type="auto"/>
          </w:tcPr>
          <w:p w14:paraId="585A7264" w14:textId="26A8B7A4"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18" w:author="Mike Black" w:date="2023-04-05T16:35:00Z">
              <w:r>
                <w:rPr>
                  <w:rFonts w:cstheme="minorHAnsi"/>
                  <w:color w:val="000000" w:themeColor="text1"/>
                  <w:sz w:val="24"/>
                </w:rPr>
                <w:t>1.00</w:t>
              </w:r>
            </w:ins>
            <w:del w:id="319" w:author="Mike Black" w:date="2023-04-05T16:35:00Z">
              <w:r w:rsidR="00362A53" w:rsidRPr="003E3089" w:rsidDel="00F26A15">
                <w:rPr>
                  <w:rFonts w:cstheme="minorHAnsi"/>
                  <w:color w:val="000000" w:themeColor="text1"/>
                  <w:sz w:val="24"/>
                </w:rPr>
                <w:delText>0.999</w:delText>
              </w:r>
            </w:del>
          </w:p>
        </w:tc>
        <w:tc>
          <w:tcPr>
            <w:tcW w:w="0" w:type="auto"/>
          </w:tcPr>
          <w:p w14:paraId="20E35A52" w14:textId="615EA78F" w:rsidR="00362A53" w:rsidRPr="003E3089" w:rsidRDefault="00F26A1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20" w:author="Mike Black" w:date="2023-04-05T16:35:00Z">
              <w:r>
                <w:rPr>
                  <w:rFonts w:cstheme="minorHAnsi"/>
                  <w:color w:val="000000" w:themeColor="text1"/>
                  <w:sz w:val="24"/>
                </w:rPr>
                <w:t>1.00</w:t>
              </w:r>
            </w:ins>
            <w:del w:id="321" w:author="Mike Black" w:date="2023-04-05T16:35:00Z">
              <w:r w:rsidR="00362A53" w:rsidRPr="003E3089" w:rsidDel="00F26A15">
                <w:rPr>
                  <w:rFonts w:cstheme="minorHAnsi"/>
                  <w:color w:val="000000" w:themeColor="text1"/>
                  <w:sz w:val="24"/>
                </w:rPr>
                <w:delText>0.998</w:delText>
              </w:r>
            </w:del>
          </w:p>
        </w:tc>
        <w:tc>
          <w:tcPr>
            <w:tcW w:w="0" w:type="auto"/>
          </w:tcPr>
          <w:p w14:paraId="4D0CB628" w14:textId="348A177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322" w:author="Mike Black" w:date="2023-04-05T16:35:00Z">
              <w:r w:rsidR="00F26A15">
                <w:rPr>
                  <w:rFonts w:cstheme="minorHAnsi"/>
                  <w:color w:val="000000" w:themeColor="text1"/>
                  <w:sz w:val="24"/>
                </w:rPr>
                <w:t>6</w:t>
              </w:r>
            </w:ins>
            <w:del w:id="323" w:author="Mike Black" w:date="2023-04-05T16:35:00Z">
              <w:r w:rsidRPr="003E3089" w:rsidDel="00F26A15">
                <w:rPr>
                  <w:rFonts w:cstheme="minorHAnsi"/>
                  <w:color w:val="000000" w:themeColor="text1"/>
                  <w:sz w:val="24"/>
                </w:rPr>
                <w:delText>87</w:delText>
              </w:r>
            </w:del>
          </w:p>
        </w:tc>
      </w:tr>
      <w:tr w:rsidR="00950992" w:rsidRPr="003E3089" w14:paraId="117E4F11"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6B396B34" w14:textId="77777777" w:rsidR="00362A53" w:rsidRPr="003E3089" w:rsidRDefault="00362A53" w:rsidP="00362A53">
            <w:pPr>
              <w:jc w:val="center"/>
              <w:rPr>
                <w:rFonts w:cstheme="minorHAnsi"/>
                <w:color w:val="000000" w:themeColor="text1"/>
                <w:sz w:val="24"/>
              </w:rPr>
            </w:pPr>
          </w:p>
        </w:tc>
        <w:tc>
          <w:tcPr>
            <w:tcW w:w="1262" w:type="dxa"/>
          </w:tcPr>
          <w:p w14:paraId="14D29AA9"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84071B" w14:textId="5E7EEE4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324" w:author="Mike Black" w:date="2023-04-05T17:08:00Z">
              <w:r w:rsidRPr="003E3089" w:rsidDel="001C535A">
                <w:rPr>
                  <w:rFonts w:cstheme="minorHAnsi"/>
                  <w:color w:val="000000" w:themeColor="text1"/>
                  <w:sz w:val="24"/>
                </w:rPr>
                <w:delText>4</w:delText>
              </w:r>
            </w:del>
          </w:p>
        </w:tc>
        <w:tc>
          <w:tcPr>
            <w:tcW w:w="0" w:type="auto"/>
          </w:tcPr>
          <w:p w14:paraId="5A117C1C" w14:textId="0F161EE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25" w:author="Mike Black" w:date="2023-04-05T17:08:00Z">
              <w:r w:rsidR="001C535A">
                <w:rPr>
                  <w:rFonts w:cstheme="minorHAnsi"/>
                  <w:color w:val="000000" w:themeColor="text1"/>
                  <w:sz w:val="24"/>
                </w:rPr>
                <w:t>3</w:t>
              </w:r>
            </w:ins>
            <w:del w:id="326" w:author="Mike Black" w:date="2023-04-05T17:08:00Z">
              <w:r w:rsidRPr="003E3089" w:rsidDel="001C535A">
                <w:rPr>
                  <w:rFonts w:cstheme="minorHAnsi"/>
                  <w:color w:val="000000" w:themeColor="text1"/>
                  <w:sz w:val="24"/>
                </w:rPr>
                <w:delText>19</w:delText>
              </w:r>
            </w:del>
          </w:p>
        </w:tc>
        <w:tc>
          <w:tcPr>
            <w:tcW w:w="0" w:type="auto"/>
          </w:tcPr>
          <w:p w14:paraId="6BD32E30" w14:textId="5451A28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327" w:author="Mike Black" w:date="2023-04-05T17:08:00Z">
              <w:r w:rsidR="001C535A">
                <w:rPr>
                  <w:rFonts w:cstheme="minorHAnsi"/>
                  <w:color w:val="000000" w:themeColor="text1"/>
                  <w:sz w:val="24"/>
                </w:rPr>
                <w:t>74</w:t>
              </w:r>
            </w:ins>
            <w:del w:id="328" w:author="Mike Black" w:date="2023-04-05T17:08:00Z">
              <w:r w:rsidRPr="003E3089" w:rsidDel="001C535A">
                <w:rPr>
                  <w:rFonts w:cstheme="minorHAnsi"/>
                  <w:color w:val="000000" w:themeColor="text1"/>
                  <w:sz w:val="24"/>
                </w:rPr>
                <w:delText>948</w:delText>
              </w:r>
            </w:del>
          </w:p>
        </w:tc>
        <w:tc>
          <w:tcPr>
            <w:tcW w:w="0" w:type="auto"/>
          </w:tcPr>
          <w:p w14:paraId="1F9FD67C" w14:textId="09CC2E4E"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29" w:author="Mike Black" w:date="2023-04-05T17:08:00Z">
              <w:r>
                <w:rPr>
                  <w:rFonts w:cstheme="minorHAnsi"/>
                  <w:color w:val="000000" w:themeColor="text1"/>
                  <w:sz w:val="24"/>
                </w:rPr>
                <w:t>25.97</w:t>
              </w:r>
            </w:ins>
            <w:del w:id="330" w:author="Mike Black" w:date="2023-04-05T17:08:00Z">
              <w:r w:rsidR="00362A53" w:rsidRPr="003E3089" w:rsidDel="001C535A">
                <w:rPr>
                  <w:rFonts w:cstheme="minorHAnsi"/>
                  <w:color w:val="000000" w:themeColor="text1"/>
                  <w:sz w:val="24"/>
                </w:rPr>
                <w:delText>13.687</w:delText>
              </w:r>
            </w:del>
          </w:p>
        </w:tc>
      </w:tr>
      <w:tr w:rsidR="00272071" w:rsidRPr="003E3089" w14:paraId="6C1D5C7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ACA876C" w14:textId="77777777" w:rsidR="00362A53" w:rsidRPr="003E3089" w:rsidRDefault="00362A53" w:rsidP="00362A53">
            <w:pPr>
              <w:jc w:val="center"/>
              <w:rPr>
                <w:rFonts w:cstheme="minorHAnsi"/>
                <w:color w:val="000000" w:themeColor="text1"/>
                <w:sz w:val="24"/>
              </w:rPr>
            </w:pPr>
          </w:p>
        </w:tc>
        <w:tc>
          <w:tcPr>
            <w:tcW w:w="0" w:type="dxa"/>
          </w:tcPr>
          <w:p w14:paraId="66B9F726"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74B607F" w14:textId="73AF50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331" w:author="Mike Black" w:date="2023-04-05T17:08:00Z">
              <w:r w:rsidRPr="003E3089" w:rsidDel="001C535A">
                <w:rPr>
                  <w:rFonts w:cstheme="minorHAnsi"/>
                  <w:color w:val="000000" w:themeColor="text1"/>
                  <w:sz w:val="24"/>
                </w:rPr>
                <w:delText>2</w:delText>
              </w:r>
            </w:del>
          </w:p>
        </w:tc>
        <w:tc>
          <w:tcPr>
            <w:tcW w:w="0" w:type="auto"/>
          </w:tcPr>
          <w:p w14:paraId="71C1ACFE" w14:textId="548A2A7E"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32" w:author="Mike Black" w:date="2023-04-05T17:08:00Z">
              <w:r>
                <w:rPr>
                  <w:rFonts w:cstheme="minorHAnsi"/>
                  <w:color w:val="000000" w:themeColor="text1"/>
                  <w:sz w:val="24"/>
                </w:rPr>
                <w:t>0.91</w:t>
              </w:r>
            </w:ins>
            <w:del w:id="333" w:author="Mike Black" w:date="2023-04-05T17:08:00Z">
              <w:r w:rsidR="00362A53" w:rsidRPr="003E3089" w:rsidDel="001C535A">
                <w:rPr>
                  <w:rFonts w:cstheme="minorHAnsi"/>
                  <w:color w:val="000000" w:themeColor="text1"/>
                  <w:sz w:val="24"/>
                </w:rPr>
                <w:delText>1.004</w:delText>
              </w:r>
            </w:del>
          </w:p>
        </w:tc>
        <w:tc>
          <w:tcPr>
            <w:tcW w:w="0" w:type="auto"/>
          </w:tcPr>
          <w:p w14:paraId="2E1689B4" w14:textId="6D0DBE5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334" w:author="Mike Black" w:date="2023-04-05T17:08:00Z">
              <w:r w:rsidR="001C535A">
                <w:rPr>
                  <w:rFonts w:cstheme="minorHAnsi"/>
                  <w:color w:val="000000" w:themeColor="text1"/>
                  <w:sz w:val="24"/>
                </w:rPr>
                <w:t>73</w:t>
              </w:r>
            </w:ins>
            <w:del w:id="335" w:author="Mike Black" w:date="2023-04-05T17:08:00Z">
              <w:r w:rsidRPr="003E3089" w:rsidDel="001C535A">
                <w:rPr>
                  <w:rFonts w:cstheme="minorHAnsi"/>
                  <w:color w:val="000000" w:themeColor="text1"/>
                  <w:sz w:val="24"/>
                </w:rPr>
                <w:delText>938</w:delText>
              </w:r>
            </w:del>
          </w:p>
        </w:tc>
        <w:tc>
          <w:tcPr>
            <w:tcW w:w="0" w:type="auto"/>
          </w:tcPr>
          <w:p w14:paraId="31AD9AEE" w14:textId="426F7248"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36" w:author="Mike Black" w:date="2023-04-05T17:08:00Z">
              <w:r>
                <w:rPr>
                  <w:rFonts w:cstheme="minorHAnsi"/>
                  <w:color w:val="000000" w:themeColor="text1"/>
                  <w:sz w:val="24"/>
                </w:rPr>
                <w:t>25.27</w:t>
              </w:r>
            </w:ins>
            <w:del w:id="337" w:author="Mike Black" w:date="2023-04-05T17:08:00Z">
              <w:r w:rsidR="00362A53" w:rsidRPr="003E3089" w:rsidDel="001C535A">
                <w:rPr>
                  <w:rFonts w:cstheme="minorHAnsi"/>
                  <w:color w:val="000000" w:themeColor="text1"/>
                  <w:sz w:val="24"/>
                </w:rPr>
                <w:delText>13.499</w:delText>
              </w:r>
            </w:del>
          </w:p>
        </w:tc>
      </w:tr>
      <w:tr w:rsidR="00950992" w:rsidRPr="003E3089" w14:paraId="71048CA0"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D708643" w14:textId="77777777" w:rsidR="00362A53" w:rsidRPr="003E3089" w:rsidRDefault="00362A53" w:rsidP="00362A53">
            <w:pPr>
              <w:jc w:val="center"/>
              <w:rPr>
                <w:rFonts w:cstheme="minorHAnsi"/>
                <w:color w:val="000000" w:themeColor="text1"/>
                <w:sz w:val="24"/>
              </w:rPr>
            </w:pPr>
          </w:p>
        </w:tc>
        <w:tc>
          <w:tcPr>
            <w:tcW w:w="1262" w:type="dxa"/>
          </w:tcPr>
          <w:p w14:paraId="20DB9421"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22CE7D06" w14:textId="1F67FDAA"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38" w:author="Mike Black" w:date="2023-04-05T17:07:00Z">
              <w:r>
                <w:rPr>
                  <w:rFonts w:cstheme="minorHAnsi"/>
                  <w:color w:val="000000" w:themeColor="text1"/>
                  <w:sz w:val="24"/>
                </w:rPr>
                <w:t>1.00</w:t>
              </w:r>
            </w:ins>
            <w:del w:id="339" w:author="Mike Black" w:date="2023-04-05T17:07:00Z">
              <w:r w:rsidR="00362A53" w:rsidRPr="003E3089" w:rsidDel="001C535A">
                <w:rPr>
                  <w:rFonts w:cstheme="minorHAnsi"/>
                  <w:color w:val="000000" w:themeColor="text1"/>
                  <w:sz w:val="24"/>
                </w:rPr>
                <w:delText>0.998</w:delText>
              </w:r>
            </w:del>
          </w:p>
        </w:tc>
        <w:tc>
          <w:tcPr>
            <w:tcW w:w="0" w:type="auto"/>
          </w:tcPr>
          <w:p w14:paraId="669F0A25" w14:textId="2257705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40" w:author="Mike Black" w:date="2023-04-05T17:07:00Z">
              <w:r w:rsidR="001C535A">
                <w:rPr>
                  <w:rFonts w:cstheme="minorHAnsi"/>
                  <w:color w:val="000000" w:themeColor="text1"/>
                  <w:sz w:val="24"/>
                </w:rPr>
                <w:t>1</w:t>
              </w:r>
            </w:ins>
            <w:del w:id="341" w:author="Mike Black" w:date="2023-04-05T17:07:00Z">
              <w:r w:rsidRPr="003E3089" w:rsidDel="001C535A">
                <w:rPr>
                  <w:rFonts w:cstheme="minorHAnsi"/>
                  <w:color w:val="000000" w:themeColor="text1"/>
                  <w:sz w:val="24"/>
                </w:rPr>
                <w:delText>04</w:delText>
              </w:r>
            </w:del>
          </w:p>
        </w:tc>
        <w:tc>
          <w:tcPr>
            <w:tcW w:w="0" w:type="auto"/>
          </w:tcPr>
          <w:p w14:paraId="7E552BC4" w14:textId="4B7C77A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342" w:author="Mike Black" w:date="2023-04-05T17:07:00Z">
              <w:r w:rsidR="001C535A">
                <w:rPr>
                  <w:rFonts w:cstheme="minorHAnsi"/>
                  <w:color w:val="000000" w:themeColor="text1"/>
                  <w:sz w:val="24"/>
                </w:rPr>
                <w:t>0</w:t>
              </w:r>
            </w:ins>
            <w:del w:id="343" w:author="Mike Black" w:date="2023-04-05T17:07:00Z">
              <w:r w:rsidRPr="003E3089" w:rsidDel="001C535A">
                <w:rPr>
                  <w:rFonts w:cstheme="minorHAnsi"/>
                  <w:color w:val="000000" w:themeColor="text1"/>
                  <w:sz w:val="24"/>
                </w:rPr>
                <w:delText>04</w:delText>
              </w:r>
            </w:del>
          </w:p>
        </w:tc>
        <w:tc>
          <w:tcPr>
            <w:tcW w:w="0" w:type="auto"/>
          </w:tcPr>
          <w:p w14:paraId="247D07D9" w14:textId="043D2B3C" w:rsidR="00362A53" w:rsidRPr="003E3089" w:rsidRDefault="001C535A"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44" w:author="Mike Black" w:date="2023-04-05T17:07:00Z">
              <w:r>
                <w:rPr>
                  <w:rFonts w:cstheme="minorHAnsi"/>
                  <w:color w:val="000000" w:themeColor="text1"/>
                  <w:sz w:val="24"/>
                </w:rPr>
                <w:t>0.98</w:t>
              </w:r>
            </w:ins>
            <w:del w:id="345" w:author="Mike Black" w:date="2023-04-05T17:07:00Z">
              <w:r w:rsidR="00362A53" w:rsidRPr="003E3089" w:rsidDel="001C535A">
                <w:rPr>
                  <w:rFonts w:cstheme="minorHAnsi"/>
                  <w:color w:val="000000" w:themeColor="text1"/>
                  <w:sz w:val="24"/>
                </w:rPr>
                <w:delText>1.013</w:delText>
              </w:r>
            </w:del>
          </w:p>
        </w:tc>
      </w:tr>
      <w:tr w:rsidR="00272071" w:rsidRPr="003E3089" w14:paraId="2A3F4B4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20E129F" w14:textId="77777777" w:rsidR="00362A53" w:rsidRPr="003E3089" w:rsidRDefault="00362A53" w:rsidP="00362A53">
            <w:pPr>
              <w:jc w:val="center"/>
              <w:rPr>
                <w:rFonts w:cstheme="minorHAnsi"/>
                <w:color w:val="000000" w:themeColor="text1"/>
                <w:sz w:val="24"/>
              </w:rPr>
            </w:pPr>
          </w:p>
        </w:tc>
        <w:tc>
          <w:tcPr>
            <w:tcW w:w="0" w:type="dxa"/>
          </w:tcPr>
          <w:p w14:paraId="50ED571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3C322A4D" w14:textId="50D86C8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0.07</w:t>
            </w:r>
            <w:del w:id="346" w:author="Mike Black" w:date="2023-04-05T17:07:00Z">
              <w:r w:rsidRPr="003E3089" w:rsidDel="001C535A">
                <w:rPr>
                  <w:rFonts w:cstheme="minorHAnsi"/>
                  <w:color w:val="000000" w:themeColor="text1"/>
                  <w:sz w:val="24"/>
                </w:rPr>
                <w:delText>5</w:delText>
              </w:r>
            </w:del>
          </w:p>
        </w:tc>
        <w:tc>
          <w:tcPr>
            <w:tcW w:w="0" w:type="auto"/>
          </w:tcPr>
          <w:p w14:paraId="6B8DA0DD" w14:textId="0E5A84FC" w:rsidR="00362A53" w:rsidRPr="003E3089" w:rsidRDefault="001C535A"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47" w:author="Mike Black" w:date="2023-04-05T17:07:00Z">
              <w:r>
                <w:rPr>
                  <w:rFonts w:cstheme="minorHAnsi"/>
                  <w:color w:val="000000" w:themeColor="text1"/>
                  <w:sz w:val="24"/>
                </w:rPr>
                <w:t>-0.02</w:t>
              </w:r>
            </w:ins>
            <w:del w:id="348" w:author="Mike Black" w:date="2023-04-05T17:07:00Z">
              <w:r w:rsidR="00362A53" w:rsidRPr="003E3089" w:rsidDel="001C535A">
                <w:rPr>
                  <w:rFonts w:cstheme="minorHAnsi"/>
                  <w:color w:val="000000" w:themeColor="text1"/>
                  <w:sz w:val="24"/>
                </w:rPr>
                <w:delText>0.009</w:delText>
              </w:r>
            </w:del>
          </w:p>
        </w:tc>
        <w:tc>
          <w:tcPr>
            <w:tcW w:w="0" w:type="auto"/>
          </w:tcPr>
          <w:p w14:paraId="336136C5" w14:textId="5D1610E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349" w:author="Mike Black" w:date="2023-04-05T17:07:00Z">
              <w:r w:rsidR="001C535A">
                <w:rPr>
                  <w:rFonts w:cstheme="minorHAnsi"/>
                  <w:color w:val="000000" w:themeColor="text1"/>
                  <w:sz w:val="24"/>
                </w:rPr>
                <w:t>10</w:t>
              </w:r>
            </w:ins>
            <w:del w:id="350" w:author="Mike Black" w:date="2023-04-05T17:07:00Z">
              <w:r w:rsidRPr="003E3089" w:rsidDel="001C535A">
                <w:rPr>
                  <w:rFonts w:cstheme="minorHAnsi"/>
                  <w:color w:val="000000" w:themeColor="text1"/>
                  <w:sz w:val="24"/>
                </w:rPr>
                <w:delText>228</w:delText>
              </w:r>
            </w:del>
          </w:p>
        </w:tc>
        <w:tc>
          <w:tcPr>
            <w:tcW w:w="0" w:type="auto"/>
          </w:tcPr>
          <w:p w14:paraId="337F0067" w14:textId="445CD4F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w:t>
            </w:r>
            <w:ins w:id="351" w:author="Mike Black" w:date="2023-04-05T17:07:00Z">
              <w:r w:rsidR="001C535A">
                <w:rPr>
                  <w:rFonts w:cstheme="minorHAnsi"/>
                  <w:color w:val="000000" w:themeColor="text1"/>
                  <w:sz w:val="24"/>
                </w:rPr>
                <w:t>1.76</w:t>
              </w:r>
            </w:ins>
            <w:del w:id="352" w:author="Mike Black" w:date="2023-04-05T17:07:00Z">
              <w:r w:rsidRPr="003E3089" w:rsidDel="001C535A">
                <w:rPr>
                  <w:rFonts w:cstheme="minorHAnsi"/>
                  <w:color w:val="000000" w:themeColor="text1"/>
                  <w:sz w:val="24"/>
                </w:rPr>
                <w:delText>0.396</w:delText>
              </w:r>
            </w:del>
          </w:p>
        </w:tc>
      </w:tr>
      <w:tr w:rsidR="00950992" w:rsidRPr="003E3089" w14:paraId="6B96E1F1" w14:textId="77777777" w:rsidTr="00950992">
        <w:tc>
          <w:tcPr>
            <w:cnfStyle w:val="001000000000" w:firstRow="0" w:lastRow="0" w:firstColumn="1" w:lastColumn="0" w:oddVBand="0" w:evenVBand="0" w:oddHBand="0" w:evenHBand="0" w:firstRowFirstColumn="0" w:firstRowLastColumn="0" w:lastRowFirstColumn="0" w:lastRowLastColumn="0"/>
            <w:tcW w:w="1883" w:type="dxa"/>
          </w:tcPr>
          <w:p w14:paraId="5937D728"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Specificity</w:t>
            </w:r>
          </w:p>
        </w:tc>
        <w:tc>
          <w:tcPr>
            <w:tcW w:w="1262" w:type="dxa"/>
          </w:tcPr>
          <w:p w14:paraId="4E45F6B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6D17AF5D" w14:textId="12E4C861" w:rsidR="00362A53" w:rsidRPr="003E3089" w:rsidRDefault="002D3AF0"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53" w:author="Mike Black" w:date="2023-04-05T17:09:00Z">
              <w:r>
                <w:rPr>
                  <w:rFonts w:cstheme="minorHAnsi"/>
                  <w:color w:val="000000" w:themeColor="text1"/>
                  <w:sz w:val="24"/>
                </w:rPr>
                <w:t>20</w:t>
              </w:r>
            </w:ins>
            <w:del w:id="354" w:author="Mike Black" w:date="2023-04-05T17:09:00Z">
              <w:r w:rsidR="00220D42" w:rsidDel="002D3AF0">
                <w:rPr>
                  <w:rFonts w:cstheme="minorHAnsi"/>
                  <w:color w:val="000000" w:themeColor="text1"/>
                  <w:sz w:val="24"/>
                </w:rPr>
                <w:delText>18</w:delText>
              </w:r>
            </w:del>
            <w:r w:rsidR="00362A53" w:rsidRPr="003E3089">
              <w:rPr>
                <w:rFonts w:cstheme="minorHAnsi"/>
                <w:color w:val="000000" w:themeColor="text1"/>
                <w:sz w:val="24"/>
              </w:rPr>
              <w:t xml:space="preserve"> / 216</w:t>
            </w:r>
          </w:p>
        </w:tc>
        <w:tc>
          <w:tcPr>
            <w:tcW w:w="0" w:type="auto"/>
          </w:tcPr>
          <w:p w14:paraId="40AF628B" w14:textId="54698A5D" w:rsidR="00362A53" w:rsidRPr="003E3089" w:rsidRDefault="002D3AF0"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55" w:author="Mike Black" w:date="2023-04-05T17:09:00Z">
              <w:r>
                <w:rPr>
                  <w:rFonts w:cstheme="minorHAnsi"/>
                  <w:color w:val="000000" w:themeColor="text1"/>
                  <w:sz w:val="24"/>
                </w:rPr>
                <w:t>22</w:t>
              </w:r>
            </w:ins>
            <w:del w:id="356" w:author="Mike Black" w:date="2023-04-05T17:09:00Z">
              <w:r w:rsidR="00220D42" w:rsidDel="002D3AF0">
                <w:rPr>
                  <w:rFonts w:cstheme="minorHAnsi"/>
                  <w:color w:val="000000" w:themeColor="text1"/>
                  <w:sz w:val="24"/>
                </w:rPr>
                <w:delText>18</w:delText>
              </w:r>
            </w:del>
            <w:r w:rsidR="00362A53" w:rsidRPr="003E3089">
              <w:rPr>
                <w:rFonts w:cstheme="minorHAnsi"/>
                <w:color w:val="000000" w:themeColor="text1"/>
                <w:sz w:val="24"/>
              </w:rPr>
              <w:t xml:space="preserve"> / 216</w:t>
            </w:r>
          </w:p>
        </w:tc>
        <w:tc>
          <w:tcPr>
            <w:tcW w:w="0" w:type="auto"/>
          </w:tcPr>
          <w:p w14:paraId="23644DBB" w14:textId="1E48DA57" w:rsidR="00362A53" w:rsidRPr="003E3089" w:rsidRDefault="00E05D67"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57" w:author="Mike Black" w:date="2023-04-05T17:11:00Z">
              <w:r>
                <w:rPr>
                  <w:rFonts w:cstheme="minorHAnsi"/>
                  <w:color w:val="000000" w:themeColor="text1"/>
                  <w:sz w:val="24"/>
                </w:rPr>
                <w:t>91</w:t>
              </w:r>
            </w:ins>
            <w:ins w:id="358" w:author="Mike Black" w:date="2023-04-05T17:09:00Z">
              <w:r w:rsidR="002D3AF0">
                <w:rPr>
                  <w:rFonts w:cstheme="minorHAnsi"/>
                  <w:color w:val="000000" w:themeColor="text1"/>
                  <w:sz w:val="24"/>
                </w:rPr>
                <w:t xml:space="preserve"> </w:t>
              </w:r>
            </w:ins>
            <w:del w:id="359" w:author="Mike Black" w:date="2023-04-05T17:09:00Z">
              <w:r w:rsidR="00220D42" w:rsidDel="002D3AF0">
                <w:rPr>
                  <w:rFonts w:cstheme="minorHAnsi"/>
                  <w:color w:val="000000" w:themeColor="text1"/>
                  <w:sz w:val="24"/>
                </w:rPr>
                <w:delText>0</w:delText>
              </w:r>
              <w:r w:rsidR="00362A53" w:rsidRPr="003E3089" w:rsidDel="002D3AF0">
                <w:rPr>
                  <w:rFonts w:cstheme="minorHAnsi"/>
                  <w:color w:val="000000" w:themeColor="text1"/>
                  <w:sz w:val="24"/>
                </w:rPr>
                <w:delText xml:space="preserve"> </w:delText>
              </w:r>
            </w:del>
            <w:r w:rsidR="00362A53" w:rsidRPr="003E3089">
              <w:rPr>
                <w:rFonts w:cstheme="minorHAnsi"/>
                <w:color w:val="000000" w:themeColor="text1"/>
                <w:sz w:val="24"/>
              </w:rPr>
              <w:t>/ 216</w:t>
            </w:r>
          </w:p>
        </w:tc>
        <w:tc>
          <w:tcPr>
            <w:tcW w:w="0" w:type="auto"/>
          </w:tcPr>
          <w:p w14:paraId="5A06D39A" w14:textId="21C68BC1" w:rsidR="00362A53" w:rsidRPr="003E3089" w:rsidRDefault="00E05D67"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360" w:author="Mike Black" w:date="2023-04-05T17:11:00Z">
              <w:r>
                <w:rPr>
                  <w:rFonts w:cstheme="minorHAnsi"/>
                  <w:color w:val="000000" w:themeColor="text1"/>
                  <w:sz w:val="24"/>
                </w:rPr>
                <w:t>0</w:t>
              </w:r>
            </w:ins>
            <w:del w:id="361" w:author="Mike Black" w:date="2023-04-05T17:11:00Z">
              <w:r w:rsidR="00362A53" w:rsidRPr="003E3089" w:rsidDel="00E05D67">
                <w:rPr>
                  <w:rFonts w:cstheme="minorHAnsi"/>
                  <w:color w:val="000000" w:themeColor="text1"/>
                  <w:sz w:val="24"/>
                </w:rPr>
                <w:delText>9</w:delText>
              </w:r>
              <w:r w:rsidR="00220D42" w:rsidDel="00E05D67">
                <w:rPr>
                  <w:rFonts w:cstheme="minorHAnsi"/>
                  <w:color w:val="000000" w:themeColor="text1"/>
                  <w:sz w:val="24"/>
                </w:rPr>
                <w:delText>1</w:delText>
              </w:r>
            </w:del>
            <w:r w:rsidR="00362A53" w:rsidRPr="003E3089">
              <w:rPr>
                <w:rFonts w:cstheme="minorHAnsi"/>
                <w:color w:val="000000" w:themeColor="text1"/>
                <w:sz w:val="24"/>
              </w:rPr>
              <w:t xml:space="preserve"> / 216</w:t>
            </w:r>
          </w:p>
        </w:tc>
      </w:tr>
      <w:tr w:rsidR="00272071" w:rsidRPr="003E3089" w14:paraId="3EE6FE6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E63E0"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014A897B"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2388E5F6" w14:textId="2F1A1E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55EAE3A3" w14:textId="62C15D0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2F2BBE51" w14:textId="2253C57E" w:rsidR="00362A53" w:rsidRPr="003E3089" w:rsidRDefault="00E05D67"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62" w:author="Mike Black" w:date="2023-04-05T17:11:00Z">
              <w:r>
                <w:rPr>
                  <w:rFonts w:cstheme="minorHAnsi"/>
                  <w:color w:val="000000" w:themeColor="text1"/>
                  <w:sz w:val="24"/>
                </w:rPr>
                <w:t xml:space="preserve">2 </w:t>
              </w:r>
            </w:ins>
            <w:del w:id="363" w:author="Mike Black" w:date="2023-04-05T17:11:00Z">
              <w:r w:rsidR="00220D42" w:rsidDel="00E05D67">
                <w:rPr>
                  <w:rFonts w:cstheme="minorHAnsi"/>
                  <w:color w:val="000000" w:themeColor="text1"/>
                  <w:sz w:val="24"/>
                </w:rPr>
                <w:delText>0</w:delText>
              </w:r>
            </w:del>
            <w:r w:rsidR="00362A53" w:rsidRPr="003E3089">
              <w:rPr>
                <w:rFonts w:cstheme="minorHAnsi"/>
                <w:color w:val="000000" w:themeColor="text1"/>
                <w:sz w:val="24"/>
              </w:rPr>
              <w:t>/ 72</w:t>
            </w:r>
          </w:p>
        </w:tc>
        <w:tc>
          <w:tcPr>
            <w:tcW w:w="0" w:type="auto"/>
          </w:tcPr>
          <w:p w14:paraId="3C310058" w14:textId="1816300A" w:rsidR="00362A53" w:rsidRPr="003E3089" w:rsidRDefault="00E05D67"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364" w:author="Mike Black" w:date="2023-04-05T17:11:00Z">
              <w:r>
                <w:rPr>
                  <w:rFonts w:cstheme="minorHAnsi"/>
                  <w:color w:val="000000" w:themeColor="text1"/>
                  <w:sz w:val="24"/>
                </w:rPr>
                <w:t>0</w:t>
              </w:r>
            </w:ins>
            <w:del w:id="365" w:author="Mike Black" w:date="2023-04-05T17:11:00Z">
              <w:r w:rsidR="00220D42" w:rsidDel="00E05D67">
                <w:rPr>
                  <w:rFonts w:cstheme="minorHAnsi"/>
                  <w:color w:val="000000" w:themeColor="text1"/>
                  <w:sz w:val="24"/>
                </w:rPr>
                <w:delText>2</w:delText>
              </w:r>
            </w:del>
            <w:r w:rsidR="00362A53" w:rsidRPr="003E3089">
              <w:rPr>
                <w:rFonts w:cstheme="minorHAnsi"/>
                <w:color w:val="000000" w:themeColor="text1"/>
                <w:sz w:val="24"/>
              </w:rPr>
              <w:t xml:space="preserve"> / 72</w:t>
            </w:r>
          </w:p>
        </w:tc>
      </w:tr>
    </w:tbl>
    <w:p w14:paraId="3B3FBF8D" w14:textId="7324A079" w:rsidR="00362A53" w:rsidRDefault="00362A53" w:rsidP="00560284">
      <w:pPr>
        <w:spacing w:line="480" w:lineRule="auto"/>
        <w:jc w:val="center"/>
        <w:rPr>
          <w:rFonts w:cstheme="minorHAnsi"/>
        </w:rPr>
      </w:pPr>
      <w:r>
        <w:rPr>
          <w:rFonts w:cstheme="minorHAnsi"/>
        </w:rPr>
        <w:t xml:space="preserve">Table </w:t>
      </w:r>
      <w:ins w:id="366" w:author="Mike Black" w:date="2023-04-05T17:15:00Z">
        <w:r w:rsidR="00916C81">
          <w:rPr>
            <w:rFonts w:cstheme="minorHAnsi"/>
          </w:rPr>
          <w:t>6</w:t>
        </w:r>
      </w:ins>
      <w:del w:id="367" w:author="Mike Black" w:date="2023-04-05T17:15:00Z">
        <w:r w:rsidDel="00916C81">
          <w:rPr>
            <w:rFonts w:cstheme="minorHAnsi"/>
          </w:rPr>
          <w:delText>5</w:delText>
        </w:r>
      </w:del>
      <w:r>
        <w:rPr>
          <w:rFonts w:cstheme="minorHAnsi"/>
        </w:rPr>
        <w:t>. Summary of the simulated motion-affected phantom measurements.</w:t>
      </w:r>
    </w:p>
    <w:p w14:paraId="4CDBC5B9" w14:textId="77777777" w:rsidR="00362A53" w:rsidRPr="003E3089" w:rsidRDefault="00362A53" w:rsidP="003E3089">
      <w:pPr>
        <w:spacing w:line="480" w:lineRule="auto"/>
        <w:rPr>
          <w:rFonts w:cstheme="minorHAnsi"/>
        </w:rPr>
      </w:pPr>
    </w:p>
    <w:p w14:paraId="45FE575F" w14:textId="259677D4"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3.2 – Physical </w:t>
      </w:r>
      <w:r w:rsidR="005B0716">
        <w:rPr>
          <w:rFonts w:asciiTheme="minorHAnsi" w:hAnsiTheme="minorHAnsi" w:cstheme="minorHAnsi"/>
        </w:rPr>
        <w:t>p</w:t>
      </w:r>
      <w:r w:rsidRPr="003E3089">
        <w:rPr>
          <w:rFonts w:asciiTheme="minorHAnsi" w:hAnsiTheme="minorHAnsi" w:cstheme="minorHAnsi"/>
        </w:rPr>
        <w:t>hantoms</w:t>
      </w:r>
    </w:p>
    <w:p w14:paraId="42ECE969" w14:textId="2DC0D4F4"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Praagh et al.</w:t>
      </w:r>
      <w:r>
        <w:rPr>
          <w:rFonts w:cstheme="minorHAnsi"/>
        </w:rPr>
        <w:t xml:space="preserve"> </w:t>
      </w:r>
      <w:r>
        <w:rPr>
          <w:rFonts w:cstheme="minorHAnsi"/>
        </w:rPr>
        <w:fldChar w:fldCharType="begin"/>
      </w:r>
      <w:r w:rsidR="00FB47AE">
        <w:rPr>
          <w:rFonts w:cstheme="minorHAnsi"/>
        </w:rPr>
        <w:instrText xml:space="preserve"> ADDIN ZOTERO_ITEM CSL_CITATION {"citationID":"Xr5pHd5v","properties":{"formattedCitation":"\\super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sidR="00FB47AE" w:rsidRPr="00FB47AE">
        <w:rPr>
          <w:rFonts w:ascii="Calibri" w:cs="Calibri"/>
          <w:vertAlign w:val="superscript"/>
        </w:rPr>
        <w:t>15</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 xml:space="preserve">To validate the simulation results, two small and two large phantom scans acquired </w:t>
      </w:r>
      <w:r w:rsidR="00CB08A5">
        <w:rPr>
          <w:rFonts w:cstheme="minorHAnsi"/>
        </w:rPr>
        <w:t xml:space="preserve">using </w:t>
      </w:r>
      <w:r w:rsidR="00E379E9">
        <w:rPr>
          <w:rFonts w:cstheme="minorHAnsi"/>
        </w:rPr>
        <w:t>the CANON scanner (Table 1) were included in this analysis</w:t>
      </w:r>
      <w:r w:rsidR="00F26A81" w:rsidRPr="00F26A81">
        <w:rPr>
          <w:rFonts w:cstheme="minorHAnsi"/>
        </w:rPr>
        <w:t xml:space="preserve">. Spatially weighted calcium scoring requires a 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r w:rsidR="00CC77A4">
        <w:rPr>
          <w:rFonts w:cstheme="minorHAnsi"/>
        </w:rPr>
        <w:t xml:space="preserve"> Sensitivity and specificity results were excluded from the physical phantom analysis because the limited subset of scans was not sufficient for a proper estimation of expected false-negative (CAC=0) and false-positive (CAC&gt;0) ratios.</w:t>
      </w:r>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Agatston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69593AB0"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RMSE, and RMSD values were calculated for Agatston scoring, integrated calcium mass, and volume fraction calcium mass. Linear regression used the known calcium mass as the reference. Integrated calcium mass on the normal-density physical phantom (Fig. 7A) produced an r-correlation coefficient, RMSE, and RMSD value of 0.98</w:t>
      </w:r>
      <w:del w:id="368" w:author="Mike Black" w:date="2023-04-06T09:14:00Z">
        <w:r w:rsidRPr="00F26A81" w:rsidDel="00A82D79">
          <w:rPr>
            <w:rFonts w:cstheme="minorHAnsi"/>
          </w:rPr>
          <w:delText>1</w:delText>
        </w:r>
      </w:del>
      <w:r w:rsidRPr="00F26A81">
        <w:rPr>
          <w:rFonts w:cstheme="minorHAnsi"/>
        </w:rPr>
        <w:t xml:space="preserve">, </w:t>
      </w:r>
      <w:del w:id="369" w:author="Mike Black" w:date="2023-04-06T09:14:00Z">
        <w:r w:rsidRPr="00F26A81" w:rsidDel="00A82D79">
          <w:rPr>
            <w:rFonts w:cstheme="minorHAnsi"/>
          </w:rPr>
          <w:delText>8.811</w:delText>
        </w:r>
      </w:del>
      <w:ins w:id="370" w:author="Mike Black" w:date="2023-04-06T09:14:00Z">
        <w:r w:rsidR="00A82D79">
          <w:rPr>
            <w:rFonts w:cstheme="minorHAnsi"/>
          </w:rPr>
          <w:t>9.13</w:t>
        </w:r>
      </w:ins>
      <w:r w:rsidRPr="00F26A81">
        <w:rPr>
          <w:rFonts w:cstheme="minorHAnsi"/>
        </w:rPr>
        <w:t xml:space="preserve"> mg, and 5.</w:t>
      </w:r>
      <w:ins w:id="371" w:author="Mike Black" w:date="2023-04-06T09:14:00Z">
        <w:r w:rsidR="00A82D79">
          <w:rPr>
            <w:rFonts w:cstheme="minorHAnsi"/>
          </w:rPr>
          <w:t>69</w:t>
        </w:r>
      </w:ins>
      <w:del w:id="372" w:author="Mike Black" w:date="2023-04-06T09:14:00Z">
        <w:r w:rsidRPr="00F26A81" w:rsidDel="00A82D79">
          <w:rPr>
            <w:rFonts w:cstheme="minorHAnsi"/>
          </w:rPr>
          <w:delText>752</w:delText>
        </w:r>
      </w:del>
      <w:r w:rsidRPr="00F26A81">
        <w:rPr>
          <w:rFonts w:cstheme="minorHAnsi"/>
        </w:rPr>
        <w:t xml:space="preserve"> mg, respectively. Volume fraction calcium mass on the normal-density physical phantom (Fig. 7B) produced an r-correlation coefficient, RMSE, and RMSD value of 0.97</w:t>
      </w:r>
      <w:del w:id="373" w:author="Mike Black" w:date="2023-04-06T09:14:00Z">
        <w:r w:rsidRPr="00F26A81" w:rsidDel="00A82D79">
          <w:rPr>
            <w:rFonts w:cstheme="minorHAnsi"/>
          </w:rPr>
          <w:delText>5</w:delText>
        </w:r>
      </w:del>
      <w:r w:rsidRPr="00F26A81">
        <w:rPr>
          <w:rFonts w:cstheme="minorHAnsi"/>
        </w:rPr>
        <w:t>, 8.5</w:t>
      </w:r>
      <w:ins w:id="374" w:author="Mike Black" w:date="2023-04-06T09:14:00Z">
        <w:r w:rsidR="00A82D79">
          <w:rPr>
            <w:rFonts w:cstheme="minorHAnsi"/>
          </w:rPr>
          <w:t>6</w:t>
        </w:r>
      </w:ins>
      <w:del w:id="375" w:author="Mike Black" w:date="2023-04-06T09:14:00Z">
        <w:r w:rsidRPr="00F26A81" w:rsidDel="00A82D79">
          <w:rPr>
            <w:rFonts w:cstheme="minorHAnsi"/>
          </w:rPr>
          <w:delText>59</w:delText>
        </w:r>
      </w:del>
      <w:r w:rsidRPr="00F26A81">
        <w:rPr>
          <w:rFonts w:cstheme="minorHAnsi"/>
        </w:rPr>
        <w:t xml:space="preserve"> mg, and 6.6</w:t>
      </w:r>
      <w:ins w:id="376" w:author="Mike Black" w:date="2023-04-06T09:15:00Z">
        <w:r w:rsidR="00A82D79">
          <w:rPr>
            <w:rFonts w:cstheme="minorHAnsi"/>
          </w:rPr>
          <w:t>5</w:t>
        </w:r>
      </w:ins>
      <w:del w:id="377" w:author="Mike Black" w:date="2023-04-06T09:15:00Z">
        <w:r w:rsidRPr="00F26A81" w:rsidDel="00A82D79">
          <w:rPr>
            <w:rFonts w:cstheme="minorHAnsi"/>
          </w:rPr>
          <w:delText>47</w:delText>
        </w:r>
      </w:del>
      <w:r w:rsidRPr="00F26A81">
        <w:rPr>
          <w:rFonts w:cstheme="minorHAnsi"/>
        </w:rPr>
        <w:t xml:space="preserve"> mg, respectively. Agatston scoring on the normal-density physical phantom (Fig. 7C) produced an r-correlation coefficient, RMSE, and RMSD value of 0.97</w:t>
      </w:r>
      <w:del w:id="378" w:author="Mike Black" w:date="2023-04-06T09:15:00Z">
        <w:r w:rsidRPr="00F26A81" w:rsidDel="00A82D79">
          <w:rPr>
            <w:rFonts w:cstheme="minorHAnsi"/>
          </w:rPr>
          <w:delText>3</w:delText>
        </w:r>
      </w:del>
      <w:r w:rsidRPr="00F26A81">
        <w:rPr>
          <w:rFonts w:cstheme="minorHAnsi"/>
        </w:rPr>
        <w:t>, 22.</w:t>
      </w:r>
      <w:ins w:id="379" w:author="Mike Black" w:date="2023-04-06T09:15:00Z">
        <w:r w:rsidR="00A82D79">
          <w:rPr>
            <w:rFonts w:cstheme="minorHAnsi"/>
          </w:rPr>
          <w:t>51</w:t>
        </w:r>
      </w:ins>
      <w:del w:id="380" w:author="Mike Black" w:date="2023-04-06T09:15:00Z">
        <w:r w:rsidRPr="00F26A81" w:rsidDel="00A82D79">
          <w:rPr>
            <w:rFonts w:cstheme="minorHAnsi"/>
          </w:rPr>
          <w:delText>485</w:delText>
        </w:r>
      </w:del>
      <w:r w:rsidRPr="00F26A81">
        <w:rPr>
          <w:rFonts w:cstheme="minorHAnsi"/>
        </w:rPr>
        <w:t xml:space="preserve"> mg, and 4.6</w:t>
      </w:r>
      <w:ins w:id="381" w:author="Mike Black" w:date="2023-04-06T09:15:00Z">
        <w:r w:rsidR="00A82D79">
          <w:rPr>
            <w:rFonts w:cstheme="minorHAnsi"/>
          </w:rPr>
          <w:t>4</w:t>
        </w:r>
      </w:ins>
      <w:del w:id="382" w:author="Mike Black" w:date="2023-04-06T09:15:00Z">
        <w:r w:rsidRPr="00F26A81" w:rsidDel="00A82D79">
          <w:rPr>
            <w:rFonts w:cstheme="minorHAnsi"/>
          </w:rPr>
          <w:delText>53</w:delText>
        </w:r>
      </w:del>
      <w:r w:rsidRPr="00F26A81">
        <w:rPr>
          <w:rFonts w:cstheme="minorHAnsi"/>
        </w:rPr>
        <w:t xml:space="preserve"> mg, respectively.</w:t>
      </w:r>
      <w:r w:rsidR="00742B8A">
        <w:rPr>
          <w:rFonts w:cstheme="minorHAnsi"/>
        </w:rPr>
        <w:t xml:space="preserve"> </w:t>
      </w:r>
      <w:r w:rsidRPr="00F26A81">
        <w:rPr>
          <w:rFonts w:cstheme="minorHAnsi"/>
        </w:rPr>
        <w:t xml:space="preserve">All normal-density physical phantom accuracy measurements, including the best-fit line and the r-correlation coefficient, are shown in Table </w:t>
      </w:r>
      <w:ins w:id="383" w:author="Mike Black" w:date="2023-04-05T17:16:00Z">
        <w:r w:rsidR="00916C81">
          <w:rPr>
            <w:rFonts w:cstheme="minorHAnsi"/>
          </w:rPr>
          <w:t>7</w:t>
        </w:r>
      </w:ins>
      <w:del w:id="384" w:author="Mike Black" w:date="2023-04-05T17:16:00Z">
        <w:r w:rsidR="003C6482" w:rsidDel="00916C81">
          <w:rPr>
            <w:rFonts w:cstheme="minorHAnsi"/>
          </w:rPr>
          <w:delText>6</w:delText>
        </w:r>
      </w:del>
      <w:r w:rsidRPr="00F26A81">
        <w:rPr>
          <w:rFonts w:cstheme="minorHAnsi"/>
        </w:rPr>
        <w:t>.</w:t>
      </w:r>
    </w:p>
    <w:p w14:paraId="3F01BAC6" w14:textId="4067044A" w:rsidR="00F26A81" w:rsidRPr="003E3089" w:rsidRDefault="00F26A81" w:rsidP="003E3089">
      <w:pPr>
        <w:spacing w:line="480" w:lineRule="auto"/>
        <w:rPr>
          <w:rFonts w:cstheme="minorHAnsi"/>
        </w:rPr>
      </w:pPr>
    </w:p>
    <w:p w14:paraId="4B1C53DD" w14:textId="2C3A7AC5" w:rsidR="00F26A81" w:rsidRPr="003E3089" w:rsidRDefault="00A82D79" w:rsidP="003E3089">
      <w:pPr>
        <w:spacing w:line="480" w:lineRule="auto"/>
        <w:jc w:val="center"/>
        <w:rPr>
          <w:rFonts w:cstheme="minorHAnsi"/>
        </w:rPr>
      </w:pPr>
      <w:ins w:id="385" w:author="Mike Black" w:date="2023-04-06T09:13:00Z">
        <w:r>
          <w:rPr>
            <w:rFonts w:cstheme="minorHAnsi"/>
            <w:noProof/>
          </w:rPr>
          <w:lastRenderedPageBreak/>
          <w:drawing>
            <wp:inline distT="0" distB="0" distL="0" distR="0" wp14:anchorId="5A848F29" wp14:editId="3E691221">
              <wp:extent cx="5638800" cy="42291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52279" cy="4239209"/>
                      </a:xfrm>
                      <a:prstGeom prst="rect">
                        <a:avLst/>
                      </a:prstGeom>
                    </pic:spPr>
                  </pic:pic>
                </a:graphicData>
              </a:graphic>
            </wp:inline>
          </w:drawing>
        </w:r>
      </w:ins>
      <w:del w:id="386" w:author="Mike Black" w:date="2023-04-05T17:34:00Z">
        <w:r w:rsidR="00F26A81" w:rsidRPr="003E3089" w:rsidDel="005F17CA">
          <w:rPr>
            <w:rFonts w:cstheme="minorHAnsi"/>
            <w:noProof/>
          </w:rPr>
          <w:drawing>
            <wp:inline distT="0" distB="0" distL="0" distR="0" wp14:anchorId="4B128BE2" wp14:editId="218D3C43">
              <wp:extent cx="5080000" cy="38100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9"/>
                      <a:stretch>
                        <a:fillRect/>
                      </a:stretch>
                    </pic:blipFill>
                    <pic:spPr>
                      <a:xfrm>
                        <a:off x="0" y="0"/>
                        <a:ext cx="5080000" cy="3810000"/>
                      </a:xfrm>
                      <a:prstGeom prst="rect">
                        <a:avLst/>
                      </a:prstGeom>
                    </pic:spPr>
                  </pic:pic>
                </a:graphicData>
              </a:graphic>
            </wp:inline>
          </w:drawing>
        </w:r>
      </w:del>
    </w:p>
    <w:p w14:paraId="351DD9F5" w14:textId="689B90B5"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 xml:space="preserve">shows the results of the volume fraction method. (C) shows the results of Agatston mass scoring. The </w:t>
      </w:r>
      <w:del w:id="387" w:author="Mike Black" w:date="2023-04-06T09:24:00Z">
        <w:r w:rsidRPr="00F26A81" w:rsidDel="00921D30">
          <w:rPr>
            <w:rFonts w:cstheme="minorHAnsi"/>
          </w:rPr>
          <w:delText>best fit</w:delText>
        </w:r>
      </w:del>
      <w:ins w:id="388" w:author="Mike Black" w:date="2023-04-06T09:24:00Z">
        <w:r w:rsidR="00921D30">
          <w:rPr>
            <w:rFonts w:cstheme="minorHAnsi"/>
          </w:rPr>
          <w:t>best-fit</w:t>
        </w:r>
      </w:ins>
      <w:r w:rsidRPr="00F26A81">
        <w:rPr>
          <w:rFonts w:cstheme="minorHAnsi"/>
        </w:rPr>
        <w:t xml:space="preserve"> line, along with the root mean squared error</w:t>
      </w:r>
      <w:r w:rsidR="00555B26">
        <w:rPr>
          <w:rFonts w:cstheme="minorHAnsi"/>
        </w:rPr>
        <w:t xml:space="preserve"> </w:t>
      </w:r>
      <w:r w:rsidR="00D45084">
        <w:rPr>
          <w:rFonts w:cstheme="minorHAnsi"/>
        </w:rPr>
        <w:t>(RMSE)</w:t>
      </w:r>
      <w:r w:rsidR="00D45084" w:rsidRPr="00F26A81">
        <w:rPr>
          <w:rFonts w:cstheme="minorHAnsi"/>
        </w:rPr>
        <w:t xml:space="preserve"> </w:t>
      </w:r>
      <w:r w:rsidRPr="00F26A81">
        <w:rPr>
          <w:rFonts w:cstheme="minorHAnsi"/>
        </w:rPr>
        <w:t xml:space="preserve"> and root mean squared deviation </w:t>
      </w:r>
      <w:r w:rsidR="00D45084">
        <w:rPr>
          <w:rFonts w:cstheme="minorHAnsi"/>
        </w:rPr>
        <w:t>(RMSD)</w:t>
      </w:r>
      <w:r w:rsidR="00D45084" w:rsidRPr="00F26A81">
        <w:rPr>
          <w:rFonts w:cstheme="minorHAnsi"/>
        </w:rPr>
        <w:t xml:space="preserve"> </w:t>
      </w:r>
      <w:r w:rsidRPr="00F26A81">
        <w:rPr>
          <w:rFonts w:cstheme="minorHAnsi"/>
        </w:rPr>
        <w:t>values, are shown in each plot.</w:t>
      </w:r>
      <w:ins w:id="389" w:author="Mike Black" w:date="2023-04-03T10:52:00Z">
        <w:r w:rsidR="007A4124" w:rsidRPr="007A4124">
          <w:rPr>
            <w:rFonts w:cstheme="minorHAnsi"/>
          </w:rPr>
          <w:t xml:space="preserve"> </w:t>
        </w:r>
        <w:r w:rsidR="007A4124">
          <w:rPr>
            <w:rFonts w:cstheme="minorHAnsi"/>
          </w:rPr>
          <w:t>The small, medium, and large inserts label corresponds to the diameter of the insert (1, 3, and 5 mm, respectively).</w:t>
        </w:r>
      </w:ins>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Agatston scoring on the physical phantom, the first small and large phantom scans were compared to the second </w:t>
      </w:r>
      <w:r w:rsidRPr="00F26A81">
        <w:rPr>
          <w:rFonts w:cstheme="minorHAnsi"/>
        </w:rPr>
        <w:lastRenderedPageBreak/>
        <w:t xml:space="preserve">small and large phantom scans. These scans were acquired under identical settings, with the only 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5840C9C3" w:rsidR="00F26A81" w:rsidRPr="003E3089" w:rsidRDefault="00F26A81" w:rsidP="003E3089">
      <w:pPr>
        <w:spacing w:line="480" w:lineRule="auto"/>
        <w:rPr>
          <w:rFonts w:cstheme="minorHAnsi"/>
        </w:rPr>
      </w:pPr>
      <w:r w:rsidRPr="00F26A81">
        <w:rPr>
          <w:rFonts w:cstheme="minorHAnsi"/>
        </w:rPr>
        <w:t>The RMSE and RMSD values for integrated calcium mass were 2.</w:t>
      </w:r>
      <w:ins w:id="390" w:author="Mike Black" w:date="2023-04-06T09:15:00Z">
        <w:r w:rsidR="00A82D79">
          <w:rPr>
            <w:rFonts w:cstheme="minorHAnsi"/>
          </w:rPr>
          <w:t>98</w:t>
        </w:r>
      </w:ins>
      <w:del w:id="391" w:author="Mike Black" w:date="2023-04-06T09:15:00Z">
        <w:r w:rsidRPr="00F26A81" w:rsidDel="00A82D79">
          <w:rPr>
            <w:rFonts w:cstheme="minorHAnsi"/>
          </w:rPr>
          <w:delText>838</w:delText>
        </w:r>
      </w:del>
      <w:r w:rsidRPr="00F26A81">
        <w:rPr>
          <w:rFonts w:cstheme="minorHAnsi"/>
        </w:rPr>
        <w:t xml:space="preserve"> mg and </w:t>
      </w:r>
      <w:ins w:id="392" w:author="Mike Black" w:date="2023-04-06T09:16:00Z">
        <w:r w:rsidR="00A82D79">
          <w:rPr>
            <w:rFonts w:cstheme="minorHAnsi"/>
          </w:rPr>
          <w:t>2.11</w:t>
        </w:r>
      </w:ins>
      <w:del w:id="393" w:author="Mike Black" w:date="2023-04-06T09:16:00Z">
        <w:r w:rsidRPr="00F26A81" w:rsidDel="00A82D79">
          <w:rPr>
            <w:rFonts w:cstheme="minorHAnsi"/>
          </w:rPr>
          <w:delText>1.</w:delText>
        </w:r>
      </w:del>
      <w:del w:id="394" w:author="Mike Black" w:date="2023-04-06T09:15:00Z">
        <w:r w:rsidRPr="00F26A81" w:rsidDel="00A82D79">
          <w:rPr>
            <w:rFonts w:cstheme="minorHAnsi"/>
          </w:rPr>
          <w:delText>906</w:delText>
        </w:r>
      </w:del>
      <w:r w:rsidRPr="00F26A81">
        <w:rPr>
          <w:rFonts w:cstheme="minorHAnsi"/>
        </w:rPr>
        <w:t xml:space="preserve"> mg, respectively (Fig. 8A). The RMSE and RMSD values for volume fraction calcium mass were 3.20</w:t>
      </w:r>
      <w:del w:id="395" w:author="Mike Black" w:date="2023-04-06T09:16:00Z">
        <w:r w:rsidRPr="00F26A81" w:rsidDel="00A82D79">
          <w:rPr>
            <w:rFonts w:cstheme="minorHAnsi"/>
          </w:rPr>
          <w:delText>3</w:delText>
        </w:r>
      </w:del>
      <w:r w:rsidRPr="00F26A81">
        <w:rPr>
          <w:rFonts w:cstheme="minorHAnsi"/>
        </w:rPr>
        <w:t xml:space="preserve"> mg and 1.7</w:t>
      </w:r>
      <w:ins w:id="396" w:author="Mike Black" w:date="2023-04-06T09:16:00Z">
        <w:r w:rsidR="00A82D79">
          <w:rPr>
            <w:rFonts w:cstheme="minorHAnsi"/>
          </w:rPr>
          <w:t>8</w:t>
        </w:r>
      </w:ins>
      <w:del w:id="397" w:author="Mike Black" w:date="2023-04-06T09:16:00Z">
        <w:r w:rsidRPr="00F26A81" w:rsidDel="00A82D79">
          <w:rPr>
            <w:rFonts w:cstheme="minorHAnsi"/>
          </w:rPr>
          <w:delText>77</w:delText>
        </w:r>
      </w:del>
      <w:r w:rsidRPr="00F26A81">
        <w:rPr>
          <w:rFonts w:cstheme="minorHAnsi"/>
        </w:rPr>
        <w:t xml:space="preserve"> mg, respectively (Fig. 8B). The RMSE and RMSD values for Agatston scoring were </w:t>
      </w:r>
      <w:ins w:id="398" w:author="Mike Black" w:date="2023-04-06T09:16:00Z">
        <w:r w:rsidR="00A82D79">
          <w:rPr>
            <w:rFonts w:cstheme="minorHAnsi"/>
          </w:rPr>
          <w:t>1.77</w:t>
        </w:r>
      </w:ins>
      <w:del w:id="399" w:author="Mike Black" w:date="2023-04-06T09:16:00Z">
        <w:r w:rsidRPr="00F26A81" w:rsidDel="00A82D79">
          <w:rPr>
            <w:rFonts w:cstheme="minorHAnsi"/>
          </w:rPr>
          <w:delText>2.144</w:delText>
        </w:r>
      </w:del>
      <w:r w:rsidRPr="00F26A81">
        <w:rPr>
          <w:rFonts w:cstheme="minorHAnsi"/>
        </w:rPr>
        <w:t xml:space="preserve"> mg and 1.</w:t>
      </w:r>
      <w:ins w:id="400" w:author="Mike Black" w:date="2023-04-06T09:16:00Z">
        <w:r w:rsidR="00A82D79">
          <w:rPr>
            <w:rFonts w:cstheme="minorHAnsi"/>
          </w:rPr>
          <w:t>33</w:t>
        </w:r>
      </w:ins>
      <w:del w:id="401" w:author="Mike Black" w:date="2023-04-06T09:16:00Z">
        <w:r w:rsidRPr="00F26A81" w:rsidDel="00A82D79">
          <w:rPr>
            <w:rFonts w:cstheme="minorHAnsi"/>
          </w:rPr>
          <w:delText>792</w:delText>
        </w:r>
      </w:del>
      <w:r w:rsidRPr="00F26A81">
        <w:rPr>
          <w:rFonts w:cstheme="minorHAnsi"/>
        </w:rPr>
        <w:t xml:space="preserve"> mg, respectively (Fig. 8C).</w:t>
      </w:r>
    </w:p>
    <w:p w14:paraId="64436146" w14:textId="77777777" w:rsidR="00F26A81" w:rsidRPr="00F26A81" w:rsidRDefault="00F26A81" w:rsidP="003E3089">
      <w:pPr>
        <w:spacing w:line="480" w:lineRule="auto"/>
        <w:rPr>
          <w:rFonts w:cstheme="minorHAnsi"/>
        </w:rPr>
      </w:pPr>
    </w:p>
    <w:p w14:paraId="176AFDDA" w14:textId="36910FBE" w:rsidR="00F26A81" w:rsidRPr="00F26A81" w:rsidRDefault="00F26A81" w:rsidP="003E3089">
      <w:pPr>
        <w:spacing w:line="480" w:lineRule="auto"/>
        <w:rPr>
          <w:rFonts w:cstheme="minorHAnsi"/>
        </w:rPr>
      </w:pPr>
      <w:r w:rsidRPr="00F26A81">
        <w:rPr>
          <w:rFonts w:cstheme="minorHAnsi"/>
        </w:rPr>
        <w:t>The up to 50% underestimation for the Agatston scoring masses (Fig. 7C) means the calculated masses are, on average, smaller than the calculated masses from the integrated and volume fraction calcium mass techniques. Since RMS values are sensitive to the magnitude of the inputs, the smaller RMSE and RMSD values for Agatston scoring, relative to integrated calcium mass and volume fraction calcium mass techniques, are explained by the underestimated mass calculations of the Agatston technique.</w:t>
      </w:r>
      <w:r w:rsidR="00FF1A5F">
        <w:rPr>
          <w:rFonts w:cstheme="minorHAnsi"/>
        </w:rPr>
        <w:t xml:space="preserve"> </w:t>
      </w:r>
      <w:r w:rsidRPr="00F26A81">
        <w:rPr>
          <w:rFonts w:cstheme="minorHAnsi"/>
        </w:rPr>
        <w:t xml:space="preserve">The correlation coefficient and best-fit line were also calculated for each calcium scoring technique and are shown in Table </w:t>
      </w:r>
      <w:ins w:id="402" w:author="Mike Black" w:date="2023-04-05T17:16:00Z">
        <w:r w:rsidR="00916C81">
          <w:rPr>
            <w:rFonts w:cstheme="minorHAnsi"/>
          </w:rPr>
          <w:t>7</w:t>
        </w:r>
      </w:ins>
      <w:del w:id="403" w:author="Mike Black" w:date="2023-04-05T17:16:00Z">
        <w:r w:rsidR="003C6482" w:rsidDel="00916C81">
          <w:rPr>
            <w:rFonts w:cstheme="minorHAnsi"/>
          </w:rPr>
          <w:delText>6</w:delText>
        </w:r>
      </w:del>
      <w:r w:rsidRPr="00F26A81">
        <w:rPr>
          <w:rFonts w:cstheme="minorHAnsi"/>
        </w:rPr>
        <w:t>.</w:t>
      </w:r>
    </w:p>
    <w:p w14:paraId="4003AFDE" w14:textId="07F79E3D" w:rsidR="00F26A81" w:rsidRPr="003E3089" w:rsidRDefault="00F26A81" w:rsidP="003E3089">
      <w:pPr>
        <w:spacing w:line="480" w:lineRule="auto"/>
        <w:rPr>
          <w:rFonts w:cstheme="minorHAnsi"/>
        </w:rPr>
      </w:pPr>
    </w:p>
    <w:p w14:paraId="417E3B8A" w14:textId="17E8F741" w:rsidR="00F26A81" w:rsidRPr="003E3089" w:rsidRDefault="00A82D79" w:rsidP="003E3089">
      <w:pPr>
        <w:spacing w:line="480" w:lineRule="auto"/>
        <w:jc w:val="center"/>
        <w:rPr>
          <w:rFonts w:cstheme="minorHAnsi"/>
        </w:rPr>
      </w:pPr>
      <w:ins w:id="404" w:author="Mike Black" w:date="2023-04-06T09:13:00Z">
        <w:r>
          <w:rPr>
            <w:rFonts w:cstheme="minorHAnsi"/>
            <w:noProof/>
          </w:rPr>
          <w:lastRenderedPageBreak/>
          <w:drawing>
            <wp:inline distT="0" distB="0" distL="0" distR="0" wp14:anchorId="5F622545" wp14:editId="2928F235">
              <wp:extent cx="5080000" cy="3810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ins>
      <w:del w:id="405" w:author="Mike Black" w:date="2023-04-05T17:36:00Z">
        <w:r w:rsidR="00F26A81" w:rsidRPr="003E3089" w:rsidDel="005F17CA">
          <w:rPr>
            <w:rFonts w:cstheme="minorHAnsi"/>
            <w:noProof/>
          </w:rPr>
          <w:drawing>
            <wp:inline distT="0" distB="0" distL="0" distR="0" wp14:anchorId="61E4EE80" wp14:editId="269E90C6">
              <wp:extent cx="5080000" cy="381000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1"/>
                      <a:stretch>
                        <a:fillRect/>
                      </a:stretch>
                    </pic:blipFill>
                    <pic:spPr>
                      <a:xfrm>
                        <a:off x="0" y="0"/>
                        <a:ext cx="5080000" cy="3810000"/>
                      </a:xfrm>
                      <a:prstGeom prst="rect">
                        <a:avLst/>
                      </a:prstGeom>
                    </pic:spPr>
                  </pic:pic>
                </a:graphicData>
              </a:graphic>
            </wp:inline>
          </w:drawing>
        </w:r>
      </w:del>
    </w:p>
    <w:p w14:paraId="77376839" w14:textId="6C70CD4E" w:rsidR="00D5029D" w:rsidRPr="003E3089" w:rsidRDefault="00F26A81" w:rsidP="00560284">
      <w:pPr>
        <w:spacing w:line="480" w:lineRule="auto"/>
        <w:jc w:val="center"/>
        <w:rPr>
          <w:rFonts w:cstheme="minorHAnsi"/>
          <w:sz w:val="24"/>
        </w:rPr>
      </w:pPr>
      <w:r w:rsidRPr="00F26A81">
        <w:rPr>
          <w:rFonts w:cstheme="minorHAnsi"/>
        </w:rPr>
        <w:t>Fig. 8 Shows reproducibility measurements on the physical phantom scans at a tube voltage of 120 kV. Measurements from two scans were plotted against a second set of measurements from two different scans. Integrated mass (A), Volume fraction (B), Agatston mass scoring (C) are shown along with the root mean squared error</w:t>
      </w:r>
      <w:r w:rsidR="00744DA3">
        <w:rPr>
          <w:rFonts w:cstheme="minorHAnsi"/>
        </w:rPr>
        <w:t xml:space="preserve"> </w:t>
      </w:r>
      <w:r w:rsidR="00E61C5E">
        <w:rPr>
          <w:rFonts w:cstheme="minorHAnsi"/>
        </w:rPr>
        <w:t>(RMSE)</w:t>
      </w:r>
      <w:r w:rsidRPr="00F26A81">
        <w:rPr>
          <w:rFonts w:cstheme="minorHAnsi"/>
        </w:rPr>
        <w:t xml:space="preserve"> and root mean squared deviation</w:t>
      </w:r>
      <w:r w:rsidR="00744DA3">
        <w:rPr>
          <w:rFonts w:cstheme="minorHAnsi"/>
        </w:rPr>
        <w:t xml:space="preserve"> (RMSD)</w:t>
      </w:r>
      <w:r w:rsidRPr="00F26A81">
        <w:rPr>
          <w:rFonts w:cstheme="minorHAnsi"/>
        </w:rPr>
        <w:t xml:space="preserve"> values.</w:t>
      </w:r>
      <w:ins w:id="406" w:author="Mike Black" w:date="2023-04-03T10:53:00Z">
        <w:r w:rsidR="00EB215C">
          <w:rPr>
            <w:rFonts w:cstheme="minorHAnsi"/>
          </w:rPr>
          <w:t xml:space="preserve"> The small, medium, and large inserts label corresponds to the diameter of the insert (1, 3, and 5 mm, respectively)</w:t>
        </w:r>
      </w:ins>
    </w:p>
    <w:p w14:paraId="3B077196" w14:textId="395081D5" w:rsidR="00D5029D" w:rsidRDefault="00D5029D" w:rsidP="003E3089">
      <w:pPr>
        <w:spacing w:line="480" w:lineRule="auto"/>
        <w:rPr>
          <w:rFonts w:cstheme="minorHAnsi"/>
          <w:sz w:val="24"/>
        </w:rPr>
      </w:pPr>
    </w:p>
    <w:p w14:paraId="60919494" w14:textId="4BFDE78D" w:rsidR="00CE1C27" w:rsidRDefault="00CE1C27" w:rsidP="003E3089">
      <w:pPr>
        <w:spacing w:line="480" w:lineRule="auto"/>
        <w:rPr>
          <w:rFonts w:cstheme="minorHAnsi"/>
          <w:sz w:val="24"/>
        </w:rPr>
      </w:pPr>
    </w:p>
    <w:p w14:paraId="66A8FABD" w14:textId="7BA821C9" w:rsidR="00CE1C27" w:rsidRDefault="00CE1C27" w:rsidP="003E3089">
      <w:pPr>
        <w:spacing w:line="480" w:lineRule="auto"/>
        <w:rPr>
          <w:rFonts w:cstheme="minorHAnsi"/>
          <w:sz w:val="24"/>
        </w:rPr>
      </w:pPr>
    </w:p>
    <w:p w14:paraId="7C252942" w14:textId="38ACB1F4" w:rsidR="00CE1C27" w:rsidRDefault="00CE1C27" w:rsidP="003E3089">
      <w:pPr>
        <w:spacing w:line="480" w:lineRule="auto"/>
        <w:rPr>
          <w:rFonts w:cstheme="minorHAnsi"/>
          <w:sz w:val="24"/>
        </w:rPr>
      </w:pPr>
    </w:p>
    <w:p w14:paraId="5433A38C" w14:textId="5C161DC1" w:rsidR="00CE1C27" w:rsidRDefault="00CE1C27" w:rsidP="003E3089">
      <w:pPr>
        <w:spacing w:line="480" w:lineRule="auto"/>
        <w:rPr>
          <w:rFonts w:cstheme="minorHAnsi"/>
          <w:sz w:val="24"/>
        </w:rPr>
      </w:pPr>
    </w:p>
    <w:p w14:paraId="57806488" w14:textId="31FD9463" w:rsidR="00CE1C27" w:rsidRDefault="00CE1C27" w:rsidP="003E3089">
      <w:pPr>
        <w:spacing w:line="480" w:lineRule="auto"/>
        <w:rPr>
          <w:rFonts w:cstheme="minorHAnsi"/>
          <w:sz w:val="24"/>
        </w:rPr>
      </w:pPr>
    </w:p>
    <w:p w14:paraId="683275AD" w14:textId="77777777" w:rsidR="00CE1C27" w:rsidRPr="003E3089" w:rsidRDefault="00CE1C27" w:rsidP="003E3089">
      <w:pPr>
        <w:spacing w:line="480" w:lineRule="auto"/>
        <w:rPr>
          <w:rFonts w:cstheme="minorHAnsi"/>
          <w:sz w:val="24"/>
        </w:rPr>
      </w:pPr>
    </w:p>
    <w:tbl>
      <w:tblPr>
        <w:tblStyle w:val="PlainTable5"/>
        <w:tblW w:w="8981" w:type="dxa"/>
        <w:tblLook w:val="04A0" w:firstRow="1" w:lastRow="0" w:firstColumn="1" w:lastColumn="0" w:noHBand="0" w:noVBand="1"/>
        <w:tblPrChange w:id="407" w:author="Mike Black" w:date="2023-04-06T09:23:00Z">
          <w:tblPr>
            <w:tblStyle w:val="PlainTable5"/>
            <w:tblW w:w="8981" w:type="dxa"/>
            <w:tblLook w:val="04A0" w:firstRow="1" w:lastRow="0" w:firstColumn="1" w:lastColumn="0" w:noHBand="0" w:noVBand="1"/>
          </w:tblPr>
        </w:tblPrChange>
      </w:tblPr>
      <w:tblGrid>
        <w:gridCol w:w="2209"/>
        <w:gridCol w:w="1803"/>
        <w:gridCol w:w="1454"/>
        <w:gridCol w:w="2061"/>
        <w:gridCol w:w="1454"/>
        <w:tblGridChange w:id="408">
          <w:tblGrid>
            <w:gridCol w:w="2209"/>
            <w:gridCol w:w="1803"/>
            <w:gridCol w:w="1454"/>
            <w:gridCol w:w="2061"/>
            <w:gridCol w:w="1454"/>
          </w:tblGrid>
        </w:tblGridChange>
      </w:tblGrid>
      <w:tr w:rsidR="00FD2B80" w:rsidRPr="003E3089" w14:paraId="3034BB1C" w14:textId="77777777" w:rsidTr="00921D30">
        <w:trPr>
          <w:cnfStyle w:val="100000000000" w:firstRow="1" w:lastRow="0" w:firstColumn="0" w:lastColumn="0" w:oddVBand="0" w:evenVBand="0" w:oddHBand="0" w:evenHBand="0" w:firstRowFirstColumn="0" w:firstRowLastColumn="0" w:lastRowFirstColumn="0" w:lastRowLastColumn="0"/>
          <w:trHeight w:val="450"/>
          <w:trPrChange w:id="409" w:author="Mike Black" w:date="2023-04-06T09:23:00Z">
            <w:trPr>
              <w:trHeight w:val="450"/>
            </w:trPr>
          </w:trPrChange>
        </w:trPr>
        <w:tc>
          <w:tcPr>
            <w:cnfStyle w:val="001000000100" w:firstRow="0" w:lastRow="0" w:firstColumn="1" w:lastColumn="0" w:oddVBand="0" w:evenVBand="0" w:oddHBand="0" w:evenHBand="0" w:firstRowFirstColumn="1" w:firstRowLastColumn="0" w:lastRowFirstColumn="0" w:lastRowLastColumn="0"/>
            <w:tcW w:w="2209" w:type="dxa"/>
            <w:tcPrChange w:id="410" w:author="Mike Black" w:date="2023-04-06T09:23:00Z">
              <w:tcPr>
                <w:tcW w:w="0" w:type="dxa"/>
              </w:tcPr>
            </w:tcPrChange>
          </w:tcPr>
          <w:p w14:paraId="2D2F7482" w14:textId="342C8550" w:rsidR="00326676" w:rsidRPr="00560284" w:rsidRDefault="00326676" w:rsidP="00CE1C27">
            <w:pPr>
              <w:jc w:val="center"/>
              <w:cnfStyle w:val="101000000100" w:firstRow="1" w:lastRow="0" w:firstColumn="1" w:lastColumn="0" w:oddVBand="0" w:evenVBand="0" w:oddHBand="0" w:evenHBand="0" w:firstRowFirstColumn="1" w:firstRowLastColumn="0" w:lastRowFirstColumn="0" w:lastRowLastColumn="0"/>
              <w:rPr>
                <w:rFonts w:cstheme="minorHAnsi"/>
                <w:b/>
                <w:bCs/>
                <w:color w:val="000000" w:themeColor="text1"/>
                <w:sz w:val="24"/>
              </w:rPr>
            </w:pPr>
            <w:r w:rsidRPr="00560284">
              <w:rPr>
                <w:rFonts w:cstheme="minorHAnsi"/>
                <w:b/>
                <w:bCs/>
                <w:color w:val="000000" w:themeColor="text1"/>
                <w:sz w:val="24"/>
              </w:rPr>
              <w:lastRenderedPageBreak/>
              <w:t>Result</w:t>
            </w:r>
            <w:r w:rsidR="00CE1C27" w:rsidRPr="00560284">
              <w:rPr>
                <w:rFonts w:cstheme="minorHAnsi"/>
                <w:b/>
                <w:bCs/>
                <w:color w:val="000000" w:themeColor="text1"/>
                <w:sz w:val="24"/>
              </w:rPr>
              <w:t>s</w:t>
            </w:r>
          </w:p>
        </w:tc>
        <w:tc>
          <w:tcPr>
            <w:tcW w:w="1803" w:type="dxa"/>
            <w:tcPrChange w:id="411" w:author="Mike Black" w:date="2023-04-06T09:23:00Z">
              <w:tcPr>
                <w:tcW w:w="0" w:type="dxa"/>
              </w:tcPr>
            </w:tcPrChange>
          </w:tcPr>
          <w:p w14:paraId="10955CBF" w14:textId="593A1220"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Change w:id="412" w:author="Mike Black" w:date="2023-04-06T09:23:00Z">
              <w:tcPr>
                <w:tcW w:w="0" w:type="auto"/>
              </w:tcPr>
            </w:tcPrChange>
          </w:tcPr>
          <w:p w14:paraId="4D13C3BB" w14:textId="23D63383"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Change w:id="413" w:author="Mike Black" w:date="2023-04-06T09:23:00Z">
              <w:tcPr>
                <w:tcW w:w="0" w:type="auto"/>
              </w:tcPr>
            </w:tcPrChange>
          </w:tcPr>
          <w:p w14:paraId="0A48CD8E" w14:textId="6B82F2EB"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Change w:id="414" w:author="Mike Black" w:date="2023-04-06T09:23:00Z">
              <w:tcPr>
                <w:tcW w:w="0" w:type="auto"/>
              </w:tcPr>
            </w:tcPrChange>
          </w:tcPr>
          <w:p w14:paraId="2602744A" w14:textId="3449A524"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Agatston</w:t>
            </w:r>
          </w:p>
        </w:tc>
      </w:tr>
      <w:tr w:rsidR="00C05785" w:rsidRPr="003E3089" w14:paraId="62F14BCF" w14:textId="77777777" w:rsidTr="00921D30">
        <w:trPr>
          <w:cnfStyle w:val="000000100000" w:firstRow="0" w:lastRow="0" w:firstColumn="0" w:lastColumn="0" w:oddVBand="0" w:evenVBand="0" w:oddHBand="1" w:evenHBand="0" w:firstRowFirstColumn="0" w:firstRowLastColumn="0" w:lastRowFirstColumn="0" w:lastRowLastColumn="0"/>
          <w:trHeight w:val="351"/>
          <w:trPrChange w:id="415" w:author="Mike Black" w:date="2023-04-06T09:23:00Z">
            <w:trPr>
              <w:trHeight w:val="351"/>
            </w:trPr>
          </w:trPrChange>
        </w:trPr>
        <w:tc>
          <w:tcPr>
            <w:cnfStyle w:val="001000000000" w:firstRow="0" w:lastRow="0" w:firstColumn="1" w:lastColumn="0" w:oddVBand="0" w:evenVBand="0" w:oddHBand="0" w:evenHBand="0" w:firstRowFirstColumn="0" w:firstRowLastColumn="0" w:lastRowFirstColumn="0" w:lastRowLastColumn="0"/>
            <w:tcW w:w="2209" w:type="dxa"/>
            <w:vMerge w:val="restart"/>
            <w:tcPrChange w:id="416" w:author="Mike Black" w:date="2023-04-06T09:23:00Z">
              <w:tcPr>
                <w:tcW w:w="0" w:type="dxa"/>
                <w:vMerge w:val="restart"/>
              </w:tcPr>
            </w:tcPrChange>
          </w:tcPr>
          <w:p w14:paraId="58EB4B96" w14:textId="2B031432"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Accuracy (Normal</w:t>
            </w:r>
            <w:r w:rsidR="00FA034C">
              <w:rPr>
                <w:rFonts w:cstheme="minorHAnsi"/>
                <w:color w:val="000000" w:themeColor="text1"/>
                <w:sz w:val="24"/>
              </w:rPr>
              <w:t>-</w:t>
            </w:r>
            <w:r w:rsidRPr="003E3089">
              <w:rPr>
                <w:rFonts w:cstheme="minorHAnsi"/>
                <w:color w:val="000000" w:themeColor="text1"/>
                <w:sz w:val="24"/>
              </w:rPr>
              <w:t>Density)</w:t>
            </w:r>
          </w:p>
        </w:tc>
        <w:tc>
          <w:tcPr>
            <w:tcW w:w="1803" w:type="dxa"/>
            <w:tcPrChange w:id="417" w:author="Mike Black" w:date="2023-04-06T09:23:00Z">
              <w:tcPr>
                <w:tcW w:w="0" w:type="dxa"/>
              </w:tcPr>
            </w:tcPrChange>
          </w:tcPr>
          <w:p w14:paraId="55BFA743" w14:textId="6DC6A2FF"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Change w:id="418" w:author="Mike Black" w:date="2023-04-06T09:23:00Z">
              <w:tcPr>
                <w:tcW w:w="0" w:type="auto"/>
              </w:tcPr>
            </w:tcPrChange>
          </w:tcPr>
          <w:p w14:paraId="34809327" w14:textId="6101EA8C"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w:t>
            </w:r>
            <w:del w:id="419" w:author="Mike Black" w:date="2023-04-06T09:17:00Z">
              <w:r w:rsidRPr="003E3089" w:rsidDel="00A43241">
                <w:rPr>
                  <w:rFonts w:cstheme="minorHAnsi"/>
                  <w:color w:val="000000" w:themeColor="text1"/>
                  <w:sz w:val="24"/>
                </w:rPr>
                <w:delText>1</w:delText>
              </w:r>
            </w:del>
          </w:p>
        </w:tc>
        <w:tc>
          <w:tcPr>
            <w:tcW w:w="0" w:type="auto"/>
            <w:tcPrChange w:id="420" w:author="Mike Black" w:date="2023-04-06T09:23:00Z">
              <w:tcPr>
                <w:tcW w:w="0" w:type="auto"/>
              </w:tcPr>
            </w:tcPrChange>
          </w:tcPr>
          <w:p w14:paraId="439A0287" w14:textId="1C55A18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del w:id="421" w:author="Mike Black" w:date="2023-04-06T09:17:00Z">
              <w:r w:rsidRPr="003E3089" w:rsidDel="00A43241">
                <w:rPr>
                  <w:rFonts w:cstheme="minorHAnsi"/>
                  <w:color w:val="000000" w:themeColor="text1"/>
                  <w:sz w:val="24"/>
                </w:rPr>
                <w:delText>5</w:delText>
              </w:r>
            </w:del>
          </w:p>
        </w:tc>
        <w:tc>
          <w:tcPr>
            <w:tcW w:w="0" w:type="auto"/>
            <w:tcPrChange w:id="422" w:author="Mike Black" w:date="2023-04-06T09:23:00Z">
              <w:tcPr>
                <w:tcW w:w="0" w:type="auto"/>
              </w:tcPr>
            </w:tcPrChange>
          </w:tcPr>
          <w:p w14:paraId="065FDA33" w14:textId="18DAD3D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w:t>
            </w:r>
            <w:del w:id="423" w:author="Mike Black" w:date="2023-04-06T09:17:00Z">
              <w:r w:rsidRPr="003E3089" w:rsidDel="00A43241">
                <w:rPr>
                  <w:rFonts w:cstheme="minorHAnsi"/>
                  <w:color w:val="000000" w:themeColor="text1"/>
                  <w:sz w:val="24"/>
                </w:rPr>
                <w:delText>3</w:delText>
              </w:r>
            </w:del>
          </w:p>
        </w:tc>
      </w:tr>
      <w:tr w:rsidR="00FD2B80" w:rsidRPr="003E3089" w14:paraId="3697F6CB"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3E9EB1A" w14:textId="378A3A2E" w:rsidR="00326676" w:rsidRPr="003E3089" w:rsidRDefault="00326676" w:rsidP="00326676">
            <w:pPr>
              <w:jc w:val="center"/>
              <w:rPr>
                <w:rFonts w:cstheme="minorHAnsi"/>
                <w:color w:val="000000" w:themeColor="text1"/>
                <w:sz w:val="24"/>
              </w:rPr>
            </w:pPr>
          </w:p>
        </w:tc>
        <w:tc>
          <w:tcPr>
            <w:tcW w:w="1803" w:type="dxa"/>
          </w:tcPr>
          <w:p w14:paraId="4FED33A3" w14:textId="786815C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9E2E355" w14:textId="0FC17675"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24" w:author="Mike Black" w:date="2023-04-06T09:17:00Z">
              <w:r>
                <w:rPr>
                  <w:rFonts w:cstheme="minorHAnsi"/>
                  <w:color w:val="000000" w:themeColor="text1"/>
                  <w:sz w:val="24"/>
                </w:rPr>
                <w:t>9.13</w:t>
              </w:r>
            </w:ins>
            <w:del w:id="425" w:author="Mike Black" w:date="2023-04-06T09:17:00Z">
              <w:r w:rsidR="00326676" w:rsidRPr="003E3089" w:rsidDel="00A43241">
                <w:rPr>
                  <w:rFonts w:cstheme="minorHAnsi"/>
                  <w:color w:val="000000" w:themeColor="text1"/>
                  <w:sz w:val="24"/>
                </w:rPr>
                <w:delText>8.811</w:delText>
              </w:r>
            </w:del>
          </w:p>
        </w:tc>
        <w:tc>
          <w:tcPr>
            <w:tcW w:w="0" w:type="auto"/>
          </w:tcPr>
          <w:p w14:paraId="70381C07" w14:textId="029DDF9C"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w:t>
            </w:r>
            <w:ins w:id="426" w:author="Mike Black" w:date="2023-04-06T09:17:00Z">
              <w:r w:rsidR="00A43241">
                <w:rPr>
                  <w:rFonts w:cstheme="minorHAnsi"/>
                  <w:color w:val="000000" w:themeColor="text1"/>
                  <w:sz w:val="24"/>
                </w:rPr>
                <w:t>6</w:t>
              </w:r>
            </w:ins>
            <w:del w:id="427" w:author="Mike Black" w:date="2023-04-06T09:17:00Z">
              <w:r w:rsidRPr="003E3089" w:rsidDel="00A43241">
                <w:rPr>
                  <w:rFonts w:cstheme="minorHAnsi"/>
                  <w:color w:val="000000" w:themeColor="text1"/>
                  <w:sz w:val="24"/>
                </w:rPr>
                <w:delText>59</w:delText>
              </w:r>
            </w:del>
          </w:p>
        </w:tc>
        <w:tc>
          <w:tcPr>
            <w:tcW w:w="0" w:type="auto"/>
          </w:tcPr>
          <w:p w14:paraId="339824D1" w14:textId="090DD21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w:t>
            </w:r>
            <w:ins w:id="428" w:author="Mike Black" w:date="2023-04-06T09:17:00Z">
              <w:r w:rsidR="00A43241">
                <w:rPr>
                  <w:rFonts w:cstheme="minorHAnsi"/>
                  <w:color w:val="000000" w:themeColor="text1"/>
                  <w:sz w:val="24"/>
                </w:rPr>
                <w:t>51</w:t>
              </w:r>
            </w:ins>
            <w:del w:id="429" w:author="Mike Black" w:date="2023-04-06T09:17:00Z">
              <w:r w:rsidRPr="003E3089" w:rsidDel="00A43241">
                <w:rPr>
                  <w:rFonts w:cstheme="minorHAnsi"/>
                  <w:color w:val="000000" w:themeColor="text1"/>
                  <w:sz w:val="24"/>
                </w:rPr>
                <w:delText>485</w:delText>
              </w:r>
            </w:del>
          </w:p>
        </w:tc>
      </w:tr>
      <w:tr w:rsidR="00C05785" w:rsidRPr="003E3089" w14:paraId="3A160231" w14:textId="77777777" w:rsidTr="00921D30">
        <w:trPr>
          <w:cnfStyle w:val="000000100000" w:firstRow="0" w:lastRow="0" w:firstColumn="0" w:lastColumn="0" w:oddVBand="0" w:evenVBand="0" w:oddHBand="1" w:evenHBand="0" w:firstRowFirstColumn="0" w:firstRowLastColumn="0" w:lastRowFirstColumn="0" w:lastRowLastColumn="0"/>
          <w:trHeight w:val="369"/>
          <w:trPrChange w:id="430" w:author="Mike Black" w:date="2023-04-06T09:23:00Z">
            <w:trPr>
              <w:trHeight w:val="369"/>
            </w:trPr>
          </w:trPrChange>
        </w:trPr>
        <w:tc>
          <w:tcPr>
            <w:cnfStyle w:val="001000000000" w:firstRow="0" w:lastRow="0" w:firstColumn="1" w:lastColumn="0" w:oddVBand="0" w:evenVBand="0" w:oddHBand="0" w:evenHBand="0" w:firstRowFirstColumn="0" w:firstRowLastColumn="0" w:lastRowFirstColumn="0" w:lastRowLastColumn="0"/>
            <w:tcW w:w="2209" w:type="dxa"/>
            <w:vMerge/>
            <w:tcPrChange w:id="431" w:author="Mike Black" w:date="2023-04-06T09:23:00Z">
              <w:tcPr>
                <w:tcW w:w="0" w:type="dxa"/>
                <w:vMerge/>
              </w:tcPr>
            </w:tcPrChange>
          </w:tcPr>
          <w:p w14:paraId="4826143C" w14:textId="72DD0498"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1803" w:type="dxa"/>
            <w:tcPrChange w:id="432" w:author="Mike Black" w:date="2023-04-06T09:23:00Z">
              <w:tcPr>
                <w:tcW w:w="0" w:type="dxa"/>
              </w:tcPr>
            </w:tcPrChange>
          </w:tcPr>
          <w:p w14:paraId="77E31C88" w14:textId="4C189151"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Change w:id="433" w:author="Mike Black" w:date="2023-04-06T09:23:00Z">
              <w:tcPr>
                <w:tcW w:w="0" w:type="auto"/>
              </w:tcPr>
            </w:tcPrChange>
          </w:tcPr>
          <w:p w14:paraId="5ECA8C55" w14:textId="4B91A22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w:t>
            </w:r>
            <w:ins w:id="434" w:author="Mike Black" w:date="2023-04-06T09:17:00Z">
              <w:r w:rsidR="00A43241">
                <w:rPr>
                  <w:rFonts w:cstheme="minorHAnsi"/>
                  <w:color w:val="000000" w:themeColor="text1"/>
                  <w:sz w:val="24"/>
                </w:rPr>
                <w:t>69</w:t>
              </w:r>
            </w:ins>
            <w:del w:id="435" w:author="Mike Black" w:date="2023-04-06T09:17:00Z">
              <w:r w:rsidRPr="003E3089" w:rsidDel="00A43241">
                <w:rPr>
                  <w:rFonts w:cstheme="minorHAnsi"/>
                  <w:color w:val="000000" w:themeColor="text1"/>
                  <w:sz w:val="24"/>
                </w:rPr>
                <w:delText>752</w:delText>
              </w:r>
            </w:del>
          </w:p>
        </w:tc>
        <w:tc>
          <w:tcPr>
            <w:tcW w:w="0" w:type="auto"/>
            <w:tcPrChange w:id="436" w:author="Mike Black" w:date="2023-04-06T09:23:00Z">
              <w:tcPr>
                <w:tcW w:w="0" w:type="auto"/>
              </w:tcPr>
            </w:tcPrChange>
          </w:tcPr>
          <w:p w14:paraId="1B768DB2" w14:textId="61E9FA3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w:t>
            </w:r>
            <w:ins w:id="437" w:author="Mike Black" w:date="2023-04-06T09:17:00Z">
              <w:r w:rsidR="00A43241">
                <w:rPr>
                  <w:rFonts w:cstheme="minorHAnsi"/>
                  <w:color w:val="000000" w:themeColor="text1"/>
                  <w:sz w:val="24"/>
                </w:rPr>
                <w:t>5</w:t>
              </w:r>
            </w:ins>
            <w:del w:id="438" w:author="Mike Black" w:date="2023-04-06T09:17:00Z">
              <w:r w:rsidRPr="003E3089" w:rsidDel="00A43241">
                <w:rPr>
                  <w:rFonts w:cstheme="minorHAnsi"/>
                  <w:color w:val="000000" w:themeColor="text1"/>
                  <w:sz w:val="24"/>
                </w:rPr>
                <w:delText>47</w:delText>
              </w:r>
            </w:del>
          </w:p>
        </w:tc>
        <w:tc>
          <w:tcPr>
            <w:tcW w:w="0" w:type="auto"/>
            <w:tcPrChange w:id="439" w:author="Mike Black" w:date="2023-04-06T09:23:00Z">
              <w:tcPr>
                <w:tcW w:w="0" w:type="auto"/>
              </w:tcPr>
            </w:tcPrChange>
          </w:tcPr>
          <w:p w14:paraId="2E269FF6" w14:textId="3A1839F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w:t>
            </w:r>
            <w:ins w:id="440" w:author="Mike Black" w:date="2023-04-06T09:18:00Z">
              <w:r w:rsidR="00A43241">
                <w:rPr>
                  <w:rFonts w:cstheme="minorHAnsi"/>
                  <w:color w:val="000000" w:themeColor="text1"/>
                  <w:sz w:val="24"/>
                </w:rPr>
                <w:t>4</w:t>
              </w:r>
            </w:ins>
            <w:del w:id="441" w:author="Mike Black" w:date="2023-04-06T09:18:00Z">
              <w:r w:rsidRPr="003E3089" w:rsidDel="00A43241">
                <w:rPr>
                  <w:rFonts w:cstheme="minorHAnsi"/>
                  <w:color w:val="000000" w:themeColor="text1"/>
                  <w:sz w:val="24"/>
                </w:rPr>
                <w:delText>53</w:delText>
              </w:r>
            </w:del>
          </w:p>
        </w:tc>
      </w:tr>
      <w:tr w:rsidR="00FD2B80" w:rsidRPr="003E3089" w14:paraId="6ACE89BB"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65FF3F7" w14:textId="7FC19E48" w:rsidR="00326676" w:rsidRPr="003E3089" w:rsidRDefault="00326676" w:rsidP="00326676">
            <w:pPr>
              <w:jc w:val="center"/>
              <w:rPr>
                <w:rFonts w:cstheme="minorHAnsi"/>
                <w:color w:val="000000" w:themeColor="text1"/>
                <w:sz w:val="24"/>
              </w:rPr>
            </w:pPr>
          </w:p>
        </w:tc>
        <w:tc>
          <w:tcPr>
            <w:tcW w:w="1803" w:type="dxa"/>
          </w:tcPr>
          <w:p w14:paraId="0A1F4A90" w14:textId="658BAD69"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D7C2524" w14:textId="1306945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442" w:author="Mike Black" w:date="2023-04-06T09:17:00Z">
              <w:r w:rsidR="00A43241">
                <w:rPr>
                  <w:rFonts w:cstheme="minorHAnsi"/>
                  <w:color w:val="000000" w:themeColor="text1"/>
                  <w:sz w:val="24"/>
                </w:rPr>
                <w:t>5</w:t>
              </w:r>
            </w:ins>
            <w:del w:id="443" w:author="Mike Black" w:date="2023-04-06T09:17:00Z">
              <w:r w:rsidRPr="003E3089" w:rsidDel="00A43241">
                <w:rPr>
                  <w:rFonts w:cstheme="minorHAnsi"/>
                  <w:color w:val="000000" w:themeColor="text1"/>
                  <w:sz w:val="24"/>
                </w:rPr>
                <w:delText>62</w:delText>
              </w:r>
            </w:del>
          </w:p>
        </w:tc>
        <w:tc>
          <w:tcPr>
            <w:tcW w:w="0" w:type="auto"/>
          </w:tcPr>
          <w:p w14:paraId="4EA9C413" w14:textId="7AA0A4B4"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444" w:author="Mike Black" w:date="2023-04-06T09:17:00Z">
              <w:r w:rsidR="00A43241">
                <w:rPr>
                  <w:rFonts w:cstheme="minorHAnsi"/>
                  <w:color w:val="000000" w:themeColor="text1"/>
                  <w:sz w:val="24"/>
                </w:rPr>
                <w:t>7</w:t>
              </w:r>
            </w:ins>
            <w:del w:id="445" w:author="Mike Black" w:date="2023-04-06T09:17:00Z">
              <w:r w:rsidRPr="003E3089" w:rsidDel="00A43241">
                <w:rPr>
                  <w:rFonts w:cstheme="minorHAnsi"/>
                  <w:color w:val="000000" w:themeColor="text1"/>
                  <w:sz w:val="24"/>
                </w:rPr>
                <w:delText>66</w:delText>
              </w:r>
            </w:del>
          </w:p>
        </w:tc>
        <w:tc>
          <w:tcPr>
            <w:tcW w:w="0" w:type="auto"/>
          </w:tcPr>
          <w:p w14:paraId="61D3D941" w14:textId="66EBE3A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0.66</w:t>
            </w:r>
            <w:del w:id="446" w:author="Mike Black" w:date="2023-04-06T09:18:00Z">
              <w:r w:rsidRPr="003E3089" w:rsidDel="00A43241">
                <w:rPr>
                  <w:rFonts w:cstheme="minorHAnsi"/>
                  <w:color w:val="000000" w:themeColor="text1"/>
                  <w:sz w:val="24"/>
                </w:rPr>
                <w:delText>2</w:delText>
              </w:r>
            </w:del>
            <w:r w:rsidRPr="003E3089">
              <w:rPr>
                <w:rFonts w:cstheme="minorHAnsi"/>
                <w:color w:val="000000" w:themeColor="text1"/>
                <w:sz w:val="24"/>
              </w:rPr>
              <w:t xml:space="preserve"> </w:t>
            </w:r>
          </w:p>
        </w:tc>
      </w:tr>
      <w:tr w:rsidR="00C05785" w:rsidRPr="003E3089" w14:paraId="39D0E6A6" w14:textId="77777777" w:rsidTr="00921D30">
        <w:trPr>
          <w:cnfStyle w:val="000000100000" w:firstRow="0" w:lastRow="0" w:firstColumn="0" w:lastColumn="0" w:oddVBand="0" w:evenVBand="0" w:oddHBand="1" w:evenHBand="0" w:firstRowFirstColumn="0" w:firstRowLastColumn="0" w:lastRowFirstColumn="0" w:lastRowLastColumn="0"/>
          <w:trHeight w:val="369"/>
          <w:trPrChange w:id="447" w:author="Mike Black" w:date="2023-04-06T09:23:00Z">
            <w:trPr>
              <w:trHeight w:val="369"/>
            </w:trPr>
          </w:trPrChange>
        </w:trPr>
        <w:tc>
          <w:tcPr>
            <w:cnfStyle w:val="001000000000" w:firstRow="0" w:lastRow="0" w:firstColumn="1" w:lastColumn="0" w:oddVBand="0" w:evenVBand="0" w:oddHBand="0" w:evenHBand="0" w:firstRowFirstColumn="0" w:firstRowLastColumn="0" w:lastRowFirstColumn="0" w:lastRowLastColumn="0"/>
            <w:tcW w:w="2209" w:type="dxa"/>
            <w:vMerge/>
            <w:tcPrChange w:id="448" w:author="Mike Black" w:date="2023-04-06T09:23:00Z">
              <w:tcPr>
                <w:tcW w:w="0" w:type="dxa"/>
                <w:vMerge/>
              </w:tcPr>
            </w:tcPrChange>
          </w:tcPr>
          <w:p w14:paraId="69BA0F5C" w14:textId="77777777"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1803" w:type="dxa"/>
            <w:tcPrChange w:id="449" w:author="Mike Black" w:date="2023-04-06T09:23:00Z">
              <w:tcPr>
                <w:tcW w:w="0" w:type="dxa"/>
              </w:tcPr>
            </w:tcPrChange>
          </w:tcPr>
          <w:p w14:paraId="21EC2A6B" w14:textId="3A887EF2"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Change w:id="450" w:author="Mike Black" w:date="2023-04-06T09:23:00Z">
              <w:tcPr>
                <w:tcW w:w="0" w:type="auto"/>
              </w:tcPr>
            </w:tcPrChange>
          </w:tcPr>
          <w:p w14:paraId="7C241738" w14:textId="4167BA37"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w:t>
            </w:r>
            <w:ins w:id="451" w:author="Mike Black" w:date="2023-04-06T09:17:00Z">
              <w:r w:rsidR="00A43241">
                <w:rPr>
                  <w:rFonts w:cstheme="minorHAnsi"/>
                  <w:color w:val="000000" w:themeColor="text1"/>
                  <w:sz w:val="24"/>
                </w:rPr>
                <w:t>4.95</w:t>
              </w:r>
            </w:ins>
            <w:del w:id="452" w:author="Mike Black" w:date="2023-04-06T09:17:00Z">
              <w:r w:rsidRPr="003E3089" w:rsidDel="00A43241">
                <w:rPr>
                  <w:rFonts w:cstheme="minorHAnsi"/>
                  <w:color w:val="000000" w:themeColor="text1"/>
                  <w:sz w:val="24"/>
                </w:rPr>
                <w:delText>5.000</w:delText>
              </w:r>
            </w:del>
          </w:p>
        </w:tc>
        <w:tc>
          <w:tcPr>
            <w:tcW w:w="0" w:type="auto"/>
            <w:tcPrChange w:id="453" w:author="Mike Black" w:date="2023-04-06T09:23:00Z">
              <w:tcPr>
                <w:tcW w:w="0" w:type="auto"/>
              </w:tcPr>
            </w:tcPrChange>
          </w:tcPr>
          <w:p w14:paraId="0F9BC312" w14:textId="45E005D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w:t>
            </w:r>
            <w:ins w:id="454" w:author="Mike Black" w:date="2023-04-06T09:17:00Z">
              <w:r w:rsidR="00A43241">
                <w:rPr>
                  <w:rFonts w:cstheme="minorHAnsi"/>
                  <w:color w:val="000000" w:themeColor="text1"/>
                  <w:sz w:val="24"/>
                </w:rPr>
                <w:t>1</w:t>
              </w:r>
            </w:ins>
            <w:del w:id="455" w:author="Mike Black" w:date="2023-04-06T09:17:00Z">
              <w:r w:rsidRPr="003E3089" w:rsidDel="00A43241">
                <w:rPr>
                  <w:rFonts w:cstheme="minorHAnsi"/>
                  <w:color w:val="000000" w:themeColor="text1"/>
                  <w:sz w:val="24"/>
                </w:rPr>
                <w:delText>07</w:delText>
              </w:r>
            </w:del>
          </w:p>
        </w:tc>
        <w:tc>
          <w:tcPr>
            <w:tcW w:w="0" w:type="auto"/>
            <w:tcPrChange w:id="456" w:author="Mike Black" w:date="2023-04-06T09:23:00Z">
              <w:tcPr>
                <w:tcW w:w="0" w:type="auto"/>
              </w:tcPr>
            </w:tcPrChange>
          </w:tcPr>
          <w:p w14:paraId="6597499A" w14:textId="60265FC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ins w:id="457" w:author="Mike Black" w:date="2023-04-06T09:18:00Z">
              <w:r w:rsidR="00A43241">
                <w:rPr>
                  <w:rFonts w:cstheme="minorHAnsi"/>
                  <w:color w:val="000000" w:themeColor="text1"/>
                  <w:sz w:val="24"/>
                </w:rPr>
                <w:t>88</w:t>
              </w:r>
            </w:ins>
            <w:del w:id="458" w:author="Mike Black" w:date="2023-04-06T09:18:00Z">
              <w:r w:rsidRPr="003E3089" w:rsidDel="00A43241">
                <w:rPr>
                  <w:rFonts w:cstheme="minorHAnsi"/>
                  <w:color w:val="000000" w:themeColor="text1"/>
                  <w:sz w:val="24"/>
                </w:rPr>
                <w:delText>643</w:delText>
              </w:r>
            </w:del>
          </w:p>
        </w:tc>
      </w:tr>
      <w:tr w:rsidR="00FD2B80" w:rsidRPr="003E3089" w14:paraId="772139B3"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1F6E49E7" w14:textId="77777777"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Reproducibility</w:t>
            </w:r>
          </w:p>
          <w:p w14:paraId="37390FBF" w14:textId="1C6D1293" w:rsidR="00326676" w:rsidRPr="003E3089" w:rsidRDefault="00326676" w:rsidP="00326676">
            <w:pPr>
              <w:jc w:val="center"/>
              <w:rPr>
                <w:rFonts w:cstheme="minorHAnsi"/>
                <w:color w:val="000000" w:themeColor="text1"/>
                <w:sz w:val="24"/>
              </w:rPr>
            </w:pPr>
          </w:p>
        </w:tc>
        <w:tc>
          <w:tcPr>
            <w:tcW w:w="1803" w:type="dxa"/>
          </w:tcPr>
          <w:p w14:paraId="231DD500" w14:textId="7F7DD771"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A8126D5" w14:textId="7AE3C051"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59" w:author="Mike Black" w:date="2023-04-06T09:18:00Z">
              <w:r>
                <w:rPr>
                  <w:rFonts w:cstheme="minorHAnsi"/>
                  <w:color w:val="000000" w:themeColor="text1"/>
                  <w:sz w:val="24"/>
                </w:rPr>
                <w:t>1.00</w:t>
              </w:r>
            </w:ins>
            <w:del w:id="460" w:author="Mike Black" w:date="2023-04-06T09:18:00Z">
              <w:r w:rsidR="00326676" w:rsidRPr="003E3089" w:rsidDel="00A43241">
                <w:rPr>
                  <w:rFonts w:cstheme="minorHAnsi"/>
                  <w:color w:val="000000" w:themeColor="text1"/>
                  <w:sz w:val="24"/>
                </w:rPr>
                <w:delText>0.998</w:delText>
              </w:r>
            </w:del>
          </w:p>
        </w:tc>
        <w:tc>
          <w:tcPr>
            <w:tcW w:w="0" w:type="auto"/>
          </w:tcPr>
          <w:p w14:paraId="57BB9E4E" w14:textId="2B4544F3"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61" w:author="Mike Black" w:date="2023-04-06T09:18:00Z">
              <w:r>
                <w:rPr>
                  <w:rFonts w:cstheme="minorHAnsi"/>
                  <w:color w:val="000000" w:themeColor="text1"/>
                  <w:sz w:val="24"/>
                </w:rPr>
                <w:t>1.00</w:t>
              </w:r>
            </w:ins>
            <w:del w:id="462" w:author="Mike Black" w:date="2023-04-06T09:18:00Z">
              <w:r w:rsidR="00326676" w:rsidRPr="003E3089" w:rsidDel="00A43241">
                <w:rPr>
                  <w:rFonts w:cstheme="minorHAnsi"/>
                  <w:color w:val="000000" w:themeColor="text1"/>
                  <w:sz w:val="24"/>
                </w:rPr>
                <w:delText>0.998</w:delText>
              </w:r>
            </w:del>
          </w:p>
        </w:tc>
        <w:tc>
          <w:tcPr>
            <w:tcW w:w="0" w:type="auto"/>
          </w:tcPr>
          <w:p w14:paraId="53B509E0" w14:textId="2DC00513"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63" w:author="Mike Black" w:date="2023-04-06T09:18:00Z">
              <w:r>
                <w:rPr>
                  <w:rFonts w:cstheme="minorHAnsi"/>
                  <w:color w:val="000000" w:themeColor="text1"/>
                  <w:sz w:val="24"/>
                </w:rPr>
                <w:t>1.00</w:t>
              </w:r>
            </w:ins>
            <w:del w:id="464" w:author="Mike Black" w:date="2023-04-06T09:18:00Z">
              <w:r w:rsidR="00326676" w:rsidRPr="003E3089" w:rsidDel="00A43241">
                <w:rPr>
                  <w:rFonts w:cstheme="minorHAnsi"/>
                  <w:color w:val="000000" w:themeColor="text1"/>
                  <w:sz w:val="24"/>
                </w:rPr>
                <w:delText>0.996</w:delText>
              </w:r>
            </w:del>
          </w:p>
        </w:tc>
      </w:tr>
      <w:tr w:rsidR="00C05785" w:rsidRPr="003E3089" w14:paraId="5BBC614E" w14:textId="77777777" w:rsidTr="00921D30">
        <w:trPr>
          <w:cnfStyle w:val="000000100000" w:firstRow="0" w:lastRow="0" w:firstColumn="0" w:lastColumn="0" w:oddVBand="0" w:evenVBand="0" w:oddHBand="1" w:evenHBand="0" w:firstRowFirstColumn="0" w:firstRowLastColumn="0" w:lastRowFirstColumn="0" w:lastRowLastColumn="0"/>
          <w:trHeight w:val="369"/>
          <w:trPrChange w:id="465" w:author="Mike Black" w:date="2023-04-06T09:23:00Z">
            <w:trPr>
              <w:trHeight w:val="369"/>
            </w:trPr>
          </w:trPrChange>
        </w:trPr>
        <w:tc>
          <w:tcPr>
            <w:cnfStyle w:val="001000000000" w:firstRow="0" w:lastRow="0" w:firstColumn="1" w:lastColumn="0" w:oddVBand="0" w:evenVBand="0" w:oddHBand="0" w:evenHBand="0" w:firstRowFirstColumn="0" w:firstRowLastColumn="0" w:lastRowFirstColumn="0" w:lastRowLastColumn="0"/>
            <w:tcW w:w="2209" w:type="dxa"/>
            <w:vMerge/>
            <w:tcPrChange w:id="466" w:author="Mike Black" w:date="2023-04-06T09:23:00Z">
              <w:tcPr>
                <w:tcW w:w="0" w:type="dxa"/>
                <w:vMerge/>
              </w:tcPr>
            </w:tcPrChange>
          </w:tcPr>
          <w:p w14:paraId="68DBDF71" w14:textId="25F0AA08"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1803" w:type="dxa"/>
            <w:tcPrChange w:id="467" w:author="Mike Black" w:date="2023-04-06T09:23:00Z">
              <w:tcPr>
                <w:tcW w:w="0" w:type="dxa"/>
              </w:tcPr>
            </w:tcPrChange>
          </w:tcPr>
          <w:p w14:paraId="5617EBA9" w14:textId="19BF01B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Change w:id="468" w:author="Mike Black" w:date="2023-04-06T09:23:00Z">
              <w:tcPr>
                <w:tcW w:w="0" w:type="auto"/>
              </w:tcPr>
            </w:tcPrChange>
          </w:tcPr>
          <w:p w14:paraId="6EB884AA" w14:textId="6A1B0CE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ins w:id="469" w:author="Mike Black" w:date="2023-04-06T09:18:00Z">
              <w:r w:rsidR="00A43241">
                <w:rPr>
                  <w:rFonts w:cstheme="minorHAnsi"/>
                  <w:color w:val="000000" w:themeColor="text1"/>
                  <w:sz w:val="24"/>
                </w:rPr>
                <w:t>98</w:t>
              </w:r>
            </w:ins>
            <w:del w:id="470" w:author="Mike Black" w:date="2023-04-06T09:18:00Z">
              <w:r w:rsidRPr="003E3089" w:rsidDel="00A43241">
                <w:rPr>
                  <w:rFonts w:cstheme="minorHAnsi"/>
                  <w:color w:val="000000" w:themeColor="text1"/>
                  <w:sz w:val="24"/>
                </w:rPr>
                <w:delText>838</w:delText>
              </w:r>
            </w:del>
          </w:p>
        </w:tc>
        <w:tc>
          <w:tcPr>
            <w:tcW w:w="0" w:type="auto"/>
            <w:tcPrChange w:id="471" w:author="Mike Black" w:date="2023-04-06T09:23:00Z">
              <w:tcPr>
                <w:tcW w:w="0" w:type="auto"/>
              </w:tcPr>
            </w:tcPrChange>
          </w:tcPr>
          <w:p w14:paraId="37C65888" w14:textId="6873CEB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w:t>
            </w:r>
            <w:del w:id="472" w:author="Mike Black" w:date="2023-04-06T09:18:00Z">
              <w:r w:rsidRPr="003E3089" w:rsidDel="00A43241">
                <w:rPr>
                  <w:rFonts w:cstheme="minorHAnsi"/>
                  <w:color w:val="000000" w:themeColor="text1"/>
                  <w:sz w:val="24"/>
                </w:rPr>
                <w:delText>3</w:delText>
              </w:r>
            </w:del>
          </w:p>
        </w:tc>
        <w:tc>
          <w:tcPr>
            <w:tcW w:w="0" w:type="auto"/>
            <w:tcPrChange w:id="473" w:author="Mike Black" w:date="2023-04-06T09:23:00Z">
              <w:tcPr>
                <w:tcW w:w="0" w:type="auto"/>
              </w:tcPr>
            </w:tcPrChange>
          </w:tcPr>
          <w:p w14:paraId="4F3F2D1A" w14:textId="0DEB6CD7" w:rsidR="00326676" w:rsidRPr="003E3089" w:rsidRDefault="00A43241"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474" w:author="Mike Black" w:date="2023-04-06T09:18:00Z">
              <w:r>
                <w:rPr>
                  <w:rFonts w:cstheme="minorHAnsi"/>
                  <w:color w:val="000000" w:themeColor="text1"/>
                  <w:sz w:val="24"/>
                </w:rPr>
                <w:t>1.7</w:t>
              </w:r>
            </w:ins>
            <w:ins w:id="475" w:author="Mike Black" w:date="2023-04-06T09:19:00Z">
              <w:r>
                <w:rPr>
                  <w:rFonts w:cstheme="minorHAnsi"/>
                  <w:color w:val="000000" w:themeColor="text1"/>
                  <w:sz w:val="24"/>
                </w:rPr>
                <w:t>8</w:t>
              </w:r>
            </w:ins>
            <w:del w:id="476" w:author="Mike Black" w:date="2023-04-06T09:18:00Z">
              <w:r w:rsidR="00326676" w:rsidRPr="003E3089" w:rsidDel="00A43241">
                <w:rPr>
                  <w:rFonts w:cstheme="minorHAnsi"/>
                  <w:color w:val="000000" w:themeColor="text1"/>
                  <w:sz w:val="24"/>
                </w:rPr>
                <w:delText>2.144</w:delText>
              </w:r>
            </w:del>
          </w:p>
        </w:tc>
      </w:tr>
      <w:tr w:rsidR="00FD2B80" w:rsidRPr="003E3089" w14:paraId="2E0C6C71"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7913C00" w14:textId="0B78B3EF" w:rsidR="00326676" w:rsidRPr="003E3089" w:rsidRDefault="00326676" w:rsidP="00326676">
            <w:pPr>
              <w:jc w:val="center"/>
              <w:rPr>
                <w:rFonts w:cstheme="minorHAnsi"/>
                <w:color w:val="000000" w:themeColor="text1"/>
                <w:sz w:val="24"/>
              </w:rPr>
            </w:pPr>
          </w:p>
        </w:tc>
        <w:tc>
          <w:tcPr>
            <w:tcW w:w="1803" w:type="dxa"/>
          </w:tcPr>
          <w:p w14:paraId="29B7ACBC" w14:textId="4FB1801A"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66A6EE2" w14:textId="7265BDEE" w:rsidR="00326676" w:rsidRPr="003E3089" w:rsidRDefault="00A43241"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477" w:author="Mike Black" w:date="2023-04-06T09:18:00Z">
              <w:r>
                <w:rPr>
                  <w:rFonts w:cstheme="minorHAnsi"/>
                  <w:color w:val="000000" w:themeColor="text1"/>
                  <w:sz w:val="24"/>
                </w:rPr>
                <w:t>2</w:t>
              </w:r>
            </w:ins>
            <w:del w:id="478" w:author="Mike Black" w:date="2023-04-06T09:18:00Z">
              <w:r w:rsidR="00326676" w:rsidRPr="003E3089" w:rsidDel="00A43241">
                <w:rPr>
                  <w:rFonts w:cstheme="minorHAnsi"/>
                  <w:color w:val="000000" w:themeColor="text1"/>
                  <w:sz w:val="24"/>
                </w:rPr>
                <w:delText>1</w:delText>
              </w:r>
            </w:del>
            <w:r w:rsidR="00326676" w:rsidRPr="003E3089">
              <w:rPr>
                <w:rFonts w:cstheme="minorHAnsi"/>
                <w:color w:val="000000" w:themeColor="text1"/>
                <w:sz w:val="24"/>
              </w:rPr>
              <w:t>.</w:t>
            </w:r>
            <w:ins w:id="479" w:author="Mike Black" w:date="2023-04-06T09:18:00Z">
              <w:r>
                <w:rPr>
                  <w:rFonts w:cstheme="minorHAnsi"/>
                  <w:color w:val="000000" w:themeColor="text1"/>
                  <w:sz w:val="24"/>
                </w:rPr>
                <w:t>11</w:t>
              </w:r>
            </w:ins>
            <w:del w:id="480" w:author="Mike Black" w:date="2023-04-06T09:18:00Z">
              <w:r w:rsidR="00326676" w:rsidRPr="003E3089" w:rsidDel="00A43241">
                <w:rPr>
                  <w:rFonts w:cstheme="minorHAnsi"/>
                  <w:color w:val="000000" w:themeColor="text1"/>
                  <w:sz w:val="24"/>
                </w:rPr>
                <w:delText>906</w:delText>
              </w:r>
            </w:del>
          </w:p>
        </w:tc>
        <w:tc>
          <w:tcPr>
            <w:tcW w:w="0" w:type="auto"/>
          </w:tcPr>
          <w:p w14:paraId="3C2C8BA0" w14:textId="5CACE714"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w:t>
            </w:r>
            <w:ins w:id="481" w:author="Mike Black" w:date="2023-04-06T09:18:00Z">
              <w:r w:rsidR="00A43241">
                <w:rPr>
                  <w:rFonts w:cstheme="minorHAnsi"/>
                  <w:color w:val="000000" w:themeColor="text1"/>
                  <w:sz w:val="24"/>
                </w:rPr>
                <w:t>8</w:t>
              </w:r>
            </w:ins>
            <w:del w:id="482" w:author="Mike Black" w:date="2023-04-06T09:18:00Z">
              <w:r w:rsidRPr="003E3089" w:rsidDel="00A43241">
                <w:rPr>
                  <w:rFonts w:cstheme="minorHAnsi"/>
                  <w:color w:val="000000" w:themeColor="text1"/>
                  <w:sz w:val="24"/>
                </w:rPr>
                <w:delText>77</w:delText>
              </w:r>
            </w:del>
          </w:p>
        </w:tc>
        <w:tc>
          <w:tcPr>
            <w:tcW w:w="0" w:type="auto"/>
          </w:tcPr>
          <w:p w14:paraId="13F54375" w14:textId="09940A5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ins w:id="483" w:author="Mike Black" w:date="2023-04-06T09:19:00Z">
              <w:r w:rsidR="00A43241">
                <w:rPr>
                  <w:rFonts w:cstheme="minorHAnsi"/>
                  <w:color w:val="000000" w:themeColor="text1"/>
                  <w:sz w:val="24"/>
                </w:rPr>
                <w:t>33</w:t>
              </w:r>
            </w:ins>
            <w:del w:id="484" w:author="Mike Black" w:date="2023-04-06T09:19:00Z">
              <w:r w:rsidRPr="003E3089" w:rsidDel="00A43241">
                <w:rPr>
                  <w:rFonts w:cstheme="minorHAnsi"/>
                  <w:color w:val="000000" w:themeColor="text1"/>
                  <w:sz w:val="24"/>
                </w:rPr>
                <w:delText>792</w:delText>
              </w:r>
            </w:del>
          </w:p>
        </w:tc>
      </w:tr>
      <w:tr w:rsidR="00C05785" w:rsidRPr="003E3089" w14:paraId="447E3560" w14:textId="77777777" w:rsidTr="00921D30">
        <w:trPr>
          <w:cnfStyle w:val="000000100000" w:firstRow="0" w:lastRow="0" w:firstColumn="0" w:lastColumn="0" w:oddVBand="0" w:evenVBand="0" w:oddHBand="1" w:evenHBand="0" w:firstRowFirstColumn="0" w:firstRowLastColumn="0" w:lastRowFirstColumn="0" w:lastRowLastColumn="0"/>
          <w:trHeight w:val="369"/>
          <w:trPrChange w:id="485" w:author="Mike Black" w:date="2023-04-06T09:23:00Z">
            <w:trPr>
              <w:trHeight w:val="369"/>
            </w:trPr>
          </w:trPrChange>
        </w:trPr>
        <w:tc>
          <w:tcPr>
            <w:cnfStyle w:val="001000000000" w:firstRow="0" w:lastRow="0" w:firstColumn="1" w:lastColumn="0" w:oddVBand="0" w:evenVBand="0" w:oddHBand="0" w:evenHBand="0" w:firstRowFirstColumn="0" w:firstRowLastColumn="0" w:lastRowFirstColumn="0" w:lastRowLastColumn="0"/>
            <w:tcW w:w="2209" w:type="dxa"/>
            <w:vMerge/>
            <w:tcPrChange w:id="486" w:author="Mike Black" w:date="2023-04-06T09:23:00Z">
              <w:tcPr>
                <w:tcW w:w="0" w:type="dxa"/>
                <w:vMerge/>
              </w:tcPr>
            </w:tcPrChange>
          </w:tcPr>
          <w:p w14:paraId="10990E0B" w14:textId="1E83DB5F"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1803" w:type="dxa"/>
            <w:tcPrChange w:id="487" w:author="Mike Black" w:date="2023-04-06T09:23:00Z">
              <w:tcPr>
                <w:tcW w:w="0" w:type="dxa"/>
              </w:tcPr>
            </w:tcPrChange>
          </w:tcPr>
          <w:p w14:paraId="5ABC7265" w14:textId="678C4F3E"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Change w:id="488" w:author="Mike Black" w:date="2023-04-06T09:23:00Z">
              <w:tcPr>
                <w:tcW w:w="0" w:type="auto"/>
              </w:tcPr>
            </w:tcPrChange>
          </w:tcPr>
          <w:p w14:paraId="0A7D6197" w14:textId="0A0F2D9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w:t>
            </w:r>
            <w:del w:id="489" w:author="Mike Black" w:date="2023-04-06T09:19:00Z">
              <w:r w:rsidRPr="003E3089" w:rsidDel="00A43241">
                <w:rPr>
                  <w:rFonts w:cstheme="minorHAnsi"/>
                  <w:color w:val="000000" w:themeColor="text1"/>
                  <w:sz w:val="24"/>
                </w:rPr>
                <w:delText>2</w:delText>
              </w:r>
            </w:del>
          </w:p>
        </w:tc>
        <w:tc>
          <w:tcPr>
            <w:tcW w:w="0" w:type="auto"/>
            <w:tcPrChange w:id="490" w:author="Mike Black" w:date="2023-04-06T09:23:00Z">
              <w:tcPr>
                <w:tcW w:w="0" w:type="auto"/>
              </w:tcPr>
            </w:tcPrChange>
          </w:tcPr>
          <w:p w14:paraId="0715899E" w14:textId="696BF66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w:t>
            </w:r>
            <w:del w:id="491" w:author="Mike Black" w:date="2023-04-06T09:19:00Z">
              <w:r w:rsidRPr="003E3089" w:rsidDel="00A43241">
                <w:rPr>
                  <w:rFonts w:cstheme="minorHAnsi"/>
                  <w:color w:val="000000" w:themeColor="text1"/>
                  <w:sz w:val="24"/>
                </w:rPr>
                <w:delText>1</w:delText>
              </w:r>
            </w:del>
          </w:p>
        </w:tc>
        <w:tc>
          <w:tcPr>
            <w:tcW w:w="0" w:type="auto"/>
            <w:tcPrChange w:id="492" w:author="Mike Black" w:date="2023-04-06T09:23:00Z">
              <w:tcPr>
                <w:tcW w:w="0" w:type="auto"/>
              </w:tcPr>
            </w:tcPrChange>
          </w:tcPr>
          <w:p w14:paraId="604D28DF" w14:textId="0579704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493" w:author="Mike Black" w:date="2023-04-06T09:19:00Z">
              <w:r w:rsidR="00A43241">
                <w:rPr>
                  <w:rFonts w:cstheme="minorHAnsi"/>
                  <w:color w:val="000000" w:themeColor="text1"/>
                  <w:sz w:val="24"/>
                </w:rPr>
                <w:t>3</w:t>
              </w:r>
            </w:ins>
            <w:del w:id="494" w:author="Mike Black" w:date="2023-04-06T09:19:00Z">
              <w:r w:rsidRPr="003E3089" w:rsidDel="00A43241">
                <w:rPr>
                  <w:rFonts w:cstheme="minorHAnsi"/>
                  <w:color w:val="000000" w:themeColor="text1"/>
                  <w:sz w:val="24"/>
                </w:rPr>
                <w:delText>20</w:delText>
              </w:r>
            </w:del>
          </w:p>
        </w:tc>
      </w:tr>
      <w:tr w:rsidR="00FD2B80" w:rsidRPr="003E3089" w14:paraId="02A641C4"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C54C3BA" w14:textId="77777777" w:rsidR="00326676" w:rsidRPr="003E3089" w:rsidRDefault="00326676" w:rsidP="00326676">
            <w:pPr>
              <w:jc w:val="center"/>
              <w:rPr>
                <w:rFonts w:cstheme="minorHAnsi"/>
                <w:color w:val="000000" w:themeColor="text1"/>
                <w:sz w:val="24"/>
              </w:rPr>
            </w:pPr>
          </w:p>
        </w:tc>
        <w:tc>
          <w:tcPr>
            <w:tcW w:w="1803" w:type="dxa"/>
          </w:tcPr>
          <w:p w14:paraId="3AE5997A" w14:textId="12B83CE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53DAE2C" w14:textId="201C6BDD"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w:t>
            </w:r>
            <w:ins w:id="495" w:author="Mike Black" w:date="2023-04-06T09:19:00Z">
              <w:r w:rsidR="00A43241">
                <w:rPr>
                  <w:rFonts w:cstheme="minorHAnsi"/>
                  <w:color w:val="000000" w:themeColor="text1"/>
                  <w:sz w:val="24"/>
                </w:rPr>
                <w:t>7</w:t>
              </w:r>
            </w:ins>
            <w:del w:id="496" w:author="Mike Black" w:date="2023-04-06T09:19:00Z">
              <w:r w:rsidRPr="003E3089" w:rsidDel="00A43241">
                <w:rPr>
                  <w:rFonts w:cstheme="minorHAnsi"/>
                  <w:color w:val="000000" w:themeColor="text1"/>
                  <w:sz w:val="24"/>
                </w:rPr>
                <w:delText>91</w:delText>
              </w:r>
            </w:del>
          </w:p>
        </w:tc>
        <w:tc>
          <w:tcPr>
            <w:tcW w:w="0" w:type="auto"/>
          </w:tcPr>
          <w:p w14:paraId="7A4F8115" w14:textId="64593AB3"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497" w:author="Mike Black" w:date="2023-04-06T09:19:00Z">
              <w:r w:rsidR="00A43241">
                <w:rPr>
                  <w:rFonts w:cstheme="minorHAnsi"/>
                  <w:color w:val="000000" w:themeColor="text1"/>
                  <w:sz w:val="24"/>
                </w:rPr>
                <w:t>7</w:t>
              </w:r>
            </w:ins>
            <w:del w:id="498" w:author="Mike Black" w:date="2023-04-06T09:19:00Z">
              <w:r w:rsidRPr="003E3089" w:rsidDel="00A43241">
                <w:rPr>
                  <w:rFonts w:cstheme="minorHAnsi"/>
                  <w:color w:val="000000" w:themeColor="text1"/>
                  <w:sz w:val="24"/>
                </w:rPr>
                <w:delText>69</w:delText>
              </w:r>
            </w:del>
          </w:p>
        </w:tc>
        <w:tc>
          <w:tcPr>
            <w:tcW w:w="0" w:type="auto"/>
          </w:tcPr>
          <w:p w14:paraId="5717FE2F" w14:textId="4B60BC4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del w:id="499" w:author="Mike Black" w:date="2023-04-06T09:19:00Z">
              <w:r w:rsidRPr="003E3089" w:rsidDel="00A43241">
                <w:rPr>
                  <w:rFonts w:cstheme="minorHAnsi"/>
                  <w:color w:val="000000" w:themeColor="text1"/>
                  <w:sz w:val="24"/>
                </w:rPr>
                <w:delText>0</w:delText>
              </w:r>
            </w:del>
            <w:ins w:id="500" w:author="Mike Black" w:date="2023-04-06T09:19:00Z">
              <w:r w:rsidR="00A43241">
                <w:rPr>
                  <w:rFonts w:cstheme="minorHAnsi"/>
                  <w:color w:val="000000" w:themeColor="text1"/>
                  <w:sz w:val="24"/>
                </w:rPr>
                <w:t>-0.01</w:t>
              </w:r>
            </w:ins>
            <w:del w:id="501" w:author="Mike Black" w:date="2023-04-06T09:19:00Z">
              <w:r w:rsidRPr="003E3089" w:rsidDel="00A43241">
                <w:rPr>
                  <w:rFonts w:cstheme="minorHAnsi"/>
                  <w:color w:val="000000" w:themeColor="text1"/>
                  <w:sz w:val="24"/>
                </w:rPr>
                <w:delText>.480</w:delText>
              </w:r>
            </w:del>
          </w:p>
        </w:tc>
      </w:tr>
      <w:tr w:rsidR="00C05785" w:rsidRPr="003E3089" w:rsidDel="00921D30" w14:paraId="7B3E273A" w14:textId="264A8628" w:rsidTr="00921D30">
        <w:trPr>
          <w:cnfStyle w:val="000000100000" w:firstRow="0" w:lastRow="0" w:firstColumn="0" w:lastColumn="0" w:oddVBand="0" w:evenVBand="0" w:oddHBand="1" w:evenHBand="0" w:firstRowFirstColumn="0" w:firstRowLastColumn="0" w:lastRowFirstColumn="0" w:lastRowLastColumn="0"/>
          <w:trHeight w:val="351"/>
          <w:del w:id="502" w:author="Mike Black" w:date="2023-04-06T09:23:00Z"/>
          <w:trPrChange w:id="503" w:author="Mike Black" w:date="2023-04-06T09:23:00Z">
            <w:trPr>
              <w:trHeight w:val="351"/>
            </w:trPr>
          </w:trPrChange>
        </w:trPr>
        <w:tc>
          <w:tcPr>
            <w:cnfStyle w:val="001000000000" w:firstRow="0" w:lastRow="0" w:firstColumn="1" w:lastColumn="0" w:oddVBand="0" w:evenVBand="0" w:oddHBand="0" w:evenHBand="0" w:firstRowFirstColumn="0" w:firstRowLastColumn="0" w:lastRowFirstColumn="0" w:lastRowLastColumn="0"/>
            <w:tcW w:w="2209" w:type="dxa"/>
            <w:tcPrChange w:id="504" w:author="Mike Black" w:date="2023-04-06T09:23:00Z">
              <w:tcPr>
                <w:tcW w:w="0" w:type="dxa"/>
              </w:tcPr>
            </w:tcPrChange>
          </w:tcPr>
          <w:p w14:paraId="1AD2F9A4" w14:textId="0BF2761E" w:rsidR="00326676" w:rsidRPr="003E3089" w:rsidDel="00921D30" w:rsidRDefault="00326676" w:rsidP="00326676">
            <w:pPr>
              <w:jc w:val="center"/>
              <w:cnfStyle w:val="001000100000" w:firstRow="0" w:lastRow="0" w:firstColumn="1" w:lastColumn="0" w:oddVBand="0" w:evenVBand="0" w:oddHBand="1" w:evenHBand="0" w:firstRowFirstColumn="0" w:firstRowLastColumn="0" w:lastRowFirstColumn="0" w:lastRowLastColumn="0"/>
              <w:rPr>
                <w:del w:id="505" w:author="Mike Black" w:date="2023-04-06T09:23:00Z"/>
                <w:rFonts w:cstheme="minorHAnsi"/>
                <w:color w:val="000000" w:themeColor="text1"/>
                <w:sz w:val="24"/>
              </w:rPr>
            </w:pPr>
            <w:del w:id="506" w:author="Mike Black" w:date="2023-04-06T09:23:00Z">
              <w:r w:rsidRPr="003E3089" w:rsidDel="00921D30">
                <w:rPr>
                  <w:rFonts w:cstheme="minorHAnsi"/>
                  <w:color w:val="000000" w:themeColor="text1"/>
                  <w:sz w:val="24"/>
                </w:rPr>
                <w:delText>Specificity</w:delText>
              </w:r>
            </w:del>
          </w:p>
        </w:tc>
        <w:tc>
          <w:tcPr>
            <w:tcW w:w="1803" w:type="dxa"/>
            <w:tcPrChange w:id="507" w:author="Mike Black" w:date="2023-04-06T09:23:00Z">
              <w:tcPr>
                <w:tcW w:w="0" w:type="dxa"/>
              </w:tcPr>
            </w:tcPrChange>
          </w:tcPr>
          <w:p w14:paraId="2ABFC173" w14:textId="29BAF21A" w:rsidR="00326676" w:rsidRPr="003E3089" w:rsidDel="00921D30" w:rsidRDefault="00326676" w:rsidP="00326676">
            <w:pPr>
              <w:jc w:val="center"/>
              <w:cnfStyle w:val="000000100000" w:firstRow="0" w:lastRow="0" w:firstColumn="0" w:lastColumn="0" w:oddVBand="0" w:evenVBand="0" w:oddHBand="1" w:evenHBand="0" w:firstRowFirstColumn="0" w:firstRowLastColumn="0" w:lastRowFirstColumn="0" w:lastRowLastColumn="0"/>
              <w:rPr>
                <w:del w:id="508" w:author="Mike Black" w:date="2023-04-06T09:23:00Z"/>
                <w:rFonts w:cstheme="minorHAnsi"/>
                <w:color w:val="000000" w:themeColor="text1"/>
                <w:sz w:val="24"/>
              </w:rPr>
            </w:pPr>
            <w:del w:id="509" w:author="Mike Black" w:date="2023-04-06T09:23:00Z">
              <w:r w:rsidRPr="003E3089" w:rsidDel="00921D30">
                <w:rPr>
                  <w:rFonts w:cstheme="minorHAnsi"/>
                  <w:color w:val="000000" w:themeColor="text1"/>
                  <w:sz w:val="24"/>
                </w:rPr>
                <w:delText>r</w:delText>
              </w:r>
              <w:r w:rsidRPr="003E3089" w:rsidDel="00921D30">
                <w:rPr>
                  <w:rFonts w:cstheme="minorHAnsi"/>
                  <w:color w:val="000000" w:themeColor="text1"/>
                  <w:sz w:val="24"/>
                  <w:vertAlign w:val="superscript"/>
                </w:rPr>
                <w:delText>2</w:delText>
              </w:r>
            </w:del>
          </w:p>
        </w:tc>
        <w:tc>
          <w:tcPr>
            <w:tcW w:w="0" w:type="auto"/>
            <w:tcPrChange w:id="510" w:author="Mike Black" w:date="2023-04-06T09:23:00Z">
              <w:tcPr>
                <w:tcW w:w="0" w:type="auto"/>
              </w:tcPr>
            </w:tcPrChange>
          </w:tcPr>
          <w:p w14:paraId="196D2D73" w14:textId="3F10D432" w:rsidR="00326676" w:rsidRPr="003E3089" w:rsidDel="00921D30" w:rsidRDefault="00326676" w:rsidP="00326676">
            <w:pPr>
              <w:cnfStyle w:val="000000100000" w:firstRow="0" w:lastRow="0" w:firstColumn="0" w:lastColumn="0" w:oddVBand="0" w:evenVBand="0" w:oddHBand="1" w:evenHBand="0" w:firstRowFirstColumn="0" w:firstRowLastColumn="0" w:lastRowFirstColumn="0" w:lastRowLastColumn="0"/>
              <w:rPr>
                <w:del w:id="511" w:author="Mike Black" w:date="2023-04-06T09:23:00Z"/>
                <w:rFonts w:cstheme="minorHAnsi"/>
                <w:color w:val="000000" w:themeColor="text1"/>
                <w:sz w:val="24"/>
              </w:rPr>
            </w:pPr>
            <w:del w:id="512" w:author="Mike Black" w:date="2023-04-06T09:23:00Z">
              <w:r w:rsidRPr="003E3089" w:rsidDel="00921D30">
                <w:rPr>
                  <w:rFonts w:cstheme="minorHAnsi"/>
                  <w:color w:val="000000" w:themeColor="text1"/>
                  <w:sz w:val="24"/>
                </w:rPr>
                <w:delText>6 / 36</w:delText>
              </w:r>
            </w:del>
          </w:p>
        </w:tc>
        <w:tc>
          <w:tcPr>
            <w:tcW w:w="0" w:type="auto"/>
            <w:tcPrChange w:id="513" w:author="Mike Black" w:date="2023-04-06T09:23:00Z">
              <w:tcPr>
                <w:tcW w:w="0" w:type="auto"/>
              </w:tcPr>
            </w:tcPrChange>
          </w:tcPr>
          <w:p w14:paraId="0C7551FF" w14:textId="155D8B77" w:rsidR="00326676" w:rsidRPr="003E3089" w:rsidDel="00921D30" w:rsidRDefault="00326676" w:rsidP="00326676">
            <w:pPr>
              <w:cnfStyle w:val="000000100000" w:firstRow="0" w:lastRow="0" w:firstColumn="0" w:lastColumn="0" w:oddVBand="0" w:evenVBand="0" w:oddHBand="1" w:evenHBand="0" w:firstRowFirstColumn="0" w:firstRowLastColumn="0" w:lastRowFirstColumn="0" w:lastRowLastColumn="0"/>
              <w:rPr>
                <w:del w:id="514" w:author="Mike Black" w:date="2023-04-06T09:23:00Z"/>
                <w:rFonts w:cstheme="minorHAnsi"/>
                <w:color w:val="000000" w:themeColor="text1"/>
                <w:sz w:val="24"/>
              </w:rPr>
            </w:pPr>
            <w:del w:id="515" w:author="Mike Black" w:date="2023-04-06T09:23:00Z">
              <w:r w:rsidRPr="003E3089" w:rsidDel="00921D30">
                <w:rPr>
                  <w:rFonts w:cstheme="minorHAnsi"/>
                  <w:color w:val="000000" w:themeColor="text1"/>
                  <w:sz w:val="24"/>
                </w:rPr>
                <w:delText>6 / 36</w:delText>
              </w:r>
            </w:del>
          </w:p>
        </w:tc>
        <w:tc>
          <w:tcPr>
            <w:tcW w:w="0" w:type="auto"/>
            <w:tcPrChange w:id="516" w:author="Mike Black" w:date="2023-04-06T09:23:00Z">
              <w:tcPr>
                <w:tcW w:w="0" w:type="auto"/>
              </w:tcPr>
            </w:tcPrChange>
          </w:tcPr>
          <w:p w14:paraId="0BD7667A" w14:textId="459CAAA0" w:rsidR="00326676" w:rsidRPr="003E3089" w:rsidDel="00921D30" w:rsidRDefault="00326676" w:rsidP="00326676">
            <w:pPr>
              <w:cnfStyle w:val="000000100000" w:firstRow="0" w:lastRow="0" w:firstColumn="0" w:lastColumn="0" w:oddVBand="0" w:evenVBand="0" w:oddHBand="1" w:evenHBand="0" w:firstRowFirstColumn="0" w:firstRowLastColumn="0" w:lastRowFirstColumn="0" w:lastRowLastColumn="0"/>
              <w:rPr>
                <w:del w:id="517" w:author="Mike Black" w:date="2023-04-06T09:23:00Z"/>
                <w:rFonts w:cstheme="minorHAnsi"/>
                <w:color w:val="000000" w:themeColor="text1"/>
                <w:sz w:val="24"/>
              </w:rPr>
            </w:pPr>
            <w:del w:id="518" w:author="Mike Black" w:date="2023-04-06T09:19:00Z">
              <w:r w:rsidRPr="003E3089" w:rsidDel="00A43241">
                <w:rPr>
                  <w:rFonts w:cstheme="minorHAnsi"/>
                  <w:color w:val="000000" w:themeColor="text1"/>
                  <w:sz w:val="24"/>
                </w:rPr>
                <w:delText>7</w:delText>
              </w:r>
            </w:del>
            <w:del w:id="519" w:author="Mike Black" w:date="2023-04-06T09:23:00Z">
              <w:r w:rsidRPr="003E3089" w:rsidDel="00921D30">
                <w:rPr>
                  <w:rFonts w:cstheme="minorHAnsi"/>
                  <w:color w:val="000000" w:themeColor="text1"/>
                  <w:sz w:val="24"/>
                </w:rPr>
                <w:delText xml:space="preserve"> / 36</w:delText>
              </w:r>
            </w:del>
          </w:p>
        </w:tc>
      </w:tr>
      <w:tr w:rsidR="00FD2B80" w:rsidRPr="003E3089" w:rsidDel="00921D30" w14:paraId="2FBD6AFD" w14:textId="2A9BB084" w:rsidTr="00FD2B80">
        <w:trPr>
          <w:trHeight w:val="351"/>
          <w:del w:id="520" w:author="Mike Black" w:date="2023-04-06T09:23:00Z"/>
        </w:trPr>
        <w:tc>
          <w:tcPr>
            <w:cnfStyle w:val="001000000000" w:firstRow="0" w:lastRow="0" w:firstColumn="1" w:lastColumn="0" w:oddVBand="0" w:evenVBand="0" w:oddHBand="0" w:evenHBand="0" w:firstRowFirstColumn="0" w:firstRowLastColumn="0" w:lastRowFirstColumn="0" w:lastRowLastColumn="0"/>
            <w:tcW w:w="2209" w:type="dxa"/>
          </w:tcPr>
          <w:p w14:paraId="0AA2B427" w14:textId="495B5FE1" w:rsidR="00326676" w:rsidRPr="003E3089" w:rsidDel="00921D30" w:rsidRDefault="00326676" w:rsidP="00326676">
            <w:pPr>
              <w:jc w:val="center"/>
              <w:rPr>
                <w:del w:id="521" w:author="Mike Black" w:date="2023-04-06T09:23:00Z"/>
                <w:rFonts w:cstheme="minorHAnsi"/>
                <w:color w:val="000000" w:themeColor="text1"/>
                <w:sz w:val="24"/>
              </w:rPr>
            </w:pPr>
            <w:del w:id="522" w:author="Mike Black" w:date="2023-04-06T09:23:00Z">
              <w:r w:rsidRPr="003E3089" w:rsidDel="00921D30">
                <w:rPr>
                  <w:rFonts w:cstheme="minorHAnsi"/>
                  <w:color w:val="000000" w:themeColor="text1"/>
                  <w:sz w:val="24"/>
                </w:rPr>
                <w:delText>Sensitivity</w:delText>
              </w:r>
            </w:del>
          </w:p>
        </w:tc>
        <w:tc>
          <w:tcPr>
            <w:tcW w:w="1803" w:type="dxa"/>
          </w:tcPr>
          <w:p w14:paraId="1EE5F4F7" w14:textId="515D9B7E" w:rsidR="00326676" w:rsidRPr="003E3089" w:rsidDel="00921D30" w:rsidRDefault="00326676" w:rsidP="00326676">
            <w:pPr>
              <w:jc w:val="center"/>
              <w:cnfStyle w:val="000000000000" w:firstRow="0" w:lastRow="0" w:firstColumn="0" w:lastColumn="0" w:oddVBand="0" w:evenVBand="0" w:oddHBand="0" w:evenHBand="0" w:firstRowFirstColumn="0" w:firstRowLastColumn="0" w:lastRowFirstColumn="0" w:lastRowLastColumn="0"/>
              <w:rPr>
                <w:del w:id="523" w:author="Mike Black" w:date="2023-04-06T09:23:00Z"/>
                <w:rFonts w:cstheme="minorHAnsi"/>
                <w:color w:val="000000" w:themeColor="text1"/>
                <w:sz w:val="24"/>
              </w:rPr>
            </w:pPr>
            <w:del w:id="524" w:author="Mike Black" w:date="2023-04-06T09:23:00Z">
              <w:r w:rsidRPr="003E3089" w:rsidDel="00921D30">
                <w:rPr>
                  <w:rFonts w:cstheme="minorHAnsi"/>
                  <w:color w:val="000000" w:themeColor="text1"/>
                  <w:sz w:val="24"/>
                </w:rPr>
                <w:delText>RMSE</w:delText>
              </w:r>
            </w:del>
          </w:p>
        </w:tc>
        <w:tc>
          <w:tcPr>
            <w:tcW w:w="0" w:type="auto"/>
          </w:tcPr>
          <w:p w14:paraId="76F3756E" w14:textId="4E2CFCC7" w:rsidR="00326676" w:rsidRPr="003E3089" w:rsidDel="00921D30" w:rsidRDefault="00326676" w:rsidP="00326676">
            <w:pPr>
              <w:cnfStyle w:val="000000000000" w:firstRow="0" w:lastRow="0" w:firstColumn="0" w:lastColumn="0" w:oddVBand="0" w:evenVBand="0" w:oddHBand="0" w:evenHBand="0" w:firstRowFirstColumn="0" w:firstRowLastColumn="0" w:lastRowFirstColumn="0" w:lastRowLastColumn="0"/>
              <w:rPr>
                <w:del w:id="525" w:author="Mike Black" w:date="2023-04-06T09:23:00Z"/>
                <w:rFonts w:cstheme="minorHAnsi"/>
                <w:color w:val="000000" w:themeColor="text1"/>
                <w:sz w:val="24"/>
              </w:rPr>
            </w:pPr>
            <w:del w:id="526" w:author="Mike Black" w:date="2023-04-06T09:23:00Z">
              <w:r w:rsidRPr="003E3089" w:rsidDel="00921D30">
                <w:rPr>
                  <w:rFonts w:cstheme="minorHAnsi"/>
                  <w:color w:val="000000" w:themeColor="text1"/>
                  <w:sz w:val="24"/>
                </w:rPr>
                <w:delText>1 / 12</w:delText>
              </w:r>
            </w:del>
          </w:p>
        </w:tc>
        <w:tc>
          <w:tcPr>
            <w:tcW w:w="0" w:type="auto"/>
          </w:tcPr>
          <w:p w14:paraId="74ECE4A9" w14:textId="68C9156C" w:rsidR="00326676" w:rsidRPr="003E3089" w:rsidDel="00921D30" w:rsidRDefault="00326676" w:rsidP="00326676">
            <w:pPr>
              <w:cnfStyle w:val="000000000000" w:firstRow="0" w:lastRow="0" w:firstColumn="0" w:lastColumn="0" w:oddVBand="0" w:evenVBand="0" w:oddHBand="0" w:evenHBand="0" w:firstRowFirstColumn="0" w:firstRowLastColumn="0" w:lastRowFirstColumn="0" w:lastRowLastColumn="0"/>
              <w:rPr>
                <w:del w:id="527" w:author="Mike Black" w:date="2023-04-06T09:23:00Z"/>
                <w:rFonts w:cstheme="minorHAnsi"/>
                <w:color w:val="000000" w:themeColor="text1"/>
                <w:sz w:val="24"/>
              </w:rPr>
            </w:pPr>
            <w:del w:id="528" w:author="Mike Black" w:date="2023-04-06T09:23:00Z">
              <w:r w:rsidRPr="003E3089" w:rsidDel="00921D30">
                <w:rPr>
                  <w:rFonts w:cstheme="minorHAnsi"/>
                  <w:color w:val="000000" w:themeColor="text1"/>
                  <w:sz w:val="24"/>
                </w:rPr>
                <w:delText>1 / 12</w:delText>
              </w:r>
            </w:del>
          </w:p>
        </w:tc>
        <w:tc>
          <w:tcPr>
            <w:tcW w:w="0" w:type="auto"/>
          </w:tcPr>
          <w:p w14:paraId="3F0D1038" w14:textId="0D239F1C" w:rsidR="00326676" w:rsidRPr="003E3089" w:rsidDel="00921D30" w:rsidRDefault="00326676" w:rsidP="00326676">
            <w:pPr>
              <w:cnfStyle w:val="000000000000" w:firstRow="0" w:lastRow="0" w:firstColumn="0" w:lastColumn="0" w:oddVBand="0" w:evenVBand="0" w:oddHBand="0" w:evenHBand="0" w:firstRowFirstColumn="0" w:firstRowLastColumn="0" w:lastRowFirstColumn="0" w:lastRowLastColumn="0"/>
              <w:rPr>
                <w:del w:id="529" w:author="Mike Black" w:date="2023-04-06T09:23:00Z"/>
                <w:rFonts w:cstheme="minorHAnsi"/>
                <w:color w:val="000000" w:themeColor="text1"/>
                <w:sz w:val="24"/>
              </w:rPr>
            </w:pPr>
            <w:del w:id="530" w:author="Mike Black" w:date="2023-04-06T09:20:00Z">
              <w:r w:rsidRPr="003E3089" w:rsidDel="00A43241">
                <w:rPr>
                  <w:rFonts w:cstheme="minorHAnsi"/>
                  <w:color w:val="000000" w:themeColor="text1"/>
                  <w:sz w:val="24"/>
                </w:rPr>
                <w:delText>0</w:delText>
              </w:r>
            </w:del>
            <w:del w:id="531" w:author="Mike Black" w:date="2023-04-06T09:23:00Z">
              <w:r w:rsidRPr="003E3089" w:rsidDel="00921D30">
                <w:rPr>
                  <w:rFonts w:cstheme="minorHAnsi"/>
                  <w:color w:val="000000" w:themeColor="text1"/>
                  <w:sz w:val="24"/>
                </w:rPr>
                <w:delText xml:space="preserve"> / 12</w:delText>
              </w:r>
            </w:del>
          </w:p>
        </w:tc>
      </w:tr>
    </w:tbl>
    <w:p w14:paraId="693398B5" w14:textId="5AA1D21E" w:rsidR="00326676" w:rsidRDefault="00326676" w:rsidP="00560284">
      <w:pPr>
        <w:spacing w:line="480" w:lineRule="auto"/>
        <w:jc w:val="center"/>
        <w:rPr>
          <w:rFonts w:cstheme="minorHAnsi"/>
        </w:rPr>
      </w:pPr>
      <w:r>
        <w:rPr>
          <w:rFonts w:cstheme="minorHAnsi"/>
        </w:rPr>
        <w:t xml:space="preserve">Table </w:t>
      </w:r>
      <w:ins w:id="532" w:author="Mike Black" w:date="2023-04-05T17:15:00Z">
        <w:r w:rsidR="00916C81">
          <w:rPr>
            <w:rFonts w:cstheme="minorHAnsi"/>
          </w:rPr>
          <w:t>7</w:t>
        </w:r>
      </w:ins>
      <w:del w:id="533" w:author="Mike Black" w:date="2023-04-05T17:15:00Z">
        <w:r w:rsidDel="00916C81">
          <w:rPr>
            <w:rFonts w:cstheme="minorHAnsi"/>
          </w:rPr>
          <w:delText>6</w:delText>
        </w:r>
      </w:del>
      <w:r>
        <w:rPr>
          <w:rFonts w:cstheme="minorHAnsi"/>
        </w:rPr>
        <w:t>. Summary of the simulated motion-affected phantom measurements.</w:t>
      </w:r>
    </w:p>
    <w:p w14:paraId="27BAA681" w14:textId="1A8E377F" w:rsidR="001F3879" w:rsidRPr="003E3089" w:rsidRDefault="00337E99" w:rsidP="003E3089">
      <w:pPr>
        <w:pStyle w:val="Heading1"/>
        <w:spacing w:line="480" w:lineRule="auto"/>
        <w:rPr>
          <w:rFonts w:asciiTheme="minorHAnsi" w:hAnsiTheme="minorHAnsi" w:cstheme="minorHAnsi"/>
        </w:rPr>
      </w:pPr>
      <w:r>
        <w:rPr>
          <w:rFonts w:asciiTheme="minorHAnsi" w:hAnsiTheme="minorHAnsi" w:cstheme="minorHAnsi"/>
        </w:rPr>
        <w:t>4</w:t>
      </w:r>
      <w:r w:rsidR="001F3879" w:rsidRPr="003E3089">
        <w:rPr>
          <w:rFonts w:asciiTheme="minorHAnsi" w:hAnsiTheme="minorHAnsi" w:cstheme="minorHAnsi"/>
        </w:rPr>
        <w:t>. Discussion</w:t>
      </w:r>
    </w:p>
    <w:p w14:paraId="3186C268" w14:textId="148341B4"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kVs,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acquired by Praagh et al.</w:t>
      </w:r>
      <w:r w:rsidR="009B1D44">
        <w:rPr>
          <w:rFonts w:cstheme="minorHAnsi"/>
        </w:rPr>
        <w:t xml:space="preserve"> </w:t>
      </w:r>
      <w:r w:rsidR="009B1D44">
        <w:rPr>
          <w:rFonts w:cstheme="minorHAnsi"/>
        </w:rPr>
        <w:fldChar w:fldCharType="begin"/>
      </w:r>
      <w:r w:rsidR="00FB47AE">
        <w:rPr>
          <w:rFonts w:cstheme="minorHAnsi"/>
        </w:rPr>
        <w:instrText xml:space="preserve"> ADDIN ZOTERO_ITEM CSL_CITATION {"citationID":"D4Ag2F4u","properties":{"formattedCitation":"\\super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FB47AE" w:rsidRPr="00FB47AE">
        <w:rPr>
          <w:rFonts w:ascii="Calibri" w:cs="Calibri"/>
          <w:vertAlign w:val="superscript"/>
        </w:rPr>
        <w:t>15</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The results indicate that integrated calcium mass and volume fraction calcium mass are more accurate, reproducible, sensitive, and specific than Agatston scoring (Table</w:t>
      </w:r>
      <w:r w:rsidR="00521D29">
        <w:rPr>
          <w:rFonts w:cstheme="minorHAnsi"/>
        </w:rPr>
        <w:t>s</w:t>
      </w:r>
      <w:r w:rsidRPr="00372564">
        <w:rPr>
          <w:rFonts w:cstheme="minorHAnsi"/>
        </w:rPr>
        <w:t xml:space="preserve"> </w:t>
      </w:r>
      <w:ins w:id="534" w:author="Mike Black" w:date="2023-04-05T17:16:00Z">
        <w:r w:rsidR="00916C81">
          <w:rPr>
            <w:rFonts w:cstheme="minorHAnsi"/>
          </w:rPr>
          <w:t>5</w:t>
        </w:r>
      </w:ins>
      <w:del w:id="535" w:author="Mike Black" w:date="2023-04-05T17:16:00Z">
        <w:r w:rsidRPr="00372564" w:rsidDel="00916C81">
          <w:rPr>
            <w:rFonts w:cstheme="minorHAnsi"/>
          </w:rPr>
          <w:delText>4</w:delText>
        </w:r>
      </w:del>
      <w:r w:rsidR="00521D29">
        <w:rPr>
          <w:rFonts w:cstheme="minorHAnsi"/>
        </w:rPr>
        <w:t xml:space="preserve">, </w:t>
      </w:r>
      <w:ins w:id="536" w:author="Mike Black" w:date="2023-04-05T17:17:00Z">
        <w:r w:rsidR="00916C81">
          <w:rPr>
            <w:rFonts w:cstheme="minorHAnsi"/>
          </w:rPr>
          <w:t>6</w:t>
        </w:r>
      </w:ins>
      <w:del w:id="537" w:author="Mike Black" w:date="2023-04-05T17:17:00Z">
        <w:r w:rsidR="00521D29" w:rsidDel="00916C81">
          <w:rPr>
            <w:rFonts w:cstheme="minorHAnsi"/>
          </w:rPr>
          <w:delText>5</w:delText>
        </w:r>
      </w:del>
      <w:r w:rsidR="00521D29">
        <w:rPr>
          <w:rFonts w:cstheme="minorHAnsi"/>
        </w:rPr>
        <w:t xml:space="preserve">, and </w:t>
      </w:r>
      <w:ins w:id="538" w:author="Mike Black" w:date="2023-04-05T17:17:00Z">
        <w:r w:rsidR="00916C81">
          <w:rPr>
            <w:rFonts w:cstheme="minorHAnsi"/>
          </w:rPr>
          <w:t>7</w:t>
        </w:r>
      </w:ins>
      <w:del w:id="539" w:author="Mike Black" w:date="2023-04-05T17:17:00Z">
        <w:r w:rsidR="00521D29" w:rsidDel="00916C81">
          <w:rPr>
            <w:rFonts w:cstheme="minorHAnsi"/>
          </w:rPr>
          <w:delText>6</w:delText>
        </w:r>
      </w:del>
      <w:r w:rsidRPr="00372564">
        <w:rPr>
          <w:rFonts w:cstheme="minorHAnsi"/>
        </w:rPr>
        <w:t>).</w:t>
      </w:r>
    </w:p>
    <w:p w14:paraId="07AFD086" w14:textId="77777777" w:rsidR="003E3089" w:rsidRPr="00372564" w:rsidRDefault="003E3089" w:rsidP="003E3089">
      <w:pPr>
        <w:spacing w:line="480" w:lineRule="auto"/>
        <w:rPr>
          <w:rFonts w:cstheme="minorHAnsi"/>
        </w:rPr>
      </w:pPr>
    </w:p>
    <w:p w14:paraId="19DCEF51" w14:textId="4FE300BF" w:rsidR="00372564" w:rsidRPr="003E3089" w:rsidRDefault="00372564" w:rsidP="003E3089">
      <w:pPr>
        <w:spacing w:line="480" w:lineRule="auto"/>
        <w:rPr>
          <w:rFonts w:cstheme="minorHAnsi"/>
        </w:rPr>
      </w:pPr>
      <w:r w:rsidRPr="00372564">
        <w:rPr>
          <w:rFonts w:cstheme="minorHAnsi"/>
        </w:rPr>
        <w:t xml:space="preserve">Agatston scoring has commonly been used in the past for predicting patient outcomes. However, a limitation of Agatston scoring is that it's only defined at 120 kV, and a threshold of 130 HU is commonly used for calcium detection. However, the calcium attenuation coefficient is energy dependent, which makes scoring challenging when images are acquired at lower kVs, to reduce patient radiation dose. Recent reports have introduced correction factors for calcium measurements at lower kVs </w:t>
      </w:r>
      <w:r w:rsidR="00A1644B">
        <w:rPr>
          <w:rFonts w:cstheme="minorHAnsi"/>
        </w:rPr>
        <w:fldChar w:fldCharType="begin"/>
      </w:r>
      <w:r w:rsidR="00FB47AE">
        <w:rPr>
          <w:rFonts w:cstheme="minorHAnsi"/>
        </w:rPr>
        <w:instrText xml:space="preserve"> ADDIN ZOTERO_ITEM CSL_CITATION {"citationID":"QtsTCkI1","properties":{"formattedCitation":"\\super 20,21\\nosupersub{}","plainCitation":"20,21","noteIndex":0},"citationItems":[{"id":351,"uris":["http://zotero.org/users/6884353/items/SV9VWHIX"],"itemData":{"id":351,"type":"article-journal","abstract":"BACKGROUND: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FB47AE" w:rsidRPr="00FB47AE">
        <w:rPr>
          <w:rFonts w:ascii="Calibri" w:cs="Calibri"/>
          <w:vertAlign w:val="superscript"/>
        </w:rPr>
        <w:t>20,21</w:t>
      </w:r>
      <w:r w:rsidR="00A1644B">
        <w:rPr>
          <w:rFonts w:cstheme="minorHAnsi"/>
        </w:rPr>
        <w:fldChar w:fldCharType="end"/>
      </w:r>
      <w:r w:rsidRPr="00372564">
        <w:rPr>
          <w:rFonts w:cstheme="minorHAnsi"/>
        </w:rPr>
        <w:t>. Another limitation of a thresholding approach for calcium</w:t>
      </w:r>
      <w:r w:rsidR="00A1644B">
        <w:rPr>
          <w:rFonts w:cstheme="minorHAnsi"/>
        </w:rPr>
        <w:t xml:space="preserve"> </w:t>
      </w:r>
      <w:r w:rsidRPr="00372564">
        <w:rPr>
          <w:rFonts w:cstheme="minorHAnsi"/>
        </w:rPr>
        <w:t xml:space="preserve">measurement is that it is affected by partial volume </w:t>
      </w:r>
      <w:r w:rsidRPr="00372564">
        <w:rPr>
          <w:rFonts w:cstheme="minorHAnsi"/>
        </w:rPr>
        <w:lastRenderedPageBreak/>
        <w:t xml:space="preserve">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0E8A0740"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w:t>
      </w:r>
      <w:r w:rsidRPr="006F1D08">
        <w:rPr>
          <w:rFonts w:cstheme="minorHAnsi"/>
        </w:rPr>
        <w:t>MACE,</w:t>
      </w:r>
      <w:r w:rsidRPr="00372564">
        <w:rPr>
          <w:rFonts w:cstheme="minorHAnsi"/>
        </w:rPr>
        <w:t xml:space="preserve"> despite no detectible calcium by Agatston scoring </w:t>
      </w:r>
      <w:r w:rsidR="00D40296">
        <w:rPr>
          <w:rFonts w:cstheme="minorHAnsi"/>
        </w:rPr>
        <w:fldChar w:fldCharType="begin"/>
      </w:r>
      <w:r w:rsidR="00FB47AE">
        <w:rPr>
          <w:rFonts w:cstheme="minorHAnsi"/>
        </w:rPr>
        <w:instrText xml:space="preserve"> ADDIN ZOTERO_ITEM CSL_CITATION {"citationID":"WHboAIeR","properties":{"formattedCitation":"\\super 22\\nosupersub{}","plainCitation":"22","noteIndex":0},"citationItems":[{"id":303,"uris":["http://zotero.org/users/6884353/items/UYU8JQQV"],"itemData":{"id":303,"type":"article-journal","abstract":"While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FB47AE" w:rsidRPr="00FB47AE">
        <w:rPr>
          <w:rFonts w:ascii="Calibri" w:cs="Calibri"/>
          <w:vertAlign w:val="superscript"/>
        </w:rPr>
        <w:t>22</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Agatston scoring or simply no calcium. Integrated calcium mass, volume fraction calcium mass, and spatially weighted calcium scoring attempt to address this concern by removing the intensity thresholding requirements of standard Agatston scoring. This study shows that integrated calcium mass and volume fraction calcium mass are more sensitive to low-density calcifications than spatially weighted calcium scoring and Agatston scoring. The results showed that the percentage of false-negative (CAC=0) scores on the stationary simulated phantom were </w:t>
      </w:r>
      <w:ins w:id="540" w:author="Mike Black" w:date="2023-04-06T09:30:00Z">
        <w:r w:rsidR="00D34FA3">
          <w:rPr>
            <w:rFonts w:cstheme="minorHAnsi"/>
          </w:rPr>
          <w:t>7.87</w:t>
        </w:r>
      </w:ins>
      <w:del w:id="541" w:author="Mike Black" w:date="2023-04-06T09:30:00Z">
        <w:r w:rsidR="00D22290" w:rsidDel="00D34FA3">
          <w:rPr>
            <w:rFonts w:cstheme="minorHAnsi"/>
          </w:rPr>
          <w:delText>9.722</w:delText>
        </w:r>
      </w:del>
      <w:r w:rsidRPr="00372564">
        <w:rPr>
          <w:rFonts w:cstheme="minorHAnsi"/>
        </w:rPr>
        <w:t xml:space="preserve">, </w:t>
      </w:r>
      <w:r w:rsidR="00D22290">
        <w:rPr>
          <w:rFonts w:cstheme="minorHAnsi"/>
        </w:rPr>
        <w:t>10.1</w:t>
      </w:r>
      <w:ins w:id="542" w:author="Mike Black" w:date="2023-04-06T09:30:00Z">
        <w:r w:rsidR="00D34FA3">
          <w:rPr>
            <w:rFonts w:cstheme="minorHAnsi"/>
          </w:rPr>
          <w:t>9</w:t>
        </w:r>
      </w:ins>
      <w:del w:id="543" w:author="Mike Black" w:date="2023-04-06T09:30:00Z">
        <w:r w:rsidR="00D22290" w:rsidDel="00D34FA3">
          <w:rPr>
            <w:rFonts w:cstheme="minorHAnsi"/>
          </w:rPr>
          <w:delText>85</w:delText>
        </w:r>
      </w:del>
      <w:r w:rsidRPr="00372564">
        <w:rPr>
          <w:rFonts w:cstheme="minorHAnsi"/>
        </w:rPr>
        <w:t xml:space="preserve">, </w:t>
      </w:r>
      <w:r w:rsidR="00D22290">
        <w:rPr>
          <w:rFonts w:cstheme="minorHAnsi"/>
        </w:rPr>
        <w:t>0.0</w:t>
      </w:r>
      <w:r w:rsidRPr="00372564">
        <w:rPr>
          <w:rFonts w:cstheme="minorHAnsi"/>
        </w:rPr>
        <w:t xml:space="preserve">, and </w:t>
      </w:r>
      <w:ins w:id="544" w:author="Mike Black" w:date="2023-04-06T09:30:00Z">
        <w:r w:rsidR="00D34FA3">
          <w:rPr>
            <w:rFonts w:cstheme="minorHAnsi"/>
          </w:rPr>
          <w:t>40.74</w:t>
        </w:r>
      </w:ins>
      <w:del w:id="545" w:author="Mike Black" w:date="2023-04-06T09:30:00Z">
        <w:r w:rsidRPr="00372564" w:rsidDel="00D34FA3">
          <w:rPr>
            <w:rFonts w:cstheme="minorHAnsi"/>
          </w:rPr>
          <w:delText>38.889</w:delText>
        </w:r>
      </w:del>
      <w:r w:rsidRPr="00372564">
        <w:rPr>
          <w:rFonts w:cstheme="minorHAnsi"/>
        </w:rPr>
        <w:t xml:space="preserve"> for integrated calcium mass, volume fraction calcium mass, spatially weighted calcium scoring, and Agatston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3BEFC18B" w:rsidR="00372564" w:rsidRDefault="00372564" w:rsidP="003E3089">
      <w:pPr>
        <w:spacing w:line="480" w:lineRule="auto"/>
        <w:rPr>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Agatston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FB47AE">
        <w:rPr>
          <w:rFonts w:cstheme="minorHAnsi"/>
        </w:rPr>
        <w:instrText xml:space="preserve"> ADDIN ZOTERO_ITEM CSL_CITATION {"citationID":"jLEPO7SJ","properties":{"formattedCitation":"\\super 23\\nosupersub{}","plainCitation":"23","noteIndex":0},"citationItems":[{"id":427,"uris":["http://zotero.org/users/6884353/items/Y4ZLCUIT"],"itemData":{"id":427,"type":"article-journal","abstract":"Coronary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23</w:t>
      </w:r>
      <w:r w:rsidR="000209E2">
        <w:rPr>
          <w:rFonts w:cstheme="minorHAnsi"/>
        </w:rPr>
        <w:fldChar w:fldCharType="end"/>
      </w:r>
      <w:r w:rsidRPr="00372564">
        <w:rPr>
          <w:rFonts w:cstheme="minorHAnsi"/>
        </w:rPr>
        <w:t xml:space="preserve">. Another study has shown that calcium density score was the strongest positive independent predictor of major adverse cardiac events, compared to Agatston score, mass score, and volume score </w:t>
      </w:r>
      <w:r w:rsidR="000209E2">
        <w:rPr>
          <w:rFonts w:cstheme="minorHAnsi"/>
        </w:rPr>
        <w:fldChar w:fldCharType="begin"/>
      </w:r>
      <w:r w:rsidR="00FB47AE">
        <w:rPr>
          <w:rFonts w:cstheme="minorHAnsi"/>
        </w:rPr>
        <w:instrText xml:space="preserve"> ADDIN ZOTERO_ITEM CSL_CITATION {"citationID":"m3XnFqk1","properties":{"formattedCitation":"\\super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4</w:t>
      </w:r>
      <w:r w:rsidR="000209E2">
        <w:rPr>
          <w:rFonts w:cstheme="minorHAnsi"/>
        </w:rPr>
        <w:fldChar w:fldCharType="end"/>
      </w:r>
      <w:r w:rsidRPr="00372564">
        <w:rPr>
          <w:rFonts w:cstheme="minorHAnsi"/>
        </w:rPr>
        <w:t xml:space="preserve">. Disagreements between these studies are </w:t>
      </w:r>
      <w:r w:rsidR="003547DD">
        <w:rPr>
          <w:rFonts w:cstheme="minorHAnsi"/>
        </w:rPr>
        <w:t xml:space="preserve">likely related to the thresholding approach of Agatston scoring, and poor </w:t>
      </w:r>
      <w:r w:rsidR="003547DD">
        <w:rPr>
          <w:rFonts w:cstheme="minorHAnsi"/>
        </w:rPr>
        <w:lastRenderedPageBreak/>
        <w:t>reproducibility of Agatston scoring, which is also a limitation of all the traditional calcium (mass, volume, and density) scoring approaches based on the Agatston technique.</w:t>
      </w:r>
      <w:r w:rsidRPr="00372564">
        <w:rPr>
          <w:rFonts w:cstheme="minorHAnsi"/>
        </w:rPr>
        <w:t xml:space="preserve"> Integrated calcium mass and volume fraction calcium mass provide more accurate, reproducible, and quantitative approaches to calcium measurement. Future studies on patient data comparing Agatston scoring with integrated calcium mass and volume fraction calcium mass might help explain these seemingly contradictory results better</w:t>
      </w:r>
      <w:r w:rsidR="003E3089" w:rsidRPr="003E3089">
        <w:rPr>
          <w:rFonts w:cstheme="minorHAnsi"/>
        </w:rPr>
        <w:t>.</w:t>
      </w:r>
    </w:p>
    <w:p w14:paraId="54E1A6AB" w14:textId="77777777" w:rsidR="0061394E" w:rsidRPr="003E3089" w:rsidRDefault="0061394E" w:rsidP="003E3089">
      <w:pPr>
        <w:spacing w:line="480" w:lineRule="auto"/>
        <w:rPr>
          <w:rFonts w:cstheme="minorHAnsi"/>
        </w:rPr>
      </w:pPr>
    </w:p>
    <w:p w14:paraId="66F13A21" w14:textId="10242542" w:rsidR="003E3089" w:rsidRDefault="0082773A" w:rsidP="003E3089">
      <w:pPr>
        <w:spacing w:line="480" w:lineRule="auto"/>
        <w:rPr>
          <w:rFonts w:cstheme="minorHAnsi"/>
        </w:rPr>
      </w:pPr>
      <w:r w:rsidRPr="00372564">
        <w:rPr>
          <w:rFonts w:cstheme="minorHAnsi"/>
        </w:rPr>
        <w:t xml:space="preserve">The integrated calcium mass and volume fraction calcium mass techniques can detect calcifications that are </w:t>
      </w:r>
      <w:r w:rsidR="007F2D2F">
        <w:rPr>
          <w:rFonts w:cstheme="minorHAnsi"/>
        </w:rPr>
        <w:t>near</w:t>
      </w:r>
      <w:r w:rsidR="00A06817">
        <w:rPr>
          <w:rFonts w:cstheme="minorHAnsi"/>
        </w:rPr>
        <w:t xml:space="preserve"> the threshold of </w:t>
      </w:r>
      <w:r w:rsidR="00155176">
        <w:rPr>
          <w:rFonts w:cstheme="minorHAnsi"/>
        </w:rPr>
        <w:t xml:space="preserve">visual </w:t>
      </w:r>
      <w:r w:rsidRPr="00372564">
        <w:rPr>
          <w:rFonts w:cstheme="minorHAnsi"/>
        </w:rPr>
        <w:t>detectab</w:t>
      </w:r>
      <w:r w:rsidR="00834284">
        <w:rPr>
          <w:rFonts w:cstheme="minorHAnsi"/>
        </w:rPr>
        <w:t>ility</w:t>
      </w:r>
      <w:r w:rsidR="00A06817">
        <w:rPr>
          <w:rFonts w:cstheme="minorHAnsi"/>
        </w:rPr>
        <w:t>.</w:t>
      </w:r>
      <w:r w:rsidRPr="00372564">
        <w:rPr>
          <w:rFonts w:cstheme="minorHAnsi"/>
        </w:rPr>
        <w:t xml:space="preserve"> </w:t>
      </w:r>
      <w:r w:rsidR="007A4E4F" w:rsidRPr="00560284">
        <w:rPr>
          <w:rFonts w:cstheme="minorHAnsi"/>
        </w:rPr>
        <w:t xml:space="preserve">This is important because much of this study is focused on the accurate measurement of calcium mass for inserts </w:t>
      </w:r>
      <w:r w:rsidR="00C86E67">
        <w:rPr>
          <w:rFonts w:cstheme="minorHAnsi"/>
        </w:rPr>
        <w:t>near</w:t>
      </w:r>
      <w:r w:rsidR="007A4E4F" w:rsidRPr="00560284">
        <w:rPr>
          <w:rFonts w:cstheme="minorHAnsi"/>
        </w:rPr>
        <w:t xml:space="preserve"> the threshold of visual detectability. In patients, coronary artery centerline estimates can be extracted in non-contrast CT scans by automatic methods, such as atlas-based approaches </w:t>
      </w:r>
      <w:r w:rsidR="007A4E4F" w:rsidRPr="00560284">
        <w:rPr>
          <w:rFonts w:cstheme="minorHAnsi"/>
        </w:rPr>
        <w:fldChar w:fldCharType="begin"/>
      </w:r>
      <w:r w:rsidR="00FB47AE">
        <w:rPr>
          <w:rFonts w:cstheme="minorHAnsi"/>
        </w:rPr>
        <w:instrText xml:space="preserve"> ADDIN ZOTERO_ITEM CSL_CITATION {"citationID":"9zIlBkwB","properties":{"formattedCitation":"\\super 24,25\\nosupersub{}","plainCitation":"24,25","noteIndex":0},"citationItems":[{"id":408,"uris":["http://zotero.org/users/6884353/items/6NBXGNBB"],"itemData":{"id":408,"type":"article-journal","container-title":"Academic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24,25</w:t>
      </w:r>
      <w:r w:rsidR="007A4E4F" w:rsidRPr="00560284">
        <w:rPr>
          <w:rFonts w:cstheme="minorHAnsi"/>
        </w:rPr>
        <w:fldChar w:fldCharType="end"/>
      </w:r>
      <w:r w:rsidR="007A4E4F" w:rsidRPr="00560284">
        <w:rPr>
          <w:rFonts w:cstheme="minorHAnsi"/>
        </w:rPr>
        <w:t xml:space="preserve">. Recently, deep learning has shown promise in automatically segmenting cardiac anatomy and has the potential to accurately segment coronary artery centerlines in non-contrast CT scans using a supervised learning approach in patient images like the OrCaScore dataset </w:t>
      </w:r>
      <w:r w:rsidR="007A4E4F" w:rsidRPr="00560284">
        <w:rPr>
          <w:rFonts w:cstheme="minorHAnsi"/>
        </w:rPr>
        <w:fldChar w:fldCharType="begin"/>
      </w:r>
      <w:r w:rsidR="00FB47AE">
        <w:rPr>
          <w:rFonts w:cstheme="minorHAnsi"/>
        </w:rPr>
        <w:instrText xml:space="preserve"> ADDIN ZOTERO_ITEM CSL_CITATION {"citationID":"jdSSrIYB","properties":{"formattedCitation":"\\super 26\\nosupersub{}","plainCitation":"26","noteIndex":0},"citationItems":[{"id":416,"uris":["http://zotero.org/users/6884353/items/A89XG2LB"],"itemData":{"id":416,"type":"article-journal","abstract":"Purpose: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26</w:t>
      </w:r>
      <w:r w:rsidR="007A4E4F" w:rsidRPr="00560284">
        <w:rPr>
          <w:rFonts w:cstheme="minorHAnsi"/>
        </w:rPr>
        <w:fldChar w:fldCharType="end"/>
      </w:r>
      <w:r w:rsidR="007A4E4F" w:rsidRPr="00560284">
        <w:rPr>
          <w:rFonts w:cstheme="minorHAnsi"/>
        </w:rPr>
        <w:t>. The coronary artery centerlines can then automatically generate ROIs for calcium mass measurement of coronary artery calcification.</w:t>
      </w:r>
    </w:p>
    <w:p w14:paraId="0FCCE9A6" w14:textId="77777777" w:rsidR="00CE3614" w:rsidRPr="00372564" w:rsidRDefault="00CE3614" w:rsidP="003E3089">
      <w:pPr>
        <w:spacing w:line="480" w:lineRule="auto"/>
        <w:rPr>
          <w:rFonts w:cstheme="minorHAnsi"/>
        </w:rPr>
      </w:pPr>
    </w:p>
    <w:p w14:paraId="6AB6D31D" w14:textId="1A89F20A"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Agatston scoring, it has been shown </w:t>
      </w:r>
      <w:r w:rsidR="003547DD">
        <w:rPr>
          <w:rFonts w:cstheme="minorHAnsi"/>
        </w:rPr>
        <w:t xml:space="preserve">that </w:t>
      </w:r>
      <w:r w:rsidRPr="00372564">
        <w:rPr>
          <w:rFonts w:cstheme="minorHAnsi"/>
        </w:rPr>
        <w:t xml:space="preserve">the mass scores can be significantly different from the known physical mass </w:t>
      </w:r>
      <w:r w:rsidR="005C38A2">
        <w:rPr>
          <w:rFonts w:cstheme="minorHAnsi"/>
        </w:rPr>
        <w:fldChar w:fldCharType="begin"/>
      </w:r>
      <w:r w:rsidR="00FB47AE">
        <w:rPr>
          <w:rFonts w:cstheme="minorHAnsi"/>
        </w:rPr>
        <w:instrText xml:space="preserve"> ADDIN ZOTERO_ITEM CSL_CITATION {"citationID":"0IHD5c0u","properties":{"formattedCitation":"\\super 27\\nosupersub{}","plainCitation":"27","noteIndex":0},"citationItems":[{"id":305,"uris":["http://zotero.org/users/6884353/items/685XBJKE"],"itemData":{"id":305,"type":"article-journal","abstract":"To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27</w:t>
      </w:r>
      <w:r w:rsidR="005C38A2">
        <w:rPr>
          <w:rFonts w:cstheme="minorHAnsi"/>
        </w:rPr>
        <w:fldChar w:fldCharType="end"/>
      </w:r>
      <w:r w:rsidR="005C38A2">
        <w:rPr>
          <w:rFonts w:cstheme="minorHAnsi"/>
        </w:rPr>
        <w:t xml:space="preserve">. </w:t>
      </w:r>
      <w:r w:rsidRPr="00372564">
        <w:rPr>
          <w:rFonts w:cstheme="minorHAnsi"/>
        </w:rPr>
        <w:t>Our results (Figures 4 and 7) show that integrated calcium mass and volume fraction calcium mass measure calcium mass more accurately than Agatston scoring, on both simulated and physical phantoms. We also see an improvement in reproducibility when comparing integrated calcium mass and volume fraction calcium mass against Agatston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3ABD18D2" w:rsidR="005C38A2" w:rsidRDefault="00372564" w:rsidP="003E3089">
      <w:pPr>
        <w:spacing w:line="480" w:lineRule="auto"/>
        <w:rPr>
          <w:rFonts w:cstheme="minorHAnsi"/>
        </w:rPr>
      </w:pPr>
      <w:r w:rsidRPr="00372564">
        <w:rPr>
          <w:rFonts w:cstheme="minorHAnsi"/>
        </w:rPr>
        <w:lastRenderedPageBreak/>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Agatston scores based on filtered back-projection, hybrid iterative reconstruction, and deep learning-based reconstruction </w:t>
      </w:r>
      <w:r w:rsidR="005C38A2">
        <w:rPr>
          <w:rFonts w:cstheme="minorHAnsi"/>
        </w:rPr>
        <w:fldChar w:fldCharType="begin"/>
      </w:r>
      <w:r w:rsidR="00FB47AE">
        <w:rPr>
          <w:rFonts w:cstheme="minorHAnsi"/>
        </w:rPr>
        <w:instrText xml:space="preserve"> ADDIN ZOTERO_ITEM CSL_CITATION {"citationID":"Vp28O7FU","properties":{"formattedCitation":"\\super 28\\nosupersub{}","plainCitation":"28","noteIndex":0},"citationItems":[{"id":298,"uris":["http://zotero.org/users/6884353/items/5G59SEC8"],"itemData":{"id":298,"type":"book","abstract":"Purpose: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28</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5A939729"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Agatston scoring is only defined at a slice thickness of 3 mm. Recent studies have shown that the accuracy and sensitivity of Agatston scoring are improved when slice thickness is decreased </w:t>
      </w:r>
      <w:r w:rsidR="007649A0">
        <w:rPr>
          <w:rFonts w:cstheme="minorHAnsi"/>
        </w:rPr>
        <w:fldChar w:fldCharType="begin"/>
      </w:r>
      <w:r w:rsidR="00FB47AE">
        <w:rPr>
          <w:rFonts w:cstheme="minorHAnsi"/>
        </w:rPr>
        <w:instrText xml:space="preserve"> ADDIN ZOTERO_ITEM CSL_CITATION {"citationID":"qZQrPyBI","properties":{"formattedCitation":"\\super 29\\nosupersub{}","plainCitation":"29","noteIndex":0},"citationItems":[{"id":340,"uris":["http://zotero.org/users/6884353/items/N7QXT879"],"itemData":{"id":340,"type":"article-journal","abstract":"The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FB47AE" w:rsidRPr="00FB47AE">
        <w:rPr>
          <w:rFonts w:ascii="Calibri" w:cs="Calibri"/>
          <w:vertAlign w:val="superscript"/>
        </w:rPr>
        <w:t>29</w:t>
      </w:r>
      <w:r w:rsidR="007649A0">
        <w:rPr>
          <w:rFonts w:cstheme="minorHAnsi"/>
        </w:rPr>
        <w:fldChar w:fldCharType="end"/>
      </w:r>
      <w:r w:rsidRPr="00372564">
        <w:rPr>
          <w:rFonts w:cstheme="minorHAnsi"/>
        </w:rPr>
        <w:t xml:space="preserve">. </w:t>
      </w:r>
      <w:ins w:id="546" w:author="Mike Black" w:date="2023-04-05T09:44:00Z">
        <w:r w:rsidR="00AB72FB">
          <w:rPr>
            <w:rFonts w:cstheme="minorHAnsi"/>
          </w:rPr>
          <w:t xml:space="preserve">Hou et al. demonstrated good correlation between </w:t>
        </w:r>
      </w:ins>
      <w:ins w:id="547" w:author="Mike Black" w:date="2023-04-05T09:45:00Z">
        <w:r w:rsidR="00AB72FB">
          <w:rPr>
            <w:rFonts w:cstheme="minorHAnsi"/>
          </w:rPr>
          <w:t>Agatston scoring on a 3 mm slice thickness image compared to Agatston</w:t>
        </w:r>
      </w:ins>
      <w:ins w:id="548" w:author="Mike Black" w:date="2023-04-05T09:46:00Z">
        <w:r w:rsidR="00AB72FB">
          <w:rPr>
            <w:rFonts w:cstheme="minorHAnsi"/>
          </w:rPr>
          <w:t xml:space="preserve"> scoring</w:t>
        </w:r>
      </w:ins>
      <w:ins w:id="549" w:author="Mike Black" w:date="2023-04-05T09:45:00Z">
        <w:r w:rsidR="00AB72FB">
          <w:rPr>
            <w:rFonts w:cstheme="minorHAnsi"/>
          </w:rPr>
          <w:t xml:space="preserve"> on </w:t>
        </w:r>
      </w:ins>
      <w:ins w:id="550" w:author="Mike Black" w:date="2023-04-05T09:46:00Z">
        <w:r w:rsidR="00AB72FB">
          <w:rPr>
            <w:rFonts w:cstheme="minorHAnsi"/>
          </w:rPr>
          <w:t xml:space="preserve">a </w:t>
        </w:r>
      </w:ins>
      <w:ins w:id="551" w:author="Mike Black" w:date="2023-04-05T09:45:00Z">
        <w:r w:rsidR="00AB72FB">
          <w:rPr>
            <w:rFonts w:cstheme="minorHAnsi"/>
          </w:rPr>
          <w:t>0.5 mm slice thickness</w:t>
        </w:r>
      </w:ins>
      <w:ins w:id="552" w:author="Mike Black" w:date="2023-04-05T09:46:00Z">
        <w:r w:rsidR="00AB72FB">
          <w:rPr>
            <w:rFonts w:cstheme="minorHAnsi"/>
          </w:rPr>
          <w:t xml:space="preserve"> image</w:t>
        </w:r>
      </w:ins>
      <w:ins w:id="553" w:author="Mike Black" w:date="2023-04-05T09:47:00Z">
        <w:r w:rsidR="00D4208F">
          <w:rPr>
            <w:rFonts w:cstheme="minorHAnsi"/>
          </w:rPr>
          <w:t xml:space="preserve"> </w:t>
        </w:r>
      </w:ins>
      <w:r w:rsidR="00D4208F">
        <w:rPr>
          <w:rFonts w:cstheme="minorHAnsi"/>
        </w:rPr>
        <w:fldChar w:fldCharType="begin"/>
      </w:r>
      <w:r w:rsidR="00D4208F">
        <w:rPr>
          <w:rFonts w:cstheme="minorHAnsi"/>
        </w:rPr>
        <w:instrText xml:space="preserve"> ADDIN ZOTERO_ITEM CSL_CITATION {"citationID":"GbWw7Cf4","properties":{"formattedCitation":"\\super 30\\nosupersub{}","plainCitation":"30","noteIndex":0},"citationItems":[{"id":455,"uris":["http://zotero.org/users/6884353/items/78D46BEQ"],"itemData":{"id":455,"type":"article-journal","abstract":"Purpose\nThis work investigated the simultaneous influence of tube voltage, tube current, body size, and HU threshold on calcium scoring reconstructed at 0.5‐mm slice thickness using iterative reconstruction (IR) through multivariate analysis. Regression results were used to optimize the HU threshold to calibrate the resulting Agatston scores to be consistent with those obtained from the conventional protocol.\n\nMethods\nA thorax phantom set simulating three different body sizes was used in this study. A total of 14 coronary artery calcium (CAC) protocols were studied, including 1 conventional protocol reconstructed at 3‐mm slice thickness, 1 FBP protocol, and 12 statistical IR protocols (3 kVp values*4 SD values) reconstructed at 0.5‐mm slice thickness. Three HU thresholds were applied for calcium identification, including 130, 150, and 170 HU. A multiple linear regression method was used to analyze the impact of kVp, SD, body size, and HU threshold on the Agatston scores of three calcification densities for IR‐reconstructed CAC scans acquired with 0.5‐mm slice thickness.\n\nResults\nEach regression relationship has R2 larger than 0.80, indicating a good fit to the data. Based on the regression models, the HU thresholds as a function of SD estimated to ensure the quantification accuracy of calcium scores for 120‐, 100‐, and 80‐kVp CAC scans reconstructed at 0.5‐mm slice thickness using IR for three different body sizes were proposed. Our results indicate that the HU threshold should be adjusted according to the imaging condition, whereas a 130‐HU threshold is appropriate for 120‐kVp CAC scans acquired with SD = 55 for body size of 24.5 cm.\n\nConclusion\nThe optimized HU thresholds were proposed for CAC scans reconstructed at 0.5‐mm slice thickness using IR. Our study results may provide a potential strategy to improve the reliability of calcium scoring by reducing partial volume effect while keeping radiation dose as low as reasonably achievable.","container-title":"Journal of Applied Clinical Medical Physics","DOI":"10.1002/acm2.12806","ISSN":"1526-9914","issue":"2","journalAbbreviation":"J Appl Clin Med Phys","note":"PMID: 31889419\nPMCID: PMC7021007","page":"111-120","source":"PubMed Central","title":"Optimization of HU threshold for coronary artery calcium scans reconstructed at 0.5‐mm slice thickness using iterative reconstruction","volume":"21","author":[{"family":"Hou","given":"Kuei‐Yuan"},{"family":"Tsujioka","given":"Katsumi"},{"family":"Yang","given":"Ching‐Ching"}],"issued":{"date-parts":[["2019",12,30]]}}}],"schema":"https://github.com/citation-style-language/schema/raw/master/csl-citation.json"} </w:instrText>
      </w:r>
      <w:r w:rsidR="00D4208F">
        <w:rPr>
          <w:rFonts w:cstheme="minorHAnsi"/>
        </w:rPr>
        <w:fldChar w:fldCharType="separate"/>
      </w:r>
      <w:r w:rsidR="00D4208F" w:rsidRPr="00D4208F">
        <w:rPr>
          <w:rFonts w:ascii="Calibri" w:cs="Calibri"/>
          <w:vertAlign w:val="superscript"/>
        </w:rPr>
        <w:t>30</w:t>
      </w:r>
      <w:r w:rsidR="00D4208F">
        <w:rPr>
          <w:rFonts w:cstheme="minorHAnsi"/>
        </w:rPr>
        <w:fldChar w:fldCharType="end"/>
      </w:r>
      <w:ins w:id="554" w:author="Mike Black" w:date="2023-04-05T09:45:00Z">
        <w:r w:rsidR="00AB72FB">
          <w:rPr>
            <w:rFonts w:cstheme="minorHAnsi"/>
          </w:rPr>
          <w:t xml:space="preserve">. </w:t>
        </w:r>
      </w:ins>
      <w:r w:rsidRPr="00372564">
        <w:rPr>
          <w:rFonts w:cstheme="minorHAnsi"/>
        </w:rPr>
        <w:t>Our simulation was limited to 0.5 mm slice thickness which is expected to provide more accurate and sensitive comparisons for Agatston scoring. Nonetheless, future studies might provide insights by varying the slice thickness</w:t>
      </w:r>
      <w:ins w:id="555" w:author="Mike Black" w:date="2023-03-30T14:15:00Z">
        <w:r w:rsidR="00E41C6C">
          <w:rPr>
            <w:rFonts w:cstheme="minorHAnsi"/>
          </w:rPr>
          <w:t xml:space="preserve">, and this study is limited without a </w:t>
        </w:r>
      </w:ins>
      <w:ins w:id="556" w:author="Mike Black" w:date="2023-04-05T09:46:00Z">
        <w:r w:rsidR="00AB72FB">
          <w:rPr>
            <w:rFonts w:cstheme="minorHAnsi"/>
          </w:rPr>
          <w:t xml:space="preserve">direct </w:t>
        </w:r>
      </w:ins>
      <w:ins w:id="557" w:author="Mike Black" w:date="2023-03-30T14:15:00Z">
        <w:r w:rsidR="00E41C6C">
          <w:rPr>
            <w:rFonts w:cstheme="minorHAnsi"/>
          </w:rPr>
          <w:t xml:space="preserve">comparison to Agatston scoring </w:t>
        </w:r>
      </w:ins>
      <w:ins w:id="558" w:author="Mike Black" w:date="2023-03-30T14:16:00Z">
        <w:r w:rsidR="00E41C6C">
          <w:rPr>
            <w:rFonts w:cstheme="minorHAnsi"/>
          </w:rPr>
          <w:t>at the gold standard slice thickness of 3 mm</w:t>
        </w:r>
      </w:ins>
      <w:r w:rsidRPr="00372564">
        <w:rPr>
          <w:rFonts w:cstheme="minorHAnsi"/>
        </w:rPr>
        <w:t>.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D4208F">
        <w:rPr>
          <w:rFonts w:cstheme="minorHAnsi"/>
        </w:rPr>
        <w:instrText xml:space="preserve"> ADDIN ZOTERO_ITEM CSL_CITATION {"citationID":"Hhjp6tUB","properties":{"formattedCitation":"\\super 31\\nosupersub{}","plainCitation":"31","noteIndex":0},"citationItems":[{"id":403,"uris":["http://zotero.org/users/6884353/items/XTZ6Q7L8"],"itemData":{"id":403,"type":"article-journal","abstract":"Coronary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D4208F" w:rsidRPr="00D4208F">
        <w:rPr>
          <w:rFonts w:ascii="Calibri" w:cs="Calibri"/>
          <w:vertAlign w:val="superscript"/>
        </w:rPr>
        <w:t>31</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3302BCD7"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w:t>
      </w:r>
      <w:r w:rsidR="008D04DF">
        <w:rPr>
          <w:rFonts w:cstheme="minorHAnsi"/>
        </w:rPr>
        <w:t xml:space="preserve"> Therefore, sensitivity and </w:t>
      </w:r>
      <w:r w:rsidR="00272071">
        <w:rPr>
          <w:rFonts w:cstheme="minorHAnsi"/>
        </w:rPr>
        <w:t>specificity</w:t>
      </w:r>
      <w:r w:rsidR="008D04DF">
        <w:rPr>
          <w:rFonts w:cstheme="minorHAnsi"/>
        </w:rPr>
        <w:t xml:space="preserve"> analysis was not performed on the physical phantoms.</w:t>
      </w:r>
      <w:r w:rsidRPr="00372564">
        <w:rPr>
          <w:rFonts w:cstheme="minorHAnsi"/>
        </w:rPr>
        <w:t xml:space="preserve"> In addition, motion was not included in the physical phantom analysis. More physical phantom scans, including scans affected by motion, need to be included in future studies. This would provide more robust accuracy, reproducibility, sensitivity, and specificity measurements and would result in a more reliable </w:t>
      </w:r>
      <w:r w:rsidRPr="00372564">
        <w:rPr>
          <w:rFonts w:cstheme="minorHAnsi"/>
        </w:rPr>
        <w:lastRenderedPageBreak/>
        <w:t>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770EDA34" w:rsidR="00372564" w:rsidRPr="003E3089" w:rsidRDefault="00372564" w:rsidP="003E3089">
      <w:pPr>
        <w:spacing w:line="480" w:lineRule="auto"/>
        <w:rPr>
          <w:rFonts w:cstheme="minorHAnsi"/>
        </w:rPr>
      </w:pPr>
      <w:r w:rsidRPr="00372564">
        <w:rPr>
          <w:rFonts w:cstheme="minorHAnsi"/>
        </w:rPr>
        <w:t xml:space="preserve">Previous studies show that Agatston scoring consistently underestimates calcium density and volume, with even further underestimation for low-density and motion-affected plaques </w:t>
      </w:r>
      <w:r w:rsidR="000209E2">
        <w:rPr>
          <w:rFonts w:cstheme="minorHAnsi"/>
        </w:rPr>
        <w:fldChar w:fldCharType="begin"/>
      </w:r>
      <w:r w:rsidR="00D4208F">
        <w:rPr>
          <w:rFonts w:cstheme="minorHAnsi"/>
        </w:rPr>
        <w:instrText xml:space="preserve"> ADDIN ZOTERO_ITEM CSL_CITATION {"citationID":"HRr1DzLK","properties":{"formattedCitation":"\\super 32\\nosupersub{}","plainCitation":"32","noteIndex":0},"citationItems":[{"id":380,"uris":["http://zotero.org/users/6884353/items/5LDIEVJB"],"itemData":{"id":380,"type":"article-journal","abstract":"Introduction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32</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3547DD">
        <w:rPr>
          <w:rFonts w:cstheme="minorHAnsi"/>
        </w:rPr>
        <w:t>indicate</w:t>
      </w:r>
      <w:r w:rsidRPr="00372564">
        <w:rPr>
          <w:rFonts w:cstheme="minorHAnsi"/>
        </w:rPr>
        <w:t xml:space="preserve"> that low-density calcifications might fall below the 130 HU threshold because of blurring from motion which artificially reduces the Agatston score </w:t>
      </w:r>
      <w:r w:rsidR="000209E2">
        <w:rPr>
          <w:rFonts w:cstheme="minorHAnsi"/>
        </w:rPr>
        <w:fldChar w:fldCharType="begin"/>
      </w:r>
      <w:r w:rsidR="00D4208F">
        <w:rPr>
          <w:rFonts w:cstheme="minorHAnsi"/>
        </w:rPr>
        <w:instrText xml:space="preserve"> ADDIN ZOTERO_ITEM CSL_CITATION {"citationID":"GsUTG1kn","properties":{"formattedCitation":"\\super 33\\nosupersub{}","plainCitation":"33","noteIndex":0},"citationItems":[{"id":383,"uris":["http://zotero.org/users/6884353/items/RX6K7MLD"],"itemData":{"id":383,"type":"article-journal","abstract":"To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33</w:t>
      </w:r>
      <w:r w:rsidR="000209E2">
        <w:rPr>
          <w:rFonts w:cstheme="minorHAnsi"/>
        </w:rPr>
        <w:fldChar w:fldCharType="end"/>
      </w:r>
      <w:r w:rsidRPr="00372564">
        <w:rPr>
          <w:rFonts w:cstheme="minorHAnsi"/>
        </w:rPr>
        <w:t xml:space="preserve">. Our study is consistent with these results (Fig. 4C and 7C); we showed that Agatston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Agatston mass 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Agatston scoring has already been shown to be a good predictor of cardiovascular disease within this subset of patients </w:t>
      </w:r>
      <w:r w:rsidR="000209E2">
        <w:rPr>
          <w:rFonts w:cstheme="minorHAnsi"/>
        </w:rPr>
        <w:fldChar w:fldCharType="begin"/>
      </w:r>
      <w:r w:rsidR="00D4208F">
        <w:rPr>
          <w:rFonts w:cstheme="minorHAnsi"/>
        </w:rPr>
        <w:instrText xml:space="preserve"> ADDIN ZOTERO_ITEM CSL_CITATION {"citationID":"g0mtmn7l","properties":{"formattedCitation":"\\super 34\\nosupersub{}","plainCitation":"34","noteIndex":0},"citationItems":[{"id":441,"uris":["http://zotero.org/users/6884353/items/UU85QVH2"],"itemData":{"id":441,"type":"article-journal","abstract":"Background:\n\nThere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34</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137509F6" w:rsidR="00372564" w:rsidRPr="003E3089" w:rsidRDefault="00372564" w:rsidP="003E3089">
      <w:pPr>
        <w:spacing w:line="480" w:lineRule="auto"/>
        <w:rPr>
          <w:rFonts w:cstheme="minorHAnsi"/>
        </w:rPr>
      </w:pPr>
      <w:r w:rsidRPr="00372564">
        <w:rPr>
          <w:rFonts w:cstheme="minorHAnsi"/>
        </w:rPr>
        <w:t xml:space="preserve">Tzolos et al. showed that Agatston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D4208F">
        <w:rPr>
          <w:rFonts w:cstheme="minorHAnsi"/>
        </w:rPr>
        <w:instrText xml:space="preserve"> ADDIN ZOTERO_ITEM CSL_CITATION {"citationID":"XGm7FowB","properties":{"formattedCitation":"\\super 35\\nosupersub{}","plainCitation":"35","noteIndex":0},"citationItems":[{"id":385,"uris":["http://zotero.org/users/6884353/items/V37QDAEQ"],"itemData":{"id":385,"type":"article-journal","abstract":"Background\nA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35</w:t>
      </w:r>
      <w:r w:rsidR="000209E2">
        <w:rPr>
          <w:rFonts w:cstheme="minorHAnsi"/>
        </w:rPr>
        <w:fldChar w:fldCharType="end"/>
      </w:r>
      <w:r w:rsidRPr="00372564">
        <w:rPr>
          <w:rFonts w:cstheme="minorHAnsi"/>
        </w:rPr>
        <w:t>. Our results are consistent with this study and indicate that the size of the calcium insert is a critical variable in accounting for false-negative (CAC=0) Agatston scores. The small inserts resulted in 4</w:t>
      </w:r>
      <w:ins w:id="559" w:author="Mike Black" w:date="2023-04-06T09:32:00Z">
        <w:r w:rsidR="00D34FA3">
          <w:rPr>
            <w:rFonts w:cstheme="minorHAnsi"/>
          </w:rPr>
          <w:t>3</w:t>
        </w:r>
      </w:ins>
      <w:del w:id="560" w:author="Mike Black" w:date="2023-04-06T09:32:00Z">
        <w:r w:rsidRPr="00372564" w:rsidDel="00D34FA3">
          <w:rPr>
            <w:rFonts w:cstheme="minorHAnsi"/>
          </w:rPr>
          <w:delText>0</w:delText>
        </w:r>
      </w:del>
      <w:r w:rsidRPr="00372564">
        <w:rPr>
          <w:rFonts w:cstheme="minorHAnsi"/>
        </w:rPr>
        <w:t xml:space="preserve"> false-negative (CAC=0) scores out of 216 total scores, whereas the medium and large inserts accounted for only 24 and 2</w:t>
      </w:r>
      <w:ins w:id="561" w:author="Mike Black" w:date="2023-04-06T09:32:00Z">
        <w:r w:rsidR="00D34FA3">
          <w:rPr>
            <w:rFonts w:cstheme="minorHAnsi"/>
          </w:rPr>
          <w:t>1</w:t>
        </w:r>
      </w:ins>
      <w:del w:id="562" w:author="Mike Black" w:date="2023-04-06T09:32:00Z">
        <w:r w:rsidRPr="00372564" w:rsidDel="00D34FA3">
          <w:rPr>
            <w:rFonts w:cstheme="minorHAnsi"/>
          </w:rPr>
          <w:delText>0</w:delText>
        </w:r>
      </w:del>
      <w:r w:rsidRPr="00372564">
        <w:rPr>
          <w:rFonts w:cstheme="minorHAnsi"/>
        </w:rPr>
        <w:t xml:space="preserve"> false-negative (CAC=0) scores, respectively. Density was also an important factor. Low-density calcifications resulted in 4</w:t>
      </w:r>
      <w:ins w:id="563" w:author="Mike Black" w:date="2023-04-06T09:32:00Z">
        <w:r w:rsidR="00D34FA3">
          <w:rPr>
            <w:rFonts w:cstheme="minorHAnsi"/>
          </w:rPr>
          <w:t>3</w:t>
        </w:r>
      </w:ins>
      <w:del w:id="564" w:author="Mike Black" w:date="2023-04-06T09:32:00Z">
        <w:r w:rsidRPr="00372564" w:rsidDel="00D34FA3">
          <w:rPr>
            <w:rFonts w:cstheme="minorHAnsi"/>
          </w:rPr>
          <w:delText>0</w:delText>
        </w:r>
      </w:del>
      <w:r w:rsidRPr="00372564">
        <w:rPr>
          <w:rFonts w:cstheme="minorHAnsi"/>
        </w:rPr>
        <w:t xml:space="preserve"> false-negative (CAC=0) scores out of 216 total scores, whereas the medium-density and high-density calcifications resulted in 3</w:t>
      </w:r>
      <w:ins w:id="565" w:author="Mike Black" w:date="2023-04-06T09:32:00Z">
        <w:r w:rsidR="00D34FA3">
          <w:rPr>
            <w:rFonts w:cstheme="minorHAnsi"/>
          </w:rPr>
          <w:t>3</w:t>
        </w:r>
      </w:ins>
      <w:del w:id="566" w:author="Mike Black" w:date="2023-04-06T09:32:00Z">
        <w:r w:rsidRPr="00372564" w:rsidDel="00D34FA3">
          <w:rPr>
            <w:rFonts w:cstheme="minorHAnsi"/>
          </w:rPr>
          <w:delText>2</w:delText>
        </w:r>
      </w:del>
      <w:r w:rsidRPr="00372564">
        <w:rPr>
          <w:rFonts w:cstheme="minorHAnsi"/>
        </w:rPr>
        <w:t xml:space="preserve"> and 12 false-negative (CAC=0) scores, respectively. Based on our results, integrated calcium mass and volume </w:t>
      </w:r>
      <w:r w:rsidRPr="00372564">
        <w:rPr>
          <w:rFonts w:cstheme="minorHAnsi"/>
        </w:rPr>
        <w:lastRenderedPageBreak/>
        <w:t>fraction calcium mass improved upon many of the issues associated with Agatston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58239CE6" w:rsidR="003E3089" w:rsidRPr="003E3089" w:rsidRDefault="00DF01CE" w:rsidP="003E3089">
      <w:pPr>
        <w:pStyle w:val="Heading1"/>
        <w:spacing w:line="480" w:lineRule="auto"/>
        <w:rPr>
          <w:rFonts w:asciiTheme="minorHAnsi" w:hAnsiTheme="minorHAnsi" w:cstheme="minorHAnsi"/>
        </w:rPr>
      </w:pPr>
      <w:r>
        <w:rPr>
          <w:rFonts w:asciiTheme="minorHAnsi" w:hAnsiTheme="minorHAnsi" w:cstheme="minorHAnsi"/>
        </w:rPr>
        <w:t>5</w:t>
      </w:r>
      <w:r w:rsidR="003E3089" w:rsidRPr="003E3089">
        <w:rPr>
          <w:rFonts w:asciiTheme="minorHAnsi" w:hAnsiTheme="minorHAnsi" w:cstheme="minorHAnsi"/>
        </w:rPr>
        <w:t xml:space="preserve">. </w:t>
      </w:r>
      <w:r w:rsidR="00453B02">
        <w:rPr>
          <w:rFonts w:asciiTheme="minorHAnsi" w:hAnsiTheme="minorHAnsi" w:cstheme="minorHAnsi"/>
        </w:rPr>
        <w:t>Conclusion</w:t>
      </w:r>
      <w:r w:rsidR="003E3089" w:rsidRPr="003E3089">
        <w:rPr>
          <w:rFonts w:asciiTheme="minorHAnsi" w:hAnsiTheme="minorHAnsi" w:cstheme="minorHAnsi"/>
        </w:rPr>
        <w:t xml:space="preserve"> </w:t>
      </w:r>
    </w:p>
    <w:p w14:paraId="1C0116F6" w14:textId="13958BBD" w:rsidR="003E3089" w:rsidRDefault="003E3089" w:rsidP="00AB3DDD">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sensitivity, accuracy, and reproducibility of calcium mass measurement as compared to traditional Agatston scoring. This improvement in calcium scoring can potentially improve risk stratification for patients undergoing calcium scoring and further improve outcomes compared to Agatston scoring.</w:t>
      </w:r>
    </w:p>
    <w:p w14:paraId="3F5BF647" w14:textId="4603CDC5" w:rsidR="00AB3DDD" w:rsidRDefault="00AB3DDD" w:rsidP="00B33D6F">
      <w:pPr>
        <w:spacing w:line="480" w:lineRule="auto"/>
        <w:rPr>
          <w:rFonts w:cstheme="minorHAnsi"/>
        </w:rPr>
      </w:pPr>
    </w:p>
    <w:p w14:paraId="1AF9DF74" w14:textId="7C3D9D8A" w:rsidR="00AB3DDD" w:rsidRPr="003547DD" w:rsidRDefault="00AB3DDD" w:rsidP="00B33D6F">
      <w:pPr>
        <w:pStyle w:val="Heading1"/>
        <w:spacing w:line="480" w:lineRule="auto"/>
        <w:rPr>
          <w:rFonts w:asciiTheme="minorHAnsi" w:hAnsiTheme="minorHAnsi" w:cstheme="minorHAnsi"/>
        </w:rPr>
      </w:pPr>
      <w:r w:rsidRPr="003547DD">
        <w:rPr>
          <w:rFonts w:asciiTheme="minorHAnsi" w:hAnsiTheme="minorHAnsi" w:cstheme="minorHAnsi"/>
        </w:rPr>
        <w:t>Conflicts of Interest</w:t>
      </w:r>
    </w:p>
    <w:p w14:paraId="7037CF0F" w14:textId="3AB6E2BF" w:rsidR="00AB3DDD" w:rsidRDefault="00AB3DDD" w:rsidP="00B33D6F">
      <w:pPr>
        <w:spacing w:line="480" w:lineRule="auto"/>
      </w:pPr>
      <w:r>
        <w:t>The authors have no conflicts of interest to disclose.</w:t>
      </w:r>
    </w:p>
    <w:p w14:paraId="50BA8910" w14:textId="6BCC12FB" w:rsidR="00B33D6F" w:rsidRPr="00B33D6F" w:rsidRDefault="00AB3DDD" w:rsidP="005C2507">
      <w:pPr>
        <w:rPr>
          <w:b/>
          <w:bCs/>
        </w:rPr>
      </w:pPr>
      <w:r w:rsidRPr="005C2507">
        <w:rPr>
          <w:b/>
          <w:bCs/>
        </w:rPr>
        <w:t>Acknowledgements</w:t>
      </w:r>
      <w:r w:rsidR="005C2507">
        <w:rPr>
          <w:b/>
          <w:bCs/>
        </w:rPr>
        <w:t xml:space="preserve">: </w:t>
      </w:r>
      <w:r w:rsidR="00B33D6F" w:rsidRPr="00B33D6F">
        <w:t>The authors would like to thank Drs. Martin Willemink and GD van Praagh for sharing their data for this study. A grant from Canon Medical Systems, USA, partially supported this study.</w:t>
      </w:r>
    </w:p>
    <w:p w14:paraId="6B1EA02F" w14:textId="580EF42F" w:rsidR="00130F65" w:rsidRDefault="00130F65" w:rsidP="00AB3DDD">
      <w: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0CAE9138" w14:textId="77777777" w:rsidR="00D4208F" w:rsidRPr="00D4208F" w:rsidRDefault="005C2507" w:rsidP="00D4208F">
      <w:pPr>
        <w:pStyle w:val="Bibliography"/>
        <w:rPr>
          <w:rFonts w:ascii="Calibri" w:cs="Calibri"/>
        </w:rPr>
      </w:pPr>
      <w:r>
        <w:rPr>
          <w:rFonts w:ascii="Calibri" w:cs="Calibri"/>
        </w:rPr>
        <w:t xml:space="preserve"> </w:t>
      </w:r>
      <w:r w:rsidR="00FB47AE">
        <w:rPr>
          <w:rFonts w:ascii="Calibri" w:cs="Calibri"/>
        </w:rPr>
        <w:fldChar w:fldCharType="begin"/>
      </w:r>
      <w:r w:rsidR="00FB47AE">
        <w:rPr>
          <w:rFonts w:ascii="Calibri" w:cs="Calibri"/>
        </w:rPr>
        <w:instrText xml:space="preserve"> ADDIN ZOTERO_BIBL {"uncited":[],"omitted":[],"custom":[]} CSL_BIBLIOGRAPHY </w:instrText>
      </w:r>
      <w:r w:rsidR="00FB47AE">
        <w:rPr>
          <w:rFonts w:ascii="Calibri" w:cs="Calibri"/>
        </w:rPr>
        <w:fldChar w:fldCharType="separate"/>
      </w:r>
      <w:r w:rsidR="00D4208F" w:rsidRPr="00D4208F">
        <w:rPr>
          <w:rFonts w:ascii="Calibri" w:cs="Calibri"/>
        </w:rPr>
        <w:t>1.</w:t>
      </w:r>
      <w:r w:rsidR="00D4208F" w:rsidRPr="00D4208F">
        <w:rPr>
          <w:rFonts w:ascii="Calibri" w:cs="Calibri"/>
        </w:rPr>
        <w:tab/>
        <w:t xml:space="preserve">Greenland, P., Blaha, M. J., Budoff, M. J., Erbel, R. &amp; Watson, K. E. Coronary Calcium Score and Cardiovascular Risk. </w:t>
      </w:r>
      <w:r w:rsidR="00D4208F" w:rsidRPr="00D4208F">
        <w:rPr>
          <w:rFonts w:ascii="Calibri" w:cs="Calibri"/>
          <w:i/>
          <w:iCs/>
        </w:rPr>
        <w:t>J Am Coll Cardiol</w:t>
      </w:r>
      <w:r w:rsidR="00D4208F" w:rsidRPr="00D4208F">
        <w:rPr>
          <w:rFonts w:ascii="Calibri" w:cs="Calibri"/>
        </w:rPr>
        <w:t xml:space="preserve"> </w:t>
      </w:r>
      <w:r w:rsidR="00D4208F" w:rsidRPr="00D4208F">
        <w:rPr>
          <w:rFonts w:ascii="Calibri" w:cs="Calibri"/>
          <w:b/>
          <w:bCs/>
        </w:rPr>
        <w:t>72</w:t>
      </w:r>
      <w:r w:rsidR="00D4208F" w:rsidRPr="00D4208F">
        <w:rPr>
          <w:rFonts w:ascii="Calibri" w:cs="Calibri"/>
        </w:rPr>
        <w:t>, 434–447 (2018).</w:t>
      </w:r>
    </w:p>
    <w:p w14:paraId="2005CBF1" w14:textId="77777777" w:rsidR="00D4208F" w:rsidRPr="00D4208F" w:rsidRDefault="00D4208F" w:rsidP="00D4208F">
      <w:pPr>
        <w:pStyle w:val="Bibliography"/>
        <w:rPr>
          <w:rFonts w:ascii="Calibri" w:cs="Calibri"/>
        </w:rPr>
      </w:pPr>
      <w:r w:rsidRPr="00D4208F">
        <w:rPr>
          <w:rFonts w:ascii="Calibri" w:cs="Calibri"/>
        </w:rPr>
        <w:t>2.</w:t>
      </w:r>
      <w:r w:rsidRPr="00D4208F">
        <w:rPr>
          <w:rFonts w:ascii="Calibri" w:cs="Calibri"/>
        </w:rPr>
        <w:tab/>
        <w:t xml:space="preserve">Lloyd-Jones, D. </w:t>
      </w:r>
      <w:r w:rsidRPr="00D4208F">
        <w:rPr>
          <w:rFonts w:ascii="Calibri" w:cs="Calibri"/>
          <w:i/>
          <w:iCs/>
        </w:rPr>
        <w:t>et al.</w:t>
      </w:r>
      <w:r w:rsidRPr="00D4208F">
        <w:rPr>
          <w:rFonts w:ascii="Calibri" w:cs="Calibri"/>
        </w:rPr>
        <w:t xml:space="preserve"> Executive summary: heart disease and stroke statistics--2010 update: a report from the American Heart Association. </w:t>
      </w:r>
      <w:r w:rsidRPr="00D4208F">
        <w:rPr>
          <w:rFonts w:ascii="Calibri" w:cs="Calibri"/>
          <w:i/>
          <w:iCs/>
        </w:rPr>
        <w:t>Circulation</w:t>
      </w:r>
      <w:r w:rsidRPr="00D4208F">
        <w:rPr>
          <w:rFonts w:ascii="Calibri" w:cs="Calibri"/>
        </w:rPr>
        <w:t xml:space="preserve"> </w:t>
      </w:r>
      <w:r w:rsidRPr="00D4208F">
        <w:rPr>
          <w:rFonts w:ascii="Calibri" w:cs="Calibri"/>
          <w:b/>
          <w:bCs/>
        </w:rPr>
        <w:t>121</w:t>
      </w:r>
      <w:r w:rsidRPr="00D4208F">
        <w:rPr>
          <w:rFonts w:ascii="Calibri" w:cs="Calibri"/>
        </w:rPr>
        <w:t>, 948–954 (2010).</w:t>
      </w:r>
    </w:p>
    <w:p w14:paraId="196D91AD" w14:textId="77777777" w:rsidR="00D4208F" w:rsidRPr="00D4208F" w:rsidRDefault="00D4208F" w:rsidP="00D4208F">
      <w:pPr>
        <w:pStyle w:val="Bibliography"/>
        <w:rPr>
          <w:rFonts w:ascii="Calibri" w:cs="Calibri"/>
        </w:rPr>
      </w:pPr>
      <w:r w:rsidRPr="00D4208F">
        <w:rPr>
          <w:rFonts w:ascii="Calibri" w:cs="Calibri"/>
        </w:rPr>
        <w:t>3.</w:t>
      </w:r>
      <w:r w:rsidRPr="00D4208F">
        <w:rPr>
          <w:rFonts w:ascii="Calibri" w:cs="Calibri"/>
        </w:rPr>
        <w:tab/>
        <w:t xml:space="preserve">Agatston, A. S. </w:t>
      </w:r>
      <w:r w:rsidRPr="00D4208F">
        <w:rPr>
          <w:rFonts w:ascii="Calibri" w:cs="Calibri"/>
          <w:i/>
          <w:iCs/>
        </w:rPr>
        <w:t>et al.</w:t>
      </w:r>
      <w:r w:rsidRPr="00D4208F">
        <w:rPr>
          <w:rFonts w:ascii="Calibri" w:cs="Calibri"/>
        </w:rPr>
        <w:t xml:space="preserve"> Quantification of coronary artery calcium using ultrafast computed tomography. </w:t>
      </w:r>
      <w:r w:rsidRPr="00D4208F">
        <w:rPr>
          <w:rFonts w:ascii="Calibri" w:cs="Calibri"/>
          <w:i/>
          <w:iCs/>
        </w:rPr>
        <w:t>Journal of the American College of Cardiology</w:t>
      </w:r>
      <w:r w:rsidRPr="00D4208F">
        <w:rPr>
          <w:rFonts w:ascii="Calibri" w:cs="Calibri"/>
        </w:rPr>
        <w:t xml:space="preserve"> </w:t>
      </w:r>
      <w:r w:rsidRPr="00D4208F">
        <w:rPr>
          <w:rFonts w:ascii="Calibri" w:cs="Calibri"/>
          <w:b/>
          <w:bCs/>
        </w:rPr>
        <w:t>15</w:t>
      </w:r>
      <w:r w:rsidRPr="00D4208F">
        <w:rPr>
          <w:rFonts w:ascii="Calibri" w:cs="Calibri"/>
        </w:rPr>
        <w:t>, 827–832 (1990).</w:t>
      </w:r>
    </w:p>
    <w:p w14:paraId="1B7A6B5F" w14:textId="77777777" w:rsidR="00D4208F" w:rsidRPr="00D4208F" w:rsidRDefault="00D4208F" w:rsidP="00D4208F">
      <w:pPr>
        <w:pStyle w:val="Bibliography"/>
        <w:rPr>
          <w:rFonts w:ascii="Calibri" w:cs="Calibri"/>
        </w:rPr>
      </w:pPr>
      <w:r w:rsidRPr="00D4208F">
        <w:rPr>
          <w:rFonts w:ascii="Calibri" w:cs="Calibri"/>
        </w:rPr>
        <w:t>4.</w:t>
      </w:r>
      <w:r w:rsidRPr="00D4208F">
        <w:rPr>
          <w:rFonts w:ascii="Calibri" w:cs="Calibri"/>
        </w:rPr>
        <w:tab/>
        <w:t xml:space="preserve">Lo‐Kioeng‐Shioe, M. S. </w:t>
      </w:r>
      <w:r w:rsidRPr="00D4208F">
        <w:rPr>
          <w:rFonts w:ascii="Calibri" w:cs="Calibri"/>
          <w:i/>
          <w:iCs/>
        </w:rPr>
        <w:t>et al.</w:t>
      </w:r>
      <w:r w:rsidRPr="00D4208F">
        <w:rPr>
          <w:rFonts w:ascii="Calibri" w:cs="Calibri"/>
        </w:rPr>
        <w:t xml:space="preserve"> Coronary Calcium Characteristics as Predictors of Major Adverse Cardiac Events in Symptomatic Patients: Insights From the CORE320 Multinational Study. </w:t>
      </w:r>
      <w:r w:rsidRPr="00D4208F">
        <w:rPr>
          <w:rFonts w:ascii="Calibri" w:cs="Calibri"/>
          <w:i/>
          <w:iCs/>
        </w:rPr>
        <w:t>Journal of the American Heart Association</w:t>
      </w:r>
      <w:r w:rsidRPr="00D4208F">
        <w:rPr>
          <w:rFonts w:ascii="Calibri" w:cs="Calibri"/>
        </w:rPr>
        <w:t xml:space="preserve"> </w:t>
      </w:r>
      <w:r w:rsidRPr="00D4208F">
        <w:rPr>
          <w:rFonts w:ascii="Calibri" w:cs="Calibri"/>
          <w:b/>
          <w:bCs/>
        </w:rPr>
        <w:t>8</w:t>
      </w:r>
      <w:r w:rsidRPr="00D4208F">
        <w:rPr>
          <w:rFonts w:ascii="Calibri" w:cs="Calibri"/>
        </w:rPr>
        <w:t>, e007201 (2019).</w:t>
      </w:r>
    </w:p>
    <w:p w14:paraId="4275E6F7" w14:textId="77777777" w:rsidR="00D4208F" w:rsidRPr="00D4208F" w:rsidRDefault="00D4208F" w:rsidP="00D4208F">
      <w:pPr>
        <w:pStyle w:val="Bibliography"/>
        <w:rPr>
          <w:rFonts w:ascii="Calibri" w:cs="Calibri"/>
        </w:rPr>
      </w:pPr>
      <w:r w:rsidRPr="00D4208F">
        <w:rPr>
          <w:rFonts w:ascii="Calibri" w:cs="Calibri"/>
        </w:rPr>
        <w:t>5.</w:t>
      </w:r>
      <w:r w:rsidRPr="00D4208F">
        <w:rPr>
          <w:rFonts w:ascii="Calibri" w:cs="Calibri"/>
        </w:rPr>
        <w:tab/>
        <w:t xml:space="preserve">Bild, D. E. </w:t>
      </w:r>
      <w:r w:rsidRPr="00D4208F">
        <w:rPr>
          <w:rFonts w:ascii="Calibri" w:cs="Calibri"/>
          <w:i/>
          <w:iCs/>
        </w:rPr>
        <w:t>et al.</w:t>
      </w:r>
      <w:r w:rsidRPr="00D4208F">
        <w:rPr>
          <w:rFonts w:ascii="Calibri" w:cs="Calibri"/>
        </w:rPr>
        <w:t xml:space="preserve"> Multi-Ethnic Study of Atherosclerosis: Objectives and Design. </w:t>
      </w:r>
      <w:r w:rsidRPr="00D4208F">
        <w:rPr>
          <w:rFonts w:ascii="Calibri" w:cs="Calibri"/>
          <w:i/>
          <w:iCs/>
        </w:rPr>
        <w:t>American Journal of Epidemiology</w:t>
      </w:r>
      <w:r w:rsidRPr="00D4208F">
        <w:rPr>
          <w:rFonts w:ascii="Calibri" w:cs="Calibri"/>
        </w:rPr>
        <w:t xml:space="preserve"> </w:t>
      </w:r>
      <w:r w:rsidRPr="00D4208F">
        <w:rPr>
          <w:rFonts w:ascii="Calibri" w:cs="Calibri"/>
          <w:b/>
          <w:bCs/>
        </w:rPr>
        <w:t>156</w:t>
      </w:r>
      <w:r w:rsidRPr="00D4208F">
        <w:rPr>
          <w:rFonts w:ascii="Calibri" w:cs="Calibri"/>
        </w:rPr>
        <w:t>, 871–881 (2002).</w:t>
      </w:r>
    </w:p>
    <w:p w14:paraId="402A6833" w14:textId="77777777" w:rsidR="00D4208F" w:rsidRPr="00D4208F" w:rsidRDefault="00D4208F" w:rsidP="00D4208F">
      <w:pPr>
        <w:pStyle w:val="Bibliography"/>
        <w:rPr>
          <w:rFonts w:ascii="Calibri" w:cs="Calibri"/>
        </w:rPr>
      </w:pPr>
      <w:r w:rsidRPr="00D4208F">
        <w:rPr>
          <w:rFonts w:ascii="Calibri" w:cs="Calibri"/>
        </w:rPr>
        <w:t>6.</w:t>
      </w:r>
      <w:r w:rsidRPr="00D4208F">
        <w:rPr>
          <w:rFonts w:ascii="Calibri" w:cs="Calibri"/>
        </w:rPr>
        <w:tab/>
        <w:t xml:space="preserve">Liang, C. J., Budoff, M. J., Kaufman, J. D., Kronmal, R. A. &amp; Brown, E. R. An alternative method for quantifying coronary artery calcification: the multi-ethnic study of atherosclerosis (MESA). </w:t>
      </w:r>
      <w:r w:rsidRPr="00D4208F">
        <w:rPr>
          <w:rFonts w:ascii="Calibri" w:cs="Calibri"/>
          <w:i/>
          <w:iCs/>
        </w:rPr>
        <w:t>BMC Med Imaging</w:t>
      </w:r>
      <w:r w:rsidRPr="00D4208F">
        <w:rPr>
          <w:rFonts w:ascii="Calibri" w:cs="Calibri"/>
        </w:rPr>
        <w:t xml:space="preserve"> </w:t>
      </w:r>
      <w:r w:rsidRPr="00D4208F">
        <w:rPr>
          <w:rFonts w:ascii="Calibri" w:cs="Calibri"/>
          <w:b/>
          <w:bCs/>
        </w:rPr>
        <w:t>12</w:t>
      </w:r>
      <w:r w:rsidRPr="00D4208F">
        <w:rPr>
          <w:rFonts w:ascii="Calibri" w:cs="Calibri"/>
        </w:rPr>
        <w:t>, 14 (2012).</w:t>
      </w:r>
    </w:p>
    <w:p w14:paraId="35EC3788" w14:textId="77777777" w:rsidR="00D4208F" w:rsidRPr="00D4208F" w:rsidRDefault="00D4208F" w:rsidP="00D4208F">
      <w:pPr>
        <w:pStyle w:val="Bibliography"/>
        <w:rPr>
          <w:rFonts w:ascii="Calibri" w:cs="Calibri"/>
        </w:rPr>
      </w:pPr>
      <w:r w:rsidRPr="00D4208F">
        <w:rPr>
          <w:rFonts w:ascii="Calibri" w:cs="Calibri"/>
        </w:rPr>
        <w:t>7.</w:t>
      </w:r>
      <w:r w:rsidRPr="00D4208F">
        <w:rPr>
          <w:rFonts w:ascii="Calibri" w:cs="Calibri"/>
        </w:rPr>
        <w:tab/>
        <w:t xml:space="preserve">Shea, S. </w:t>
      </w:r>
      <w:r w:rsidRPr="00D4208F">
        <w:rPr>
          <w:rFonts w:ascii="Calibri" w:cs="Calibri"/>
          <w:i/>
          <w:iCs/>
        </w:rPr>
        <w:t>et al.</w:t>
      </w:r>
      <w:r w:rsidRPr="00D4208F">
        <w:rPr>
          <w:rFonts w:ascii="Calibri" w:cs="Calibri"/>
        </w:rPr>
        <w:t xml:space="preserve"> Spatially Weighted Coronary Artery Calcium Score and Coronary Heart Disease Events in the Multi-Ethnic Study of Atherosclerosis. </w:t>
      </w:r>
      <w:r w:rsidRPr="00D4208F">
        <w:rPr>
          <w:rFonts w:ascii="Calibri" w:cs="Calibri"/>
          <w:i/>
          <w:iCs/>
        </w:rPr>
        <w:t>Circulation: Cardiovascular Imaging</w:t>
      </w:r>
      <w:r w:rsidRPr="00D4208F">
        <w:rPr>
          <w:rFonts w:ascii="Calibri" w:cs="Calibri"/>
        </w:rPr>
        <w:t xml:space="preserve"> </w:t>
      </w:r>
      <w:r w:rsidRPr="00D4208F">
        <w:rPr>
          <w:rFonts w:ascii="Calibri" w:cs="Calibri"/>
          <w:b/>
          <w:bCs/>
        </w:rPr>
        <w:t>14</w:t>
      </w:r>
      <w:r w:rsidRPr="00D4208F">
        <w:rPr>
          <w:rFonts w:ascii="Calibri" w:cs="Calibri"/>
        </w:rPr>
        <w:t>, e011981 (2021).</w:t>
      </w:r>
    </w:p>
    <w:p w14:paraId="421B2F6D" w14:textId="77777777" w:rsidR="00D4208F" w:rsidRPr="00D4208F" w:rsidRDefault="00D4208F" w:rsidP="00D4208F">
      <w:pPr>
        <w:pStyle w:val="Bibliography"/>
        <w:rPr>
          <w:rFonts w:ascii="Calibri" w:cs="Calibri"/>
        </w:rPr>
      </w:pPr>
      <w:r w:rsidRPr="00D4208F">
        <w:rPr>
          <w:rFonts w:ascii="Calibri" w:cs="Calibri"/>
        </w:rPr>
        <w:t>8.</w:t>
      </w:r>
      <w:r w:rsidRPr="00D4208F">
        <w:rPr>
          <w:rFonts w:ascii="Calibri" w:cs="Calibri"/>
        </w:rPr>
        <w:tab/>
        <w:t xml:space="preserve">Blaha, M. J., Mortensen, M. B., Kianoush, S., Tota-Maharaj, R. &amp; Cainzos-Achirica, M. Coronary Artery Calcium Scoring: Is It Time for a Change in Methodology? </w:t>
      </w:r>
      <w:r w:rsidRPr="00D4208F">
        <w:rPr>
          <w:rFonts w:ascii="Calibri" w:cs="Calibri"/>
          <w:i/>
          <w:iCs/>
        </w:rPr>
        <w:t>JACC: Cardiovascular Imaging</w:t>
      </w:r>
      <w:r w:rsidRPr="00D4208F">
        <w:rPr>
          <w:rFonts w:ascii="Calibri" w:cs="Calibri"/>
        </w:rPr>
        <w:t xml:space="preserve"> </w:t>
      </w:r>
      <w:r w:rsidRPr="00D4208F">
        <w:rPr>
          <w:rFonts w:ascii="Calibri" w:cs="Calibri"/>
          <w:b/>
          <w:bCs/>
        </w:rPr>
        <w:t>10</w:t>
      </w:r>
      <w:r w:rsidRPr="00D4208F">
        <w:rPr>
          <w:rFonts w:ascii="Calibri" w:cs="Calibri"/>
        </w:rPr>
        <w:t>, 923–937 (2017).</w:t>
      </w:r>
    </w:p>
    <w:p w14:paraId="27F74C54" w14:textId="77777777" w:rsidR="00D4208F" w:rsidRPr="00D4208F" w:rsidRDefault="00D4208F" w:rsidP="00D4208F">
      <w:pPr>
        <w:pStyle w:val="Bibliography"/>
        <w:rPr>
          <w:rFonts w:ascii="Calibri" w:cs="Calibri"/>
        </w:rPr>
      </w:pPr>
      <w:r w:rsidRPr="00D4208F">
        <w:rPr>
          <w:rFonts w:ascii="Calibri" w:cs="Calibri"/>
        </w:rPr>
        <w:t>9.</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Artery Calcification Scoring with State-of-the-Art CT Scanners from Different Vendors Has Substantial Effect on Risk Classification. </w:t>
      </w:r>
      <w:r w:rsidRPr="00D4208F">
        <w:rPr>
          <w:rFonts w:ascii="Calibri" w:cs="Calibri"/>
          <w:i/>
          <w:iCs/>
        </w:rPr>
        <w:t>Radiology</w:t>
      </w:r>
      <w:r w:rsidRPr="00D4208F">
        <w:rPr>
          <w:rFonts w:ascii="Calibri" w:cs="Calibri"/>
        </w:rPr>
        <w:t xml:space="preserve"> </w:t>
      </w:r>
      <w:r w:rsidRPr="00D4208F">
        <w:rPr>
          <w:rFonts w:ascii="Calibri" w:cs="Calibri"/>
          <w:b/>
          <w:bCs/>
        </w:rPr>
        <w:t>273</w:t>
      </w:r>
      <w:r w:rsidRPr="00D4208F">
        <w:rPr>
          <w:rFonts w:ascii="Calibri" w:cs="Calibri"/>
        </w:rPr>
        <w:t>, 695–702 (2014).</w:t>
      </w:r>
    </w:p>
    <w:p w14:paraId="5538034A" w14:textId="77777777" w:rsidR="00D4208F" w:rsidRPr="00D4208F" w:rsidRDefault="00D4208F" w:rsidP="00D4208F">
      <w:pPr>
        <w:pStyle w:val="Bibliography"/>
        <w:rPr>
          <w:rFonts w:ascii="Calibri" w:cs="Calibri"/>
        </w:rPr>
      </w:pPr>
      <w:r w:rsidRPr="00D4208F">
        <w:rPr>
          <w:rFonts w:ascii="Calibri" w:cs="Calibri"/>
        </w:rPr>
        <w:lastRenderedPageBreak/>
        <w:t>10.</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calcium scores are systematically underestimated at a large chest size: A multivendor phantom study. </w:t>
      </w:r>
      <w:r w:rsidRPr="00D4208F">
        <w:rPr>
          <w:rFonts w:ascii="Calibri" w:cs="Calibri"/>
          <w:i/>
          <w:iCs/>
        </w:rPr>
        <w:t>J Cardiovasc Comput Tomogr</w:t>
      </w:r>
      <w:r w:rsidRPr="00D4208F">
        <w:rPr>
          <w:rFonts w:ascii="Calibri" w:cs="Calibri"/>
        </w:rPr>
        <w:t xml:space="preserve"> </w:t>
      </w:r>
      <w:r w:rsidRPr="00D4208F">
        <w:rPr>
          <w:rFonts w:ascii="Calibri" w:cs="Calibri"/>
          <w:b/>
          <w:bCs/>
        </w:rPr>
        <w:t>9</w:t>
      </w:r>
      <w:r w:rsidRPr="00D4208F">
        <w:rPr>
          <w:rFonts w:ascii="Calibri" w:cs="Calibri"/>
        </w:rPr>
        <w:t>, 415–421 (2015).</w:t>
      </w:r>
    </w:p>
    <w:p w14:paraId="60E30061" w14:textId="77777777" w:rsidR="00D4208F" w:rsidRPr="00D4208F" w:rsidRDefault="00D4208F" w:rsidP="00D4208F">
      <w:pPr>
        <w:pStyle w:val="Bibliography"/>
        <w:rPr>
          <w:rFonts w:ascii="Calibri" w:cs="Calibri"/>
        </w:rPr>
      </w:pPr>
      <w:r w:rsidRPr="00D4208F">
        <w:rPr>
          <w:rFonts w:ascii="Calibri" w:cs="Calibri"/>
        </w:rPr>
        <w:t>11.</w:t>
      </w:r>
      <w:r w:rsidRPr="00D4208F">
        <w:rPr>
          <w:rFonts w:ascii="Calibri" w:cs="Calibri"/>
        </w:rPr>
        <w:tab/>
        <w:t xml:space="preserve">Molloi, S., Johnson, T., Ding, H. &amp; Lipinski, J. Accurate quantification of vessel cross-sectional area using CT angiography: a simulation study. </w:t>
      </w:r>
      <w:r w:rsidRPr="00D4208F">
        <w:rPr>
          <w:rFonts w:ascii="Calibri" w:cs="Calibri"/>
          <w:i/>
          <w:iCs/>
        </w:rPr>
        <w:t>The international journal of cardiovascular imaging</w:t>
      </w:r>
      <w:r w:rsidRPr="00D4208F">
        <w:rPr>
          <w:rFonts w:ascii="Calibri" w:cs="Calibri"/>
        </w:rPr>
        <w:t xml:space="preserve"> </w:t>
      </w:r>
      <w:r w:rsidRPr="00D4208F">
        <w:rPr>
          <w:rFonts w:ascii="Calibri" w:cs="Calibri"/>
          <w:b/>
          <w:bCs/>
        </w:rPr>
        <w:t>33</w:t>
      </w:r>
      <w:r w:rsidRPr="00D4208F">
        <w:rPr>
          <w:rFonts w:ascii="Calibri" w:cs="Calibri"/>
        </w:rPr>
        <w:t>, (2017).</w:t>
      </w:r>
    </w:p>
    <w:p w14:paraId="7F92628D" w14:textId="77777777" w:rsidR="00D4208F" w:rsidRPr="00D4208F" w:rsidRDefault="00D4208F" w:rsidP="00D4208F">
      <w:pPr>
        <w:pStyle w:val="Bibliography"/>
        <w:rPr>
          <w:rFonts w:ascii="Calibri" w:cs="Calibri"/>
        </w:rPr>
      </w:pPr>
      <w:r w:rsidRPr="00D4208F">
        <w:rPr>
          <w:rFonts w:ascii="Calibri" w:cs="Calibri"/>
        </w:rPr>
        <w:t>12.</w:t>
      </w:r>
      <w:r w:rsidRPr="00D4208F">
        <w:rPr>
          <w:rFonts w:ascii="Calibri" w:cs="Calibri"/>
        </w:rPr>
        <w:tab/>
        <w:t xml:space="preserve">Ding, H., Wang, C., Malkasian, S., Johnson, T. &amp; Molloi, S. Characterization of arterial plaque composition with dual energy computed tomography: a simulation study. </w:t>
      </w:r>
      <w:r w:rsidRPr="00D4208F">
        <w:rPr>
          <w:rFonts w:ascii="Calibri" w:cs="Calibri"/>
          <w:i/>
          <w:iCs/>
        </w:rPr>
        <w:t>Int J Cardiovasc Imaging</w:t>
      </w:r>
      <w:r w:rsidRPr="00D4208F">
        <w:rPr>
          <w:rFonts w:ascii="Calibri" w:cs="Calibri"/>
        </w:rPr>
        <w:t xml:space="preserve"> </w:t>
      </w:r>
      <w:r w:rsidRPr="00D4208F">
        <w:rPr>
          <w:rFonts w:ascii="Calibri" w:cs="Calibri"/>
          <w:b/>
          <w:bCs/>
        </w:rPr>
        <w:t>37</w:t>
      </w:r>
      <w:r w:rsidRPr="00D4208F">
        <w:rPr>
          <w:rFonts w:ascii="Calibri" w:cs="Calibri"/>
        </w:rPr>
        <w:t>, 331–341 (2021).</w:t>
      </w:r>
    </w:p>
    <w:p w14:paraId="2DDBA8D8" w14:textId="77777777" w:rsidR="00D4208F" w:rsidRPr="00D4208F" w:rsidRDefault="00D4208F" w:rsidP="00D4208F">
      <w:pPr>
        <w:pStyle w:val="Bibliography"/>
        <w:rPr>
          <w:rFonts w:ascii="Calibri" w:cs="Calibri"/>
        </w:rPr>
      </w:pPr>
      <w:r w:rsidRPr="00D4208F">
        <w:rPr>
          <w:rFonts w:ascii="Calibri" w:cs="Calibri"/>
        </w:rPr>
        <w:t>13.</w:t>
      </w:r>
      <w:r w:rsidRPr="00D4208F">
        <w:rPr>
          <w:rFonts w:ascii="Calibri" w:cs="Calibri"/>
        </w:rPr>
        <w:tab/>
        <w:t xml:space="preserve">Boone, J. M., Fewell, T. R. &amp; Jennings, R. J. Molybdenum, rhodium, and tungsten anode spectral models using interpolating polynomials with application to mammography. </w:t>
      </w:r>
      <w:r w:rsidRPr="00D4208F">
        <w:rPr>
          <w:rFonts w:ascii="Calibri" w:cs="Calibri"/>
          <w:i/>
          <w:iCs/>
        </w:rPr>
        <w:t>Med Phys</w:t>
      </w:r>
      <w:r w:rsidRPr="00D4208F">
        <w:rPr>
          <w:rFonts w:ascii="Calibri" w:cs="Calibri"/>
        </w:rPr>
        <w:t xml:space="preserve"> </w:t>
      </w:r>
      <w:r w:rsidRPr="00D4208F">
        <w:rPr>
          <w:rFonts w:ascii="Calibri" w:cs="Calibri"/>
          <w:b/>
          <w:bCs/>
        </w:rPr>
        <w:t>24</w:t>
      </w:r>
      <w:r w:rsidRPr="00D4208F">
        <w:rPr>
          <w:rFonts w:ascii="Calibri" w:cs="Calibri"/>
        </w:rPr>
        <w:t>, 1863–1874 (1997).</w:t>
      </w:r>
    </w:p>
    <w:p w14:paraId="5EE9366A" w14:textId="77777777" w:rsidR="00D4208F" w:rsidRPr="00D4208F" w:rsidRDefault="00D4208F" w:rsidP="00D4208F">
      <w:pPr>
        <w:pStyle w:val="Bibliography"/>
        <w:rPr>
          <w:rFonts w:ascii="Calibri" w:cs="Calibri"/>
        </w:rPr>
      </w:pPr>
      <w:r w:rsidRPr="00D4208F">
        <w:rPr>
          <w:rFonts w:ascii="Calibri" w:cs="Calibri"/>
        </w:rPr>
        <w:t>14.</w:t>
      </w:r>
      <w:r w:rsidRPr="00D4208F">
        <w:rPr>
          <w:rFonts w:ascii="Calibri" w:cs="Calibri"/>
        </w:rPr>
        <w:tab/>
        <w:t xml:space="preserve">Boone, J. M. &amp; Chavez, A. E. Comparison of x-ray cross sections for diagnostic and therapeutic medical physics. </w:t>
      </w:r>
      <w:r w:rsidRPr="00D4208F">
        <w:rPr>
          <w:rFonts w:ascii="Calibri" w:cs="Calibri"/>
          <w:i/>
          <w:iCs/>
        </w:rPr>
        <w:t>Med Phys</w:t>
      </w:r>
      <w:r w:rsidRPr="00D4208F">
        <w:rPr>
          <w:rFonts w:ascii="Calibri" w:cs="Calibri"/>
        </w:rPr>
        <w:t xml:space="preserve"> </w:t>
      </w:r>
      <w:r w:rsidRPr="00D4208F">
        <w:rPr>
          <w:rFonts w:ascii="Calibri" w:cs="Calibri"/>
          <w:b/>
          <w:bCs/>
        </w:rPr>
        <w:t>23</w:t>
      </w:r>
      <w:r w:rsidRPr="00D4208F">
        <w:rPr>
          <w:rFonts w:ascii="Calibri" w:cs="Calibri"/>
        </w:rPr>
        <w:t>, 1997–2005 (1996).</w:t>
      </w:r>
    </w:p>
    <w:p w14:paraId="33D97971" w14:textId="77777777" w:rsidR="00D4208F" w:rsidRPr="00D4208F" w:rsidRDefault="00D4208F" w:rsidP="00D4208F">
      <w:pPr>
        <w:pStyle w:val="Bibliography"/>
        <w:rPr>
          <w:rFonts w:ascii="Calibri" w:cs="Calibri"/>
        </w:rPr>
      </w:pPr>
      <w:r w:rsidRPr="00D4208F">
        <w:rPr>
          <w:rFonts w:ascii="Calibri" w:cs="Calibri"/>
        </w:rPr>
        <w:t>15.</w:t>
      </w:r>
      <w:r w:rsidRPr="00D4208F">
        <w:rPr>
          <w:rFonts w:ascii="Calibri" w:cs="Calibri"/>
        </w:rPr>
        <w:tab/>
        <w:t xml:space="preserve">Praagh, G. D. </w:t>
      </w:r>
      <w:r w:rsidRPr="00D4208F">
        <w:rPr>
          <w:rFonts w:ascii="Calibri" w:cs="Calibri"/>
          <w:i/>
          <w:iCs/>
        </w:rPr>
        <w:t>et al.</w:t>
      </w:r>
      <w:r w:rsidRPr="00D4208F">
        <w:rPr>
          <w:rFonts w:ascii="Calibri" w:cs="Calibri"/>
        </w:rPr>
        <w:t xml:space="preserve"> Fully automated quantification method (FQM) of coronary calcium in an anthropomorphic phantom. </w:t>
      </w:r>
      <w:r w:rsidRPr="00D4208F">
        <w:rPr>
          <w:rFonts w:ascii="Calibri" w:cs="Calibri"/>
          <w:i/>
          <w:iCs/>
        </w:rPr>
        <w:t>Medical Physics</w:t>
      </w:r>
      <w:r w:rsidRPr="00D4208F">
        <w:rPr>
          <w:rFonts w:ascii="Calibri" w:cs="Calibri"/>
        </w:rPr>
        <w:t xml:space="preserve"> </w:t>
      </w:r>
      <w:r w:rsidRPr="00D4208F">
        <w:rPr>
          <w:rFonts w:ascii="Calibri" w:cs="Calibri"/>
          <w:b/>
          <w:bCs/>
        </w:rPr>
        <w:t>48</w:t>
      </w:r>
      <w:r w:rsidRPr="00D4208F">
        <w:rPr>
          <w:rFonts w:ascii="Calibri" w:cs="Calibri"/>
        </w:rPr>
        <w:t>, 3730–3740 (2021).</w:t>
      </w:r>
    </w:p>
    <w:p w14:paraId="3914C456" w14:textId="77777777" w:rsidR="00D4208F" w:rsidRPr="00D4208F" w:rsidRDefault="00D4208F" w:rsidP="00D4208F">
      <w:pPr>
        <w:pStyle w:val="Bibliography"/>
        <w:rPr>
          <w:rFonts w:ascii="Calibri" w:cs="Calibri"/>
        </w:rPr>
      </w:pPr>
      <w:r w:rsidRPr="00D4208F">
        <w:rPr>
          <w:rFonts w:ascii="Calibri" w:cs="Calibri"/>
        </w:rPr>
        <w:t>16.</w:t>
      </w:r>
      <w:r w:rsidRPr="00D4208F">
        <w:rPr>
          <w:rFonts w:ascii="Calibri" w:cs="Calibri"/>
        </w:rPr>
        <w:tab/>
        <w:t xml:space="preserve">Pérez-García, F., Sparks, R. &amp; Ourselin, S. TorchIO: A Python library for efficient loading, preprocessing, augmentation and patch-based sampling of medical images in deep learning. </w:t>
      </w:r>
      <w:r w:rsidRPr="00D4208F">
        <w:rPr>
          <w:rFonts w:ascii="Calibri" w:cs="Calibri"/>
          <w:i/>
          <w:iCs/>
        </w:rPr>
        <w:t>Computer Methods and Programs in Biomedicine</w:t>
      </w:r>
      <w:r w:rsidRPr="00D4208F">
        <w:rPr>
          <w:rFonts w:ascii="Calibri" w:cs="Calibri"/>
        </w:rPr>
        <w:t xml:space="preserve"> </w:t>
      </w:r>
      <w:r w:rsidRPr="00D4208F">
        <w:rPr>
          <w:rFonts w:ascii="Calibri" w:cs="Calibri"/>
          <w:b/>
          <w:bCs/>
        </w:rPr>
        <w:t>208</w:t>
      </w:r>
      <w:r w:rsidRPr="00D4208F">
        <w:rPr>
          <w:rFonts w:ascii="Calibri" w:cs="Calibri"/>
        </w:rPr>
        <w:t>, 106236 (2021).</w:t>
      </w:r>
    </w:p>
    <w:p w14:paraId="6CBCDA60" w14:textId="77777777" w:rsidR="00D4208F" w:rsidRPr="00D4208F" w:rsidRDefault="00D4208F" w:rsidP="00D4208F">
      <w:pPr>
        <w:pStyle w:val="Bibliography"/>
        <w:rPr>
          <w:rFonts w:ascii="Calibri" w:cs="Calibri"/>
        </w:rPr>
      </w:pPr>
      <w:r w:rsidRPr="00D4208F">
        <w:rPr>
          <w:rFonts w:ascii="Calibri" w:cs="Calibri"/>
        </w:rPr>
        <w:t>17.</w:t>
      </w:r>
      <w:r w:rsidRPr="00D4208F">
        <w:rPr>
          <w:rFonts w:ascii="Calibri" w:cs="Calibri"/>
        </w:rPr>
        <w:tab/>
        <w:t xml:space="preserve">Shaw, R., Sudre, C., Ourselin, S. &amp; Cardoso, M. J. MRI k-Space Motion Artefact Augmentation: Model Robustness and Task-Specific Uncertainty. in </w:t>
      </w:r>
      <w:r w:rsidRPr="00D4208F">
        <w:rPr>
          <w:rFonts w:ascii="Calibri" w:cs="Calibri"/>
          <w:i/>
          <w:iCs/>
        </w:rPr>
        <w:t>Proceedings of The 2nd International Conference on Medical Imaging with Deep Learning</w:t>
      </w:r>
      <w:r w:rsidRPr="00D4208F">
        <w:rPr>
          <w:rFonts w:ascii="Calibri" w:cs="Calibri"/>
        </w:rPr>
        <w:t xml:space="preserve"> 427–436 (PMLR, 2019).</w:t>
      </w:r>
    </w:p>
    <w:p w14:paraId="24128B7D" w14:textId="77777777" w:rsidR="00D4208F" w:rsidRPr="00D4208F" w:rsidRDefault="00D4208F" w:rsidP="00D4208F">
      <w:pPr>
        <w:pStyle w:val="Bibliography"/>
        <w:rPr>
          <w:rFonts w:ascii="Calibri" w:cs="Calibri"/>
        </w:rPr>
      </w:pPr>
      <w:r w:rsidRPr="00D4208F">
        <w:rPr>
          <w:rFonts w:ascii="Calibri" w:cs="Calibri"/>
        </w:rPr>
        <w:t>18.</w:t>
      </w:r>
      <w:r w:rsidRPr="00D4208F">
        <w:rPr>
          <w:rFonts w:ascii="Calibri" w:cs="Calibri"/>
        </w:rPr>
        <w:tab/>
        <w:t xml:space="preserve">Bezanson, J., Edelman, A., Karpinski, S. &amp; Shah, V. B. Julia: A Fresh Approach to Numerical Computing. </w:t>
      </w:r>
      <w:r w:rsidRPr="00D4208F">
        <w:rPr>
          <w:rFonts w:ascii="Calibri" w:cs="Calibri"/>
          <w:i/>
          <w:iCs/>
        </w:rPr>
        <w:t>SIAM Rev.</w:t>
      </w:r>
      <w:r w:rsidRPr="00D4208F">
        <w:rPr>
          <w:rFonts w:ascii="Calibri" w:cs="Calibri"/>
        </w:rPr>
        <w:t xml:space="preserve"> </w:t>
      </w:r>
      <w:r w:rsidRPr="00D4208F">
        <w:rPr>
          <w:rFonts w:ascii="Calibri" w:cs="Calibri"/>
          <w:b/>
          <w:bCs/>
        </w:rPr>
        <w:t>59</w:t>
      </w:r>
      <w:r w:rsidRPr="00D4208F">
        <w:rPr>
          <w:rFonts w:ascii="Calibri" w:cs="Calibri"/>
        </w:rPr>
        <w:t>, 65–98 (2017).</w:t>
      </w:r>
    </w:p>
    <w:p w14:paraId="767E0290" w14:textId="77777777" w:rsidR="00D4208F" w:rsidRPr="00D4208F" w:rsidRDefault="00D4208F" w:rsidP="00D4208F">
      <w:pPr>
        <w:pStyle w:val="Bibliography"/>
        <w:rPr>
          <w:rFonts w:ascii="Calibri" w:cs="Calibri"/>
        </w:rPr>
      </w:pPr>
      <w:r w:rsidRPr="00D4208F">
        <w:rPr>
          <w:rFonts w:ascii="Calibri" w:cs="Calibri"/>
        </w:rPr>
        <w:lastRenderedPageBreak/>
        <w:t>19.</w:t>
      </w:r>
      <w:r w:rsidRPr="00D4208F">
        <w:rPr>
          <w:rFonts w:ascii="Calibri" w:cs="Calibri"/>
        </w:rPr>
        <w:tab/>
        <w:t xml:space="preserve">Gräni, C. </w:t>
      </w:r>
      <w:r w:rsidRPr="00D4208F">
        <w:rPr>
          <w:rFonts w:ascii="Calibri" w:cs="Calibri"/>
          <w:i/>
          <w:iCs/>
        </w:rPr>
        <w:t>et al.</w:t>
      </w:r>
      <w:r w:rsidRPr="00D4208F">
        <w:rPr>
          <w:rFonts w:ascii="Calibri" w:cs="Calibri"/>
        </w:rPr>
        <w:t xml:space="preserve"> Ultra-low-dose coronary artery calcium scoring using novel scoring thresholds for low tube voltage protocols—a pilot study. </w:t>
      </w:r>
      <w:r w:rsidRPr="00D4208F">
        <w:rPr>
          <w:rFonts w:ascii="Calibri" w:cs="Calibri"/>
          <w:i/>
          <w:iCs/>
        </w:rPr>
        <w:t>European Heart Journal - Cardiovascular Imaging</w:t>
      </w:r>
      <w:r w:rsidRPr="00D4208F">
        <w:rPr>
          <w:rFonts w:ascii="Calibri" w:cs="Calibri"/>
        </w:rPr>
        <w:t xml:space="preserve"> </w:t>
      </w:r>
      <w:r w:rsidRPr="00D4208F">
        <w:rPr>
          <w:rFonts w:ascii="Calibri" w:cs="Calibri"/>
          <w:b/>
          <w:bCs/>
        </w:rPr>
        <w:t>19</w:t>
      </w:r>
      <w:r w:rsidRPr="00D4208F">
        <w:rPr>
          <w:rFonts w:ascii="Calibri" w:cs="Calibri"/>
        </w:rPr>
        <w:t>, 1362–1371 (2018).</w:t>
      </w:r>
    </w:p>
    <w:p w14:paraId="5B354B71" w14:textId="77777777" w:rsidR="00D4208F" w:rsidRPr="00D4208F" w:rsidRDefault="00D4208F" w:rsidP="00D4208F">
      <w:pPr>
        <w:pStyle w:val="Bibliography"/>
        <w:rPr>
          <w:rFonts w:ascii="Calibri" w:cs="Calibri"/>
        </w:rPr>
      </w:pPr>
      <w:r w:rsidRPr="00D4208F">
        <w:rPr>
          <w:rFonts w:ascii="Calibri" w:cs="Calibri"/>
        </w:rPr>
        <w:t>20.</w:t>
      </w:r>
      <w:r w:rsidRPr="00D4208F">
        <w:rPr>
          <w:rFonts w:ascii="Calibri" w:cs="Calibri"/>
        </w:rPr>
        <w:tab/>
        <w:t xml:space="preserve">Nakazato, R. </w:t>
      </w:r>
      <w:r w:rsidRPr="00D4208F">
        <w:rPr>
          <w:rFonts w:ascii="Calibri" w:cs="Calibri"/>
          <w:i/>
          <w:iCs/>
        </w:rPr>
        <w:t>et al.</w:t>
      </w:r>
      <w:r w:rsidRPr="00D4208F">
        <w:rPr>
          <w:rFonts w:ascii="Calibri" w:cs="Calibri"/>
        </w:rPr>
        <w:t xml:space="preserve"> Coronary artery calcium scoring using a reduced tube voltage and radiation dose protocol with dual-source computed tomography. </w:t>
      </w:r>
      <w:r w:rsidRPr="00D4208F">
        <w:rPr>
          <w:rFonts w:ascii="Calibri" w:cs="Calibri"/>
          <w:i/>
          <w:iCs/>
        </w:rPr>
        <w:t>J Cardiovasc Comput Tomogr</w:t>
      </w:r>
      <w:r w:rsidRPr="00D4208F">
        <w:rPr>
          <w:rFonts w:ascii="Calibri" w:cs="Calibri"/>
        </w:rPr>
        <w:t xml:space="preserve"> </w:t>
      </w:r>
      <w:r w:rsidRPr="00D4208F">
        <w:rPr>
          <w:rFonts w:ascii="Calibri" w:cs="Calibri"/>
          <w:b/>
          <w:bCs/>
        </w:rPr>
        <w:t>3</w:t>
      </w:r>
      <w:r w:rsidRPr="00D4208F">
        <w:rPr>
          <w:rFonts w:ascii="Calibri" w:cs="Calibri"/>
        </w:rPr>
        <w:t>, 394–400 (2009).</w:t>
      </w:r>
    </w:p>
    <w:p w14:paraId="269C1514" w14:textId="77777777" w:rsidR="00D4208F" w:rsidRPr="00D4208F" w:rsidRDefault="00D4208F" w:rsidP="00D4208F">
      <w:pPr>
        <w:pStyle w:val="Bibliography"/>
        <w:rPr>
          <w:rFonts w:ascii="Calibri" w:cs="Calibri"/>
        </w:rPr>
      </w:pPr>
      <w:r w:rsidRPr="00D4208F">
        <w:rPr>
          <w:rFonts w:ascii="Calibri" w:cs="Calibri"/>
        </w:rPr>
        <w:t>21.</w:t>
      </w:r>
      <w:r w:rsidRPr="00D4208F">
        <w:rPr>
          <w:rFonts w:ascii="Calibri" w:cs="Calibri"/>
        </w:rPr>
        <w:tab/>
        <w:t xml:space="preserve">van Praagh, G. D. </w:t>
      </w:r>
      <w:r w:rsidRPr="00D4208F">
        <w:rPr>
          <w:rFonts w:ascii="Calibri" w:cs="Calibri"/>
          <w:i/>
          <w:iCs/>
        </w:rPr>
        <w:t>et al.</w:t>
      </w:r>
      <w:r w:rsidRPr="00D4208F">
        <w:rPr>
          <w:rFonts w:ascii="Calibri" w:cs="Calibri"/>
        </w:rPr>
        <w:t xml:space="preserve"> Coronary Artery Calcium Scoring: Toward a New Standard. </w:t>
      </w:r>
      <w:r w:rsidRPr="00D4208F">
        <w:rPr>
          <w:rFonts w:ascii="Calibri" w:cs="Calibri"/>
          <w:i/>
          <w:iCs/>
        </w:rPr>
        <w:t>Invest Radiol</w:t>
      </w:r>
      <w:r w:rsidRPr="00D4208F">
        <w:rPr>
          <w:rFonts w:ascii="Calibri" w:cs="Calibri"/>
        </w:rPr>
        <w:t xml:space="preserve"> </w:t>
      </w:r>
      <w:r w:rsidRPr="00D4208F">
        <w:rPr>
          <w:rFonts w:ascii="Calibri" w:cs="Calibri"/>
          <w:b/>
          <w:bCs/>
        </w:rPr>
        <w:t>57</w:t>
      </w:r>
      <w:r w:rsidRPr="00D4208F">
        <w:rPr>
          <w:rFonts w:ascii="Calibri" w:cs="Calibri"/>
        </w:rPr>
        <w:t>, 13–22 (2022).</w:t>
      </w:r>
    </w:p>
    <w:p w14:paraId="4CE170BD" w14:textId="77777777" w:rsidR="00D4208F" w:rsidRPr="00D4208F" w:rsidRDefault="00D4208F" w:rsidP="00D4208F">
      <w:pPr>
        <w:pStyle w:val="Bibliography"/>
        <w:rPr>
          <w:rFonts w:ascii="Calibri" w:cs="Calibri"/>
        </w:rPr>
      </w:pPr>
      <w:r w:rsidRPr="00D4208F">
        <w:rPr>
          <w:rFonts w:ascii="Calibri" w:cs="Calibri"/>
        </w:rPr>
        <w:t>22.</w:t>
      </w:r>
      <w:r w:rsidRPr="00D4208F">
        <w:rPr>
          <w:rFonts w:ascii="Calibri" w:cs="Calibri"/>
        </w:rPr>
        <w:tab/>
        <w:t xml:space="preserve">Budoff, M. J. </w:t>
      </w:r>
      <w:r w:rsidRPr="00D4208F">
        <w:rPr>
          <w:rFonts w:ascii="Calibri" w:cs="Calibri"/>
          <w:i/>
          <w:iCs/>
        </w:rPr>
        <w:t>et al.</w:t>
      </w:r>
      <w:r w:rsidRPr="00D4208F">
        <w:rPr>
          <w:rFonts w:ascii="Calibri" w:cs="Calibri"/>
        </w:rPr>
        <w:t xml:space="preserve"> Ten-year association of coronary artery calcium with atherosclerotic cardiovascular disease (ASCVD) events: the multi-ethnic study of atherosclerosis (MESA). </w:t>
      </w:r>
      <w:r w:rsidRPr="00D4208F">
        <w:rPr>
          <w:rFonts w:ascii="Calibri" w:cs="Calibri"/>
          <w:i/>
          <w:iCs/>
        </w:rPr>
        <w:t>European Heart Journal</w:t>
      </w:r>
      <w:r w:rsidRPr="00D4208F">
        <w:rPr>
          <w:rFonts w:ascii="Calibri" w:cs="Calibri"/>
        </w:rPr>
        <w:t xml:space="preserve"> </w:t>
      </w:r>
      <w:r w:rsidRPr="00D4208F">
        <w:rPr>
          <w:rFonts w:ascii="Calibri" w:cs="Calibri"/>
          <w:b/>
          <w:bCs/>
        </w:rPr>
        <w:t>39</w:t>
      </w:r>
      <w:r w:rsidRPr="00D4208F">
        <w:rPr>
          <w:rFonts w:ascii="Calibri" w:cs="Calibri"/>
        </w:rPr>
        <w:t>, 2401–2408 (2018).</w:t>
      </w:r>
    </w:p>
    <w:p w14:paraId="7FAEDFA5" w14:textId="77777777" w:rsidR="00D4208F" w:rsidRPr="00D4208F" w:rsidRDefault="00D4208F" w:rsidP="00D4208F">
      <w:pPr>
        <w:pStyle w:val="Bibliography"/>
        <w:rPr>
          <w:rFonts w:ascii="Calibri" w:cs="Calibri"/>
        </w:rPr>
      </w:pPr>
      <w:r w:rsidRPr="00D4208F">
        <w:rPr>
          <w:rFonts w:ascii="Calibri" w:cs="Calibri"/>
        </w:rPr>
        <w:t>23.</w:t>
      </w:r>
      <w:r w:rsidRPr="00D4208F">
        <w:rPr>
          <w:rFonts w:ascii="Calibri" w:cs="Calibri"/>
        </w:rPr>
        <w:tab/>
        <w:t xml:space="preserve">Criqui, M. H. </w:t>
      </w:r>
      <w:r w:rsidRPr="00D4208F">
        <w:rPr>
          <w:rFonts w:ascii="Calibri" w:cs="Calibri"/>
          <w:i/>
          <w:iCs/>
        </w:rPr>
        <w:t>et al.</w:t>
      </w:r>
      <w:r w:rsidRPr="00D4208F">
        <w:rPr>
          <w:rFonts w:ascii="Calibri" w:cs="Calibri"/>
        </w:rPr>
        <w:t xml:space="preserve"> Calcium Density of Coronary Artery Plaque and Risk of Incident Cardiovascular Events. </w:t>
      </w:r>
      <w:r w:rsidRPr="00D4208F">
        <w:rPr>
          <w:rFonts w:ascii="Calibri" w:cs="Calibri"/>
          <w:i/>
          <w:iCs/>
        </w:rPr>
        <w:t>JAMA</w:t>
      </w:r>
      <w:r w:rsidRPr="00D4208F">
        <w:rPr>
          <w:rFonts w:ascii="Calibri" w:cs="Calibri"/>
        </w:rPr>
        <w:t xml:space="preserve"> </w:t>
      </w:r>
      <w:r w:rsidRPr="00D4208F">
        <w:rPr>
          <w:rFonts w:ascii="Calibri" w:cs="Calibri"/>
          <w:b/>
          <w:bCs/>
        </w:rPr>
        <w:t>311</w:t>
      </w:r>
      <w:r w:rsidRPr="00D4208F">
        <w:rPr>
          <w:rFonts w:ascii="Calibri" w:cs="Calibri"/>
        </w:rPr>
        <w:t>, 271–278 (2014).</w:t>
      </w:r>
    </w:p>
    <w:p w14:paraId="72C6A6BD" w14:textId="77777777" w:rsidR="00D4208F" w:rsidRPr="00D4208F" w:rsidRDefault="00D4208F" w:rsidP="00D4208F">
      <w:pPr>
        <w:pStyle w:val="Bibliography"/>
        <w:rPr>
          <w:rFonts w:ascii="Calibri" w:cs="Calibri"/>
        </w:rPr>
      </w:pPr>
      <w:r w:rsidRPr="00D4208F">
        <w:rPr>
          <w:rFonts w:ascii="Calibri" w:cs="Calibri"/>
        </w:rPr>
        <w:t>24.</w:t>
      </w:r>
      <w:r w:rsidRPr="00D4208F">
        <w:rPr>
          <w:rFonts w:ascii="Calibri" w:cs="Calibri"/>
        </w:rPr>
        <w:tab/>
        <w:t xml:space="preserve">Shahzad, R. </w:t>
      </w:r>
      <w:r w:rsidRPr="00D4208F">
        <w:rPr>
          <w:rFonts w:ascii="Calibri" w:cs="Calibri"/>
          <w:i/>
          <w:iCs/>
        </w:rPr>
        <w:t>et al.</w:t>
      </w:r>
      <w:r w:rsidRPr="00D4208F">
        <w:rPr>
          <w:rFonts w:ascii="Calibri" w:cs="Calibri"/>
        </w:rPr>
        <w:t xml:space="preserve"> Vessel Specific Coronary Artery Calcium Scoring. </w:t>
      </w:r>
      <w:r w:rsidRPr="00D4208F">
        <w:rPr>
          <w:rFonts w:ascii="Calibri" w:cs="Calibri"/>
          <w:i/>
          <w:iCs/>
        </w:rPr>
        <w:t>Academic Radiology</w:t>
      </w:r>
      <w:r w:rsidRPr="00D4208F">
        <w:rPr>
          <w:rFonts w:ascii="Calibri" w:cs="Calibri"/>
        </w:rPr>
        <w:t xml:space="preserve"> </w:t>
      </w:r>
      <w:r w:rsidRPr="00D4208F">
        <w:rPr>
          <w:rFonts w:ascii="Calibri" w:cs="Calibri"/>
          <w:b/>
          <w:bCs/>
        </w:rPr>
        <w:t>20</w:t>
      </w:r>
      <w:r w:rsidRPr="00D4208F">
        <w:rPr>
          <w:rFonts w:ascii="Calibri" w:cs="Calibri"/>
        </w:rPr>
        <w:t>, 1–9 (2013).</w:t>
      </w:r>
    </w:p>
    <w:p w14:paraId="49F78CC8" w14:textId="77777777" w:rsidR="00D4208F" w:rsidRPr="00D4208F" w:rsidRDefault="00D4208F" w:rsidP="00D4208F">
      <w:pPr>
        <w:pStyle w:val="Bibliography"/>
        <w:rPr>
          <w:rFonts w:ascii="Calibri" w:cs="Calibri"/>
        </w:rPr>
      </w:pPr>
      <w:r w:rsidRPr="00D4208F">
        <w:rPr>
          <w:rFonts w:ascii="Calibri" w:cs="Calibri"/>
        </w:rPr>
        <w:t>25.</w:t>
      </w:r>
      <w:r w:rsidRPr="00D4208F">
        <w:rPr>
          <w:rFonts w:ascii="Calibri" w:cs="Calibri"/>
        </w:rPr>
        <w:tab/>
        <w:t xml:space="preserve">Wolterink, J. M., Leiner, T., Takx, R. A. P., Viergever, M. A. &amp; Išgum, I. Automatic Coronary Calcium Scoring in Non-Contrast-Enhanced ECG-Triggered Cardiac CT With Ambiguity Detection. </w:t>
      </w:r>
      <w:r w:rsidRPr="00D4208F">
        <w:rPr>
          <w:rFonts w:ascii="Calibri" w:cs="Calibri"/>
          <w:i/>
          <w:iCs/>
        </w:rPr>
        <w:t>IEEE Transactions on Medical Imaging</w:t>
      </w:r>
      <w:r w:rsidRPr="00D4208F">
        <w:rPr>
          <w:rFonts w:ascii="Calibri" w:cs="Calibri"/>
        </w:rPr>
        <w:t xml:space="preserve"> </w:t>
      </w:r>
      <w:r w:rsidRPr="00D4208F">
        <w:rPr>
          <w:rFonts w:ascii="Calibri" w:cs="Calibri"/>
          <w:b/>
          <w:bCs/>
        </w:rPr>
        <w:t>34</w:t>
      </w:r>
      <w:r w:rsidRPr="00D4208F">
        <w:rPr>
          <w:rFonts w:ascii="Calibri" w:cs="Calibri"/>
        </w:rPr>
        <w:t>, 1867–1878 (2015).</w:t>
      </w:r>
    </w:p>
    <w:p w14:paraId="38E0B2B1" w14:textId="77777777" w:rsidR="00D4208F" w:rsidRPr="00D4208F" w:rsidRDefault="00D4208F" w:rsidP="00D4208F">
      <w:pPr>
        <w:pStyle w:val="Bibliography"/>
        <w:rPr>
          <w:rFonts w:ascii="Calibri" w:cs="Calibri"/>
        </w:rPr>
      </w:pPr>
      <w:r w:rsidRPr="00D4208F">
        <w:rPr>
          <w:rFonts w:ascii="Calibri" w:cs="Calibri"/>
        </w:rPr>
        <w:t>26.</w:t>
      </w:r>
      <w:r w:rsidRPr="00D4208F">
        <w:rPr>
          <w:rFonts w:ascii="Calibri" w:cs="Calibri"/>
        </w:rPr>
        <w:tab/>
        <w:t xml:space="preserve">Wolterink, J. M. </w:t>
      </w:r>
      <w:r w:rsidRPr="00D4208F">
        <w:rPr>
          <w:rFonts w:ascii="Calibri" w:cs="Calibri"/>
          <w:i/>
          <w:iCs/>
        </w:rPr>
        <w:t>et al.</w:t>
      </w:r>
      <w:r w:rsidRPr="00D4208F">
        <w:rPr>
          <w:rFonts w:ascii="Calibri" w:cs="Calibri"/>
        </w:rPr>
        <w:t xml:space="preserve"> An evaluation of automatic coronary artery calcium scoring methods with cardiac CT using the orCaScore framework. </w:t>
      </w:r>
      <w:r w:rsidRPr="00D4208F">
        <w:rPr>
          <w:rFonts w:ascii="Calibri" w:cs="Calibri"/>
          <w:i/>
          <w:iCs/>
        </w:rPr>
        <w:t>Medical Physics</w:t>
      </w:r>
      <w:r w:rsidRPr="00D4208F">
        <w:rPr>
          <w:rFonts w:ascii="Calibri" w:cs="Calibri"/>
        </w:rPr>
        <w:t xml:space="preserve"> </w:t>
      </w:r>
      <w:r w:rsidRPr="00D4208F">
        <w:rPr>
          <w:rFonts w:ascii="Calibri" w:cs="Calibri"/>
          <w:b/>
          <w:bCs/>
        </w:rPr>
        <w:t>43</w:t>
      </w:r>
      <w:r w:rsidRPr="00D4208F">
        <w:rPr>
          <w:rFonts w:ascii="Calibri" w:cs="Calibri"/>
        </w:rPr>
        <w:t>, 2361–2373 (2016).</w:t>
      </w:r>
    </w:p>
    <w:p w14:paraId="1F340892" w14:textId="77777777" w:rsidR="00D4208F" w:rsidRPr="00D4208F" w:rsidRDefault="00D4208F" w:rsidP="00D4208F">
      <w:pPr>
        <w:pStyle w:val="Bibliography"/>
        <w:rPr>
          <w:rFonts w:ascii="Calibri" w:cs="Calibri"/>
        </w:rPr>
      </w:pPr>
      <w:r w:rsidRPr="00D4208F">
        <w:rPr>
          <w:rFonts w:ascii="Calibri" w:cs="Calibri"/>
        </w:rPr>
        <w:t>27.</w:t>
      </w:r>
      <w:r w:rsidRPr="00D4208F">
        <w:rPr>
          <w:rFonts w:ascii="Calibri" w:cs="Calibri"/>
        </w:rPr>
        <w:tab/>
        <w:t xml:space="preserve">Dijkstra, H. </w:t>
      </w:r>
      <w:r w:rsidRPr="00D4208F">
        <w:rPr>
          <w:rFonts w:ascii="Calibri" w:cs="Calibri"/>
          <w:i/>
          <w:iCs/>
        </w:rPr>
        <w:t>et al.</w:t>
      </w:r>
      <w:r w:rsidRPr="00D4208F">
        <w:rPr>
          <w:rFonts w:ascii="Calibri" w:cs="Calibri"/>
        </w:rPr>
        <w:t xml:space="preserve"> Coronary calcium mass scores measured by identical 64-slice MDCT scanners are comparable: a cardiac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26</w:t>
      </w:r>
      <w:r w:rsidRPr="00D4208F">
        <w:rPr>
          <w:rFonts w:ascii="Calibri" w:cs="Calibri"/>
        </w:rPr>
        <w:t>, 89–98 (2010).</w:t>
      </w:r>
    </w:p>
    <w:p w14:paraId="2A397B78" w14:textId="77777777" w:rsidR="00D4208F" w:rsidRPr="00D4208F" w:rsidRDefault="00D4208F" w:rsidP="00D4208F">
      <w:pPr>
        <w:pStyle w:val="Bibliography"/>
        <w:rPr>
          <w:rFonts w:ascii="Calibri" w:cs="Calibri"/>
        </w:rPr>
      </w:pPr>
      <w:r w:rsidRPr="00D4208F">
        <w:rPr>
          <w:rFonts w:ascii="Calibri" w:cs="Calibri"/>
        </w:rPr>
        <w:t>28.</w:t>
      </w:r>
      <w:r w:rsidRPr="00D4208F">
        <w:rPr>
          <w:rFonts w:ascii="Calibri" w:cs="Calibri"/>
        </w:rPr>
        <w:tab/>
        <w:t xml:space="preserve">Dobrolińska, M. </w:t>
      </w:r>
      <w:r w:rsidRPr="00D4208F">
        <w:rPr>
          <w:rFonts w:ascii="Calibri" w:cs="Calibri"/>
          <w:i/>
          <w:iCs/>
        </w:rPr>
        <w:t>et al.</w:t>
      </w:r>
      <w:r w:rsidRPr="00D4208F">
        <w:rPr>
          <w:rFonts w:ascii="Calibri" w:cs="Calibri"/>
        </w:rPr>
        <w:t xml:space="preserve"> </w:t>
      </w:r>
      <w:r w:rsidRPr="00D4208F">
        <w:rPr>
          <w:rFonts w:ascii="Calibri" w:cs="Calibri"/>
          <w:i/>
          <w:iCs/>
        </w:rPr>
        <w:t>Systematic Assessment of Coronary Calcium Detectability and Quantification on Four Generations of CT Reconstruction Techniques: a Patient and Phantom Study</w:t>
      </w:r>
      <w:r w:rsidRPr="00D4208F">
        <w:rPr>
          <w:rFonts w:ascii="Calibri" w:cs="Calibri"/>
        </w:rPr>
        <w:t>. (2022). doi:10.21203/rs.3.rs-1343878/v1.</w:t>
      </w:r>
    </w:p>
    <w:p w14:paraId="7A42676F" w14:textId="77777777" w:rsidR="00D4208F" w:rsidRPr="00D4208F" w:rsidRDefault="00D4208F" w:rsidP="00D4208F">
      <w:pPr>
        <w:pStyle w:val="Bibliography"/>
        <w:rPr>
          <w:rFonts w:ascii="Calibri" w:cs="Calibri"/>
        </w:rPr>
      </w:pPr>
      <w:r w:rsidRPr="00D4208F">
        <w:rPr>
          <w:rFonts w:ascii="Calibri" w:cs="Calibri"/>
        </w:rPr>
        <w:lastRenderedPageBreak/>
        <w:t>29.</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Coronary calcium scoring potential of large field-of-view spectral photon-counting CT: a phantom study. </w:t>
      </w:r>
      <w:r w:rsidRPr="00D4208F">
        <w:rPr>
          <w:rFonts w:ascii="Calibri" w:cs="Calibri"/>
          <w:i/>
          <w:iCs/>
        </w:rPr>
        <w:t>Eur Radiol</w:t>
      </w:r>
      <w:r w:rsidRPr="00D4208F">
        <w:rPr>
          <w:rFonts w:ascii="Calibri" w:cs="Calibri"/>
        </w:rPr>
        <w:t xml:space="preserve"> </w:t>
      </w:r>
      <w:r w:rsidRPr="00D4208F">
        <w:rPr>
          <w:rFonts w:ascii="Calibri" w:cs="Calibri"/>
          <w:b/>
          <w:bCs/>
        </w:rPr>
        <w:t>32</w:t>
      </w:r>
      <w:r w:rsidRPr="00D4208F">
        <w:rPr>
          <w:rFonts w:ascii="Calibri" w:cs="Calibri"/>
        </w:rPr>
        <w:t>, 152–162 (2022).</w:t>
      </w:r>
    </w:p>
    <w:p w14:paraId="6086FA0B" w14:textId="77777777" w:rsidR="00D4208F" w:rsidRPr="00D4208F" w:rsidRDefault="00D4208F" w:rsidP="00D4208F">
      <w:pPr>
        <w:pStyle w:val="Bibliography"/>
        <w:rPr>
          <w:rFonts w:ascii="Calibri" w:cs="Calibri"/>
        </w:rPr>
      </w:pPr>
      <w:r w:rsidRPr="00D4208F">
        <w:rPr>
          <w:rFonts w:ascii="Calibri" w:cs="Calibri"/>
        </w:rPr>
        <w:t>30.</w:t>
      </w:r>
      <w:r w:rsidRPr="00D4208F">
        <w:rPr>
          <w:rFonts w:ascii="Calibri" w:cs="Calibri"/>
        </w:rPr>
        <w:tab/>
        <w:t xml:space="preserve">Hou, K., Tsujioka, K. &amp; Yang, C. Optimization of HU threshold for coronary artery calcium scans reconstructed at 0.5‐mm slice thickness using iterative reconstruction. </w:t>
      </w:r>
      <w:r w:rsidRPr="00D4208F">
        <w:rPr>
          <w:rFonts w:ascii="Calibri" w:cs="Calibri"/>
          <w:i/>
          <w:iCs/>
        </w:rPr>
        <w:t>J Appl Clin Med Phys</w:t>
      </w:r>
      <w:r w:rsidRPr="00D4208F">
        <w:rPr>
          <w:rFonts w:ascii="Calibri" w:cs="Calibri"/>
        </w:rPr>
        <w:t xml:space="preserve"> </w:t>
      </w:r>
      <w:r w:rsidRPr="00D4208F">
        <w:rPr>
          <w:rFonts w:ascii="Calibri" w:cs="Calibri"/>
          <w:b/>
          <w:bCs/>
        </w:rPr>
        <w:t>21</w:t>
      </w:r>
      <w:r w:rsidRPr="00D4208F">
        <w:rPr>
          <w:rFonts w:ascii="Calibri" w:cs="Calibri"/>
        </w:rPr>
        <w:t>, 111–120 (2019).</w:t>
      </w:r>
    </w:p>
    <w:p w14:paraId="3533676A" w14:textId="77777777" w:rsidR="00D4208F" w:rsidRPr="00D4208F" w:rsidRDefault="00D4208F" w:rsidP="00D4208F">
      <w:pPr>
        <w:pStyle w:val="Bibliography"/>
        <w:rPr>
          <w:rFonts w:ascii="Calibri" w:cs="Calibri"/>
        </w:rPr>
      </w:pPr>
      <w:r w:rsidRPr="00D4208F">
        <w:rPr>
          <w:rFonts w:ascii="Calibri" w:cs="Calibri"/>
        </w:rPr>
        <w:t>31.</w:t>
      </w:r>
      <w:r w:rsidRPr="00D4208F">
        <w:rPr>
          <w:rFonts w:ascii="Calibri" w:cs="Calibri"/>
        </w:rPr>
        <w:tab/>
        <w:t xml:space="preserve">Mahnken, A. H. CT Imaging of Coronary Stents: Past, Present, and Future. </w:t>
      </w:r>
      <w:r w:rsidRPr="00D4208F">
        <w:rPr>
          <w:rFonts w:ascii="Calibri" w:cs="Calibri"/>
          <w:i/>
          <w:iCs/>
        </w:rPr>
        <w:t>ISRN Cardiol</w:t>
      </w:r>
      <w:r w:rsidRPr="00D4208F">
        <w:rPr>
          <w:rFonts w:ascii="Calibri" w:cs="Calibri"/>
        </w:rPr>
        <w:t xml:space="preserve"> </w:t>
      </w:r>
      <w:r w:rsidRPr="00D4208F">
        <w:rPr>
          <w:rFonts w:ascii="Calibri" w:cs="Calibri"/>
          <w:b/>
          <w:bCs/>
        </w:rPr>
        <w:t>2012</w:t>
      </w:r>
      <w:r w:rsidRPr="00D4208F">
        <w:rPr>
          <w:rFonts w:ascii="Calibri" w:cs="Calibri"/>
        </w:rPr>
        <w:t>, 139823 (2012).</w:t>
      </w:r>
    </w:p>
    <w:p w14:paraId="10132B2C" w14:textId="77777777" w:rsidR="00D4208F" w:rsidRPr="00D4208F" w:rsidRDefault="00D4208F" w:rsidP="00D4208F">
      <w:pPr>
        <w:pStyle w:val="Bibliography"/>
        <w:rPr>
          <w:rFonts w:ascii="Calibri" w:cs="Calibri"/>
        </w:rPr>
      </w:pPr>
      <w:r w:rsidRPr="00D4208F">
        <w:rPr>
          <w:rFonts w:ascii="Calibri" w:cs="Calibri"/>
        </w:rPr>
        <w:t>32.</w:t>
      </w:r>
      <w:r w:rsidRPr="00D4208F">
        <w:rPr>
          <w:rFonts w:ascii="Calibri" w:cs="Calibri"/>
        </w:rPr>
        <w:tab/>
        <w:t xml:space="preserve">Šprem, J. </w:t>
      </w:r>
      <w:r w:rsidRPr="00D4208F">
        <w:rPr>
          <w:rFonts w:ascii="Calibri" w:cs="Calibri"/>
          <w:i/>
          <w:iCs/>
        </w:rPr>
        <w:t>et al.</w:t>
      </w:r>
      <w:r w:rsidRPr="00D4208F">
        <w:rPr>
          <w:rFonts w:ascii="Calibri" w:cs="Calibri"/>
        </w:rPr>
        <w:t xml:space="preserve"> Coronary calcium scoring with partial volume correction in anthropomorphic thorax phantom and screening chest CT images. </w:t>
      </w:r>
      <w:r w:rsidRPr="00D4208F">
        <w:rPr>
          <w:rFonts w:ascii="Calibri" w:cs="Calibri"/>
          <w:i/>
          <w:iCs/>
        </w:rPr>
        <w:t>PLOS ONE</w:t>
      </w:r>
      <w:r w:rsidRPr="00D4208F">
        <w:rPr>
          <w:rFonts w:ascii="Calibri" w:cs="Calibri"/>
        </w:rPr>
        <w:t xml:space="preserve"> </w:t>
      </w:r>
      <w:r w:rsidRPr="00D4208F">
        <w:rPr>
          <w:rFonts w:ascii="Calibri" w:cs="Calibri"/>
          <w:b/>
          <w:bCs/>
        </w:rPr>
        <w:t>13</w:t>
      </w:r>
      <w:r w:rsidRPr="00D4208F">
        <w:rPr>
          <w:rFonts w:ascii="Calibri" w:cs="Calibri"/>
        </w:rPr>
        <w:t>, e0209318 (2018).</w:t>
      </w:r>
    </w:p>
    <w:p w14:paraId="4A6BEC68" w14:textId="77777777" w:rsidR="00D4208F" w:rsidRPr="00D4208F" w:rsidRDefault="00D4208F" w:rsidP="00D4208F">
      <w:pPr>
        <w:pStyle w:val="Bibliography"/>
        <w:rPr>
          <w:rFonts w:ascii="Calibri" w:cs="Calibri"/>
        </w:rPr>
      </w:pPr>
      <w:r w:rsidRPr="00D4208F">
        <w:rPr>
          <w:rFonts w:ascii="Calibri" w:cs="Calibri"/>
        </w:rPr>
        <w:t>33.</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Influence of heart rate on coronary calcium scores: a multi-manufacturer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34</w:t>
      </w:r>
      <w:r w:rsidRPr="00D4208F">
        <w:rPr>
          <w:rFonts w:ascii="Calibri" w:cs="Calibri"/>
        </w:rPr>
        <w:t>, 959–966 (2018).</w:t>
      </w:r>
    </w:p>
    <w:p w14:paraId="29593F2E" w14:textId="77777777" w:rsidR="00D4208F" w:rsidRPr="00D4208F" w:rsidRDefault="00D4208F" w:rsidP="00D4208F">
      <w:pPr>
        <w:pStyle w:val="Bibliography"/>
        <w:rPr>
          <w:rFonts w:ascii="Calibri" w:cs="Calibri"/>
        </w:rPr>
      </w:pPr>
      <w:r w:rsidRPr="00D4208F">
        <w:rPr>
          <w:rFonts w:ascii="Calibri" w:cs="Calibri"/>
        </w:rPr>
        <w:t>34.</w:t>
      </w:r>
      <w:r w:rsidRPr="00D4208F">
        <w:rPr>
          <w:rFonts w:ascii="Calibri" w:cs="Calibri"/>
        </w:rPr>
        <w:tab/>
        <w:t xml:space="preserve">Peng, A. W. </w:t>
      </w:r>
      <w:r w:rsidRPr="00D4208F">
        <w:rPr>
          <w:rFonts w:ascii="Calibri" w:cs="Calibri"/>
          <w:i/>
          <w:iCs/>
        </w:rPr>
        <w:t>et al.</w:t>
      </w:r>
      <w:r w:rsidRPr="00D4208F">
        <w:rPr>
          <w:rFonts w:ascii="Calibri" w:cs="Calibri"/>
        </w:rPr>
        <w:t xml:space="preserve"> Very High Coronary Artery Calcium (≥1000) and Association With Cardiovascular Disease Events, Non–Cardiovascular Disease Outcomes, and Mortality. </w:t>
      </w:r>
      <w:r w:rsidRPr="00D4208F">
        <w:rPr>
          <w:rFonts w:ascii="Calibri" w:cs="Calibri"/>
          <w:i/>
          <w:iCs/>
        </w:rPr>
        <w:t>Circulation</w:t>
      </w:r>
      <w:r w:rsidRPr="00D4208F">
        <w:rPr>
          <w:rFonts w:ascii="Calibri" w:cs="Calibri"/>
        </w:rPr>
        <w:t xml:space="preserve"> </w:t>
      </w:r>
      <w:r w:rsidRPr="00D4208F">
        <w:rPr>
          <w:rFonts w:ascii="Calibri" w:cs="Calibri"/>
          <w:b/>
          <w:bCs/>
        </w:rPr>
        <w:t>143</w:t>
      </w:r>
      <w:r w:rsidRPr="00D4208F">
        <w:rPr>
          <w:rFonts w:ascii="Calibri" w:cs="Calibri"/>
        </w:rPr>
        <w:t>, 1571–1583 (2021).</w:t>
      </w:r>
    </w:p>
    <w:p w14:paraId="5FD982AE" w14:textId="77777777" w:rsidR="00D4208F" w:rsidRPr="00D4208F" w:rsidRDefault="00D4208F" w:rsidP="00D4208F">
      <w:pPr>
        <w:pStyle w:val="Bibliography"/>
        <w:rPr>
          <w:rFonts w:ascii="Calibri" w:cs="Calibri"/>
        </w:rPr>
      </w:pPr>
      <w:r w:rsidRPr="00D4208F">
        <w:rPr>
          <w:rFonts w:ascii="Calibri" w:cs="Calibri"/>
        </w:rPr>
        <w:t>35.</w:t>
      </w:r>
      <w:r w:rsidRPr="00D4208F">
        <w:rPr>
          <w:rFonts w:ascii="Calibri" w:cs="Calibri"/>
        </w:rPr>
        <w:tab/>
        <w:t xml:space="preserve">Tzolos, E. </w:t>
      </w:r>
      <w:r w:rsidRPr="00D4208F">
        <w:rPr>
          <w:rFonts w:ascii="Calibri" w:cs="Calibri"/>
          <w:i/>
          <w:iCs/>
        </w:rPr>
        <w:t>et al.</w:t>
      </w:r>
      <w:r w:rsidRPr="00D4208F">
        <w:rPr>
          <w:rFonts w:ascii="Calibri" w:cs="Calibri"/>
        </w:rPr>
        <w:t xml:space="preserve"> Detection of small coronary calcifications in patients with Agatston coronary artery calcium score of zero. </w:t>
      </w:r>
      <w:r w:rsidRPr="00D4208F">
        <w:rPr>
          <w:rFonts w:ascii="Calibri" w:cs="Calibri"/>
          <w:i/>
          <w:iCs/>
        </w:rPr>
        <w:t>Journal of Cardiovascular Computed Tomography</w:t>
      </w:r>
      <w:r w:rsidRPr="00D4208F">
        <w:rPr>
          <w:rFonts w:ascii="Calibri" w:cs="Calibri"/>
        </w:rPr>
        <w:t xml:space="preserve"> </w:t>
      </w:r>
      <w:r w:rsidRPr="00D4208F">
        <w:rPr>
          <w:rFonts w:ascii="Calibri" w:cs="Calibri"/>
          <w:b/>
          <w:bCs/>
        </w:rPr>
        <w:t>16</w:t>
      </w:r>
      <w:r w:rsidRPr="00D4208F">
        <w:rPr>
          <w:rFonts w:ascii="Calibri" w:cs="Calibri"/>
        </w:rPr>
        <w:t>, 150–154 (2022).</w:t>
      </w:r>
    </w:p>
    <w:p w14:paraId="423E9FEF" w14:textId="29AEDE0D" w:rsidR="001F3879" w:rsidRPr="001F3879" w:rsidRDefault="00FB47AE" w:rsidP="001F3879">
      <w:r>
        <w:rPr>
          <w:rFonts w:ascii="Calibri" w:cs="Calibri"/>
        </w:rPr>
        <w:fldChar w:fldCharType="end"/>
      </w:r>
    </w:p>
    <w:sectPr w:rsidR="001F3879" w:rsidRPr="001F3879" w:rsidSect="00C2240E">
      <w:headerReference w:type="even" r:id="rId22"/>
      <w:headerReference w:type="default" r:id="rId2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1BEB6" w14:textId="77777777" w:rsidR="00407515" w:rsidRDefault="00407515" w:rsidP="0072483A">
      <w:r>
        <w:separator/>
      </w:r>
    </w:p>
  </w:endnote>
  <w:endnote w:type="continuationSeparator" w:id="0">
    <w:p w14:paraId="31274A6F" w14:textId="77777777" w:rsidR="00407515" w:rsidRDefault="00407515"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F85D8" w14:textId="77777777" w:rsidR="00407515" w:rsidRDefault="00407515" w:rsidP="0072483A">
      <w:r>
        <w:separator/>
      </w:r>
    </w:p>
  </w:footnote>
  <w:footnote w:type="continuationSeparator" w:id="0">
    <w:p w14:paraId="76EB38AE" w14:textId="77777777" w:rsidR="00407515" w:rsidRDefault="00407515" w:rsidP="00724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3576513"/>
      <w:docPartObj>
        <w:docPartGallery w:val="Page Numbers (Top of Page)"/>
        <w:docPartUnique/>
      </w:docPartObj>
    </w:sdtPr>
    <w:sdtContent>
      <w:p w14:paraId="2E99B7F4" w14:textId="6B9228C3"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40D78B" w14:textId="77777777" w:rsidR="00B4525F" w:rsidRDefault="00B4525F" w:rsidP="00B452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81157"/>
      <w:docPartObj>
        <w:docPartGallery w:val="Page Numbers (Top of Page)"/>
        <w:docPartUnique/>
      </w:docPartObj>
    </w:sdtPr>
    <w:sdtContent>
      <w:p w14:paraId="0C80450C" w14:textId="6A00D625"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4D6DF6" w14:textId="77777777" w:rsidR="00B4525F" w:rsidRDefault="00B4525F" w:rsidP="00B4525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42BA"/>
    <w:multiLevelType w:val="hybridMultilevel"/>
    <w:tmpl w:val="2C44A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07002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Black">
    <w15:presenceInfo w15:providerId="Windows Live" w15:userId="afa16e46a2cd6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03080"/>
    <w:rsid w:val="000158A6"/>
    <w:rsid w:val="0001591A"/>
    <w:rsid w:val="000160BC"/>
    <w:rsid w:val="000166FC"/>
    <w:rsid w:val="000209A4"/>
    <w:rsid w:val="000209E2"/>
    <w:rsid w:val="000214B5"/>
    <w:rsid w:val="00026FB6"/>
    <w:rsid w:val="00027F41"/>
    <w:rsid w:val="0003289A"/>
    <w:rsid w:val="00036E8B"/>
    <w:rsid w:val="00037B96"/>
    <w:rsid w:val="00037F1B"/>
    <w:rsid w:val="0007131B"/>
    <w:rsid w:val="0008304A"/>
    <w:rsid w:val="00097141"/>
    <w:rsid w:val="000A0598"/>
    <w:rsid w:val="000C1093"/>
    <w:rsid w:val="000C359D"/>
    <w:rsid w:val="000E18B3"/>
    <w:rsid w:val="000E2C8D"/>
    <w:rsid w:val="000E36C8"/>
    <w:rsid w:val="000E4274"/>
    <w:rsid w:val="000F2915"/>
    <w:rsid w:val="00102416"/>
    <w:rsid w:val="00104FA4"/>
    <w:rsid w:val="00106E40"/>
    <w:rsid w:val="00111817"/>
    <w:rsid w:val="00120951"/>
    <w:rsid w:val="0012365E"/>
    <w:rsid w:val="0012648D"/>
    <w:rsid w:val="00130F65"/>
    <w:rsid w:val="0014692A"/>
    <w:rsid w:val="00155176"/>
    <w:rsid w:val="001641B4"/>
    <w:rsid w:val="0018662A"/>
    <w:rsid w:val="0018703B"/>
    <w:rsid w:val="00196005"/>
    <w:rsid w:val="001A194C"/>
    <w:rsid w:val="001A725E"/>
    <w:rsid w:val="001B1F03"/>
    <w:rsid w:val="001B4A1A"/>
    <w:rsid w:val="001C535A"/>
    <w:rsid w:val="001C65D0"/>
    <w:rsid w:val="001C677A"/>
    <w:rsid w:val="001F3879"/>
    <w:rsid w:val="001F6599"/>
    <w:rsid w:val="00203632"/>
    <w:rsid w:val="0021103B"/>
    <w:rsid w:val="00220D42"/>
    <w:rsid w:val="00227E87"/>
    <w:rsid w:val="00232535"/>
    <w:rsid w:val="00234A46"/>
    <w:rsid w:val="00241F7E"/>
    <w:rsid w:val="002500AB"/>
    <w:rsid w:val="0025198F"/>
    <w:rsid w:val="002552AE"/>
    <w:rsid w:val="002653D1"/>
    <w:rsid w:val="00270D55"/>
    <w:rsid w:val="00272071"/>
    <w:rsid w:val="002806FA"/>
    <w:rsid w:val="002836B9"/>
    <w:rsid w:val="00284E1A"/>
    <w:rsid w:val="002913E4"/>
    <w:rsid w:val="00292DE3"/>
    <w:rsid w:val="002B01C4"/>
    <w:rsid w:val="002B0763"/>
    <w:rsid w:val="002B490A"/>
    <w:rsid w:val="002B4ACB"/>
    <w:rsid w:val="002B5D63"/>
    <w:rsid w:val="002D3AF0"/>
    <w:rsid w:val="002E3862"/>
    <w:rsid w:val="002E3F19"/>
    <w:rsid w:val="002E6E82"/>
    <w:rsid w:val="002F4CD0"/>
    <w:rsid w:val="00300EAC"/>
    <w:rsid w:val="003030E7"/>
    <w:rsid w:val="00320429"/>
    <w:rsid w:val="00326676"/>
    <w:rsid w:val="00337E99"/>
    <w:rsid w:val="00343AD7"/>
    <w:rsid w:val="00343B88"/>
    <w:rsid w:val="00345BC6"/>
    <w:rsid w:val="00346E71"/>
    <w:rsid w:val="003547DD"/>
    <w:rsid w:val="00362A53"/>
    <w:rsid w:val="00372564"/>
    <w:rsid w:val="00374F06"/>
    <w:rsid w:val="00385276"/>
    <w:rsid w:val="003900AB"/>
    <w:rsid w:val="003C3B74"/>
    <w:rsid w:val="003C6482"/>
    <w:rsid w:val="003E3089"/>
    <w:rsid w:val="003E40DE"/>
    <w:rsid w:val="003E5A7B"/>
    <w:rsid w:val="00407515"/>
    <w:rsid w:val="00412E26"/>
    <w:rsid w:val="004220B5"/>
    <w:rsid w:val="00432F80"/>
    <w:rsid w:val="00433FAF"/>
    <w:rsid w:val="00437A20"/>
    <w:rsid w:val="00437C93"/>
    <w:rsid w:val="00452884"/>
    <w:rsid w:val="00453B02"/>
    <w:rsid w:val="004541F4"/>
    <w:rsid w:val="00471DAB"/>
    <w:rsid w:val="00472CCB"/>
    <w:rsid w:val="004842C5"/>
    <w:rsid w:val="00491768"/>
    <w:rsid w:val="004973DB"/>
    <w:rsid w:val="004A1795"/>
    <w:rsid w:val="004A4714"/>
    <w:rsid w:val="004B2469"/>
    <w:rsid w:val="004C1CF6"/>
    <w:rsid w:val="004C1DD3"/>
    <w:rsid w:val="004C5C5B"/>
    <w:rsid w:val="005112E4"/>
    <w:rsid w:val="0051379B"/>
    <w:rsid w:val="00521D29"/>
    <w:rsid w:val="00527A8C"/>
    <w:rsid w:val="005450AA"/>
    <w:rsid w:val="00551FE6"/>
    <w:rsid w:val="005520F6"/>
    <w:rsid w:val="00555B26"/>
    <w:rsid w:val="00555E99"/>
    <w:rsid w:val="0055668D"/>
    <w:rsid w:val="00560284"/>
    <w:rsid w:val="00560ACF"/>
    <w:rsid w:val="005656CF"/>
    <w:rsid w:val="00565FBC"/>
    <w:rsid w:val="00567549"/>
    <w:rsid w:val="005722EC"/>
    <w:rsid w:val="00575507"/>
    <w:rsid w:val="00581C34"/>
    <w:rsid w:val="00582B95"/>
    <w:rsid w:val="0058790C"/>
    <w:rsid w:val="005B0716"/>
    <w:rsid w:val="005B36F6"/>
    <w:rsid w:val="005B3F01"/>
    <w:rsid w:val="005C2507"/>
    <w:rsid w:val="005C38A2"/>
    <w:rsid w:val="005D5701"/>
    <w:rsid w:val="005D5C32"/>
    <w:rsid w:val="005D7363"/>
    <w:rsid w:val="005E41B4"/>
    <w:rsid w:val="005F17CA"/>
    <w:rsid w:val="005F3CCF"/>
    <w:rsid w:val="005F52F5"/>
    <w:rsid w:val="00602EDD"/>
    <w:rsid w:val="00605853"/>
    <w:rsid w:val="00605E05"/>
    <w:rsid w:val="0061394E"/>
    <w:rsid w:val="00616562"/>
    <w:rsid w:val="00621D71"/>
    <w:rsid w:val="006246D7"/>
    <w:rsid w:val="00625465"/>
    <w:rsid w:val="00632E6E"/>
    <w:rsid w:val="006335FF"/>
    <w:rsid w:val="00636378"/>
    <w:rsid w:val="00644704"/>
    <w:rsid w:val="0065337C"/>
    <w:rsid w:val="00654B26"/>
    <w:rsid w:val="00663403"/>
    <w:rsid w:val="00663D33"/>
    <w:rsid w:val="00664975"/>
    <w:rsid w:val="00666626"/>
    <w:rsid w:val="00666EC9"/>
    <w:rsid w:val="00692CE0"/>
    <w:rsid w:val="006960F7"/>
    <w:rsid w:val="006A01B9"/>
    <w:rsid w:val="006A42B6"/>
    <w:rsid w:val="006B71A1"/>
    <w:rsid w:val="006D1549"/>
    <w:rsid w:val="006D37E3"/>
    <w:rsid w:val="006D64A3"/>
    <w:rsid w:val="006E47E2"/>
    <w:rsid w:val="006F1D08"/>
    <w:rsid w:val="007041E2"/>
    <w:rsid w:val="00707EC3"/>
    <w:rsid w:val="00714B9F"/>
    <w:rsid w:val="0072483A"/>
    <w:rsid w:val="00734EF7"/>
    <w:rsid w:val="00742B8A"/>
    <w:rsid w:val="00743297"/>
    <w:rsid w:val="00744DA3"/>
    <w:rsid w:val="00754797"/>
    <w:rsid w:val="00755DCB"/>
    <w:rsid w:val="007649A0"/>
    <w:rsid w:val="00766A5B"/>
    <w:rsid w:val="007677DA"/>
    <w:rsid w:val="0077217E"/>
    <w:rsid w:val="007839A1"/>
    <w:rsid w:val="00784905"/>
    <w:rsid w:val="00784BBE"/>
    <w:rsid w:val="00787B9D"/>
    <w:rsid w:val="007A4124"/>
    <w:rsid w:val="007A4E4F"/>
    <w:rsid w:val="007A62C6"/>
    <w:rsid w:val="007B7890"/>
    <w:rsid w:val="007C0DEA"/>
    <w:rsid w:val="007C2917"/>
    <w:rsid w:val="007D09F6"/>
    <w:rsid w:val="007D1D7C"/>
    <w:rsid w:val="007D697A"/>
    <w:rsid w:val="007D7CA2"/>
    <w:rsid w:val="007F2D2F"/>
    <w:rsid w:val="007F3F8F"/>
    <w:rsid w:val="00804BD3"/>
    <w:rsid w:val="0082773A"/>
    <w:rsid w:val="00833F90"/>
    <w:rsid w:val="00834284"/>
    <w:rsid w:val="008362DC"/>
    <w:rsid w:val="00841D03"/>
    <w:rsid w:val="008425EB"/>
    <w:rsid w:val="008522A4"/>
    <w:rsid w:val="00856A13"/>
    <w:rsid w:val="00861274"/>
    <w:rsid w:val="00871082"/>
    <w:rsid w:val="008710E4"/>
    <w:rsid w:val="00892BEC"/>
    <w:rsid w:val="008940A7"/>
    <w:rsid w:val="008A56DC"/>
    <w:rsid w:val="008B4F25"/>
    <w:rsid w:val="008C76B6"/>
    <w:rsid w:val="008D0087"/>
    <w:rsid w:val="008D04DF"/>
    <w:rsid w:val="008E68B0"/>
    <w:rsid w:val="008F5454"/>
    <w:rsid w:val="00904BF5"/>
    <w:rsid w:val="00915E7C"/>
    <w:rsid w:val="00916C81"/>
    <w:rsid w:val="00921D30"/>
    <w:rsid w:val="00923CB4"/>
    <w:rsid w:val="00950992"/>
    <w:rsid w:val="00967DF7"/>
    <w:rsid w:val="00975ABC"/>
    <w:rsid w:val="00993872"/>
    <w:rsid w:val="009A08D2"/>
    <w:rsid w:val="009A0B7B"/>
    <w:rsid w:val="009A538E"/>
    <w:rsid w:val="009B1D44"/>
    <w:rsid w:val="009B3A69"/>
    <w:rsid w:val="009B7DBB"/>
    <w:rsid w:val="009C53FC"/>
    <w:rsid w:val="009C7402"/>
    <w:rsid w:val="009D3070"/>
    <w:rsid w:val="009E4E66"/>
    <w:rsid w:val="009F1238"/>
    <w:rsid w:val="009F17F0"/>
    <w:rsid w:val="009F443C"/>
    <w:rsid w:val="009F485D"/>
    <w:rsid w:val="009F5C8F"/>
    <w:rsid w:val="00A06817"/>
    <w:rsid w:val="00A1639D"/>
    <w:rsid w:val="00A1644B"/>
    <w:rsid w:val="00A1648F"/>
    <w:rsid w:val="00A165DF"/>
    <w:rsid w:val="00A17115"/>
    <w:rsid w:val="00A26145"/>
    <w:rsid w:val="00A32272"/>
    <w:rsid w:val="00A32502"/>
    <w:rsid w:val="00A40CE6"/>
    <w:rsid w:val="00A43241"/>
    <w:rsid w:val="00A560FF"/>
    <w:rsid w:val="00A615DE"/>
    <w:rsid w:val="00A65929"/>
    <w:rsid w:val="00A70355"/>
    <w:rsid w:val="00A75F8A"/>
    <w:rsid w:val="00A82D79"/>
    <w:rsid w:val="00A83780"/>
    <w:rsid w:val="00A94165"/>
    <w:rsid w:val="00A953D4"/>
    <w:rsid w:val="00AA76B0"/>
    <w:rsid w:val="00AB0D44"/>
    <w:rsid w:val="00AB3DDD"/>
    <w:rsid w:val="00AB5465"/>
    <w:rsid w:val="00AB72FB"/>
    <w:rsid w:val="00AD236D"/>
    <w:rsid w:val="00AD736A"/>
    <w:rsid w:val="00AE1D6E"/>
    <w:rsid w:val="00AF6224"/>
    <w:rsid w:val="00AF6468"/>
    <w:rsid w:val="00AF68A1"/>
    <w:rsid w:val="00B02389"/>
    <w:rsid w:val="00B03F77"/>
    <w:rsid w:val="00B10503"/>
    <w:rsid w:val="00B124E2"/>
    <w:rsid w:val="00B17ADA"/>
    <w:rsid w:val="00B216FB"/>
    <w:rsid w:val="00B33D6F"/>
    <w:rsid w:val="00B4525F"/>
    <w:rsid w:val="00B63A68"/>
    <w:rsid w:val="00B6576D"/>
    <w:rsid w:val="00B7380F"/>
    <w:rsid w:val="00B8258F"/>
    <w:rsid w:val="00B845F8"/>
    <w:rsid w:val="00B91A61"/>
    <w:rsid w:val="00B970A4"/>
    <w:rsid w:val="00BA36FF"/>
    <w:rsid w:val="00BB6095"/>
    <w:rsid w:val="00BE11CB"/>
    <w:rsid w:val="00BE3E75"/>
    <w:rsid w:val="00BE6134"/>
    <w:rsid w:val="00BF4216"/>
    <w:rsid w:val="00C04C84"/>
    <w:rsid w:val="00C056BF"/>
    <w:rsid w:val="00C05785"/>
    <w:rsid w:val="00C06965"/>
    <w:rsid w:val="00C10F02"/>
    <w:rsid w:val="00C1631E"/>
    <w:rsid w:val="00C2240E"/>
    <w:rsid w:val="00C23970"/>
    <w:rsid w:val="00C26F68"/>
    <w:rsid w:val="00C27365"/>
    <w:rsid w:val="00C31347"/>
    <w:rsid w:val="00C539B8"/>
    <w:rsid w:val="00C57E9D"/>
    <w:rsid w:val="00C607F5"/>
    <w:rsid w:val="00C61167"/>
    <w:rsid w:val="00C64AA6"/>
    <w:rsid w:val="00C82D1F"/>
    <w:rsid w:val="00C86E67"/>
    <w:rsid w:val="00C913C7"/>
    <w:rsid w:val="00C926F5"/>
    <w:rsid w:val="00C93856"/>
    <w:rsid w:val="00CB08A5"/>
    <w:rsid w:val="00CB30ED"/>
    <w:rsid w:val="00CB37AC"/>
    <w:rsid w:val="00CB3C81"/>
    <w:rsid w:val="00CC77A4"/>
    <w:rsid w:val="00CD6EAB"/>
    <w:rsid w:val="00CE1C27"/>
    <w:rsid w:val="00CE3614"/>
    <w:rsid w:val="00CF712D"/>
    <w:rsid w:val="00D156EB"/>
    <w:rsid w:val="00D15AB3"/>
    <w:rsid w:val="00D16E0C"/>
    <w:rsid w:val="00D21D15"/>
    <w:rsid w:val="00D22290"/>
    <w:rsid w:val="00D25CDB"/>
    <w:rsid w:val="00D26489"/>
    <w:rsid w:val="00D316A7"/>
    <w:rsid w:val="00D33D95"/>
    <w:rsid w:val="00D34FA3"/>
    <w:rsid w:val="00D35D60"/>
    <w:rsid w:val="00D40296"/>
    <w:rsid w:val="00D4208F"/>
    <w:rsid w:val="00D447FA"/>
    <w:rsid w:val="00D45084"/>
    <w:rsid w:val="00D5029D"/>
    <w:rsid w:val="00D51517"/>
    <w:rsid w:val="00D64154"/>
    <w:rsid w:val="00D75F4D"/>
    <w:rsid w:val="00D82F09"/>
    <w:rsid w:val="00D90FC4"/>
    <w:rsid w:val="00D9508E"/>
    <w:rsid w:val="00D97B63"/>
    <w:rsid w:val="00DA088B"/>
    <w:rsid w:val="00DA0DCA"/>
    <w:rsid w:val="00DB4E66"/>
    <w:rsid w:val="00DC700C"/>
    <w:rsid w:val="00DD5129"/>
    <w:rsid w:val="00DD57BE"/>
    <w:rsid w:val="00DF01CE"/>
    <w:rsid w:val="00E05D67"/>
    <w:rsid w:val="00E11963"/>
    <w:rsid w:val="00E30102"/>
    <w:rsid w:val="00E31B44"/>
    <w:rsid w:val="00E32A9E"/>
    <w:rsid w:val="00E37248"/>
    <w:rsid w:val="00E379E9"/>
    <w:rsid w:val="00E405EB"/>
    <w:rsid w:val="00E41C6C"/>
    <w:rsid w:val="00E426DD"/>
    <w:rsid w:val="00E5613F"/>
    <w:rsid w:val="00E5615A"/>
    <w:rsid w:val="00E61C5E"/>
    <w:rsid w:val="00E674E6"/>
    <w:rsid w:val="00E70DD7"/>
    <w:rsid w:val="00E728D3"/>
    <w:rsid w:val="00E76BD9"/>
    <w:rsid w:val="00E82595"/>
    <w:rsid w:val="00E8390E"/>
    <w:rsid w:val="00EB215C"/>
    <w:rsid w:val="00EB4408"/>
    <w:rsid w:val="00EB7CBB"/>
    <w:rsid w:val="00ED790F"/>
    <w:rsid w:val="00EF0791"/>
    <w:rsid w:val="00F046A3"/>
    <w:rsid w:val="00F15EA4"/>
    <w:rsid w:val="00F207B4"/>
    <w:rsid w:val="00F2695A"/>
    <w:rsid w:val="00F26A15"/>
    <w:rsid w:val="00F26A81"/>
    <w:rsid w:val="00F3150F"/>
    <w:rsid w:val="00F57B62"/>
    <w:rsid w:val="00F614D3"/>
    <w:rsid w:val="00F63CB1"/>
    <w:rsid w:val="00F779C9"/>
    <w:rsid w:val="00F84CD6"/>
    <w:rsid w:val="00F9775A"/>
    <w:rsid w:val="00FA034C"/>
    <w:rsid w:val="00FB1340"/>
    <w:rsid w:val="00FB4115"/>
    <w:rsid w:val="00FB47AE"/>
    <w:rsid w:val="00FB56AD"/>
    <w:rsid w:val="00FC1C43"/>
    <w:rsid w:val="00FC298F"/>
    <w:rsid w:val="00FC7B76"/>
    <w:rsid w:val="00FD2B80"/>
    <w:rsid w:val="00FF19EA"/>
    <w:rsid w:val="00FF1A5F"/>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A08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41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AA"/>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450AA"/>
    <w:rPr>
      <w:rFonts w:eastAsiaTheme="majorEastAsia" w:cstheme="majorBidi"/>
      <w:b/>
      <w:spacing w:val="-10"/>
      <w:kern w:val="28"/>
      <w:sz w:val="32"/>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tabs>
        <w:tab w:val="left" w:pos="380"/>
        <w:tab w:val="left" w:pos="500"/>
      </w:tabs>
      <w:spacing w:line="480" w:lineRule="auto"/>
      <w:ind w:left="384" w:hanging="384"/>
    </w:pPr>
  </w:style>
  <w:style w:type="paragraph" w:styleId="Revision">
    <w:name w:val="Revision"/>
    <w:hidden/>
    <w:uiPriority w:val="99"/>
    <w:semiHidden/>
    <w:rsid w:val="00037F1B"/>
    <w:rPr>
      <w:rFonts w:eastAsia="Times New Roman" w:cs="Times New Roman"/>
      <w:sz w:val="22"/>
    </w:rPr>
  </w:style>
  <w:style w:type="table" w:styleId="PlainTable3">
    <w:name w:val="Plain Table 3"/>
    <w:basedOn w:val="TableNormal"/>
    <w:uiPriority w:val="43"/>
    <w:rsid w:val="00C057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57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57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C057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72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9A08D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rsid w:val="00A94165"/>
    <w:rPr>
      <w:rFonts w:asciiTheme="majorHAnsi" w:eastAsiaTheme="majorEastAsia" w:hAnsiTheme="majorHAnsi" w:cstheme="majorBidi"/>
      <w:color w:val="2F5496" w:themeColor="accent1" w:themeShade="BF"/>
      <w:sz w:val="22"/>
    </w:rPr>
  </w:style>
  <w:style w:type="character" w:styleId="PageNumber">
    <w:name w:val="page number"/>
    <w:basedOn w:val="DefaultParagraphFont"/>
    <w:uiPriority w:val="99"/>
    <w:semiHidden/>
    <w:unhideWhenUsed/>
    <w:rsid w:val="00B4525F"/>
  </w:style>
  <w:style w:type="character" w:styleId="LineNumber">
    <w:name w:val="line number"/>
    <w:basedOn w:val="DefaultParagraphFont"/>
    <w:uiPriority w:val="99"/>
    <w:semiHidden/>
    <w:unhideWhenUsed/>
    <w:rsid w:val="00C2240E"/>
  </w:style>
  <w:style w:type="table" w:styleId="PlainTable1">
    <w:name w:val="Plain Table 1"/>
    <w:basedOn w:val="TableNormal"/>
    <w:uiPriority w:val="41"/>
    <w:rsid w:val="00E05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molloi@uci.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38</Pages>
  <Words>27385</Words>
  <Characters>156098</Characters>
  <Application>Microsoft Office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30</cp:revision>
  <cp:lastPrinted>2023-01-12T19:38:00Z</cp:lastPrinted>
  <dcterms:created xsi:type="dcterms:W3CDTF">2023-03-30T19:04:00Z</dcterms:created>
  <dcterms:modified xsi:type="dcterms:W3CDTF">2023-04-06T16:34:00Z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id="1avz1RlK"/&gt;&lt;style id="http://www.zotero.org/styles/nature" hasBibliography="1" bibliographyStyleHasBeenSet="1"/&gt;&lt;prefs&gt;&lt;pref name="fieldType" value="Field"/&gt;&lt;/prefs&gt;&lt;/data&gt;</vt:lpwstr>
  </property>
</Properties>
</file>