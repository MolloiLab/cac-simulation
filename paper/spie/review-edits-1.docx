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Dale Black, Xingshuo Xiao, Sabee Molloi</w:t>
      </w:r>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Sabee Molloi,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r w:rsidRPr="003E3089">
        <w:rPr>
          <w:rFonts w:cstheme="minorHAnsi"/>
        </w:rPr>
        <w:t xml:space="preserve">Agatston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r w:rsidRPr="003E3089">
        <w:rPr>
          <w:rFonts w:cstheme="minorHAnsi"/>
        </w:rPr>
        <w:t>Agatston scoring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6112D7F9"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Agatston scoring in all </w:t>
      </w:r>
      <w:r>
        <w:t>the measurements in the simulated phantoms</w:t>
      </w:r>
      <w:r w:rsidRPr="003E3089">
        <w:t>.</w:t>
      </w:r>
      <w:r>
        <w:t xml:space="preserve"> Specifically, integrated calcium mass (RMSE: </w:t>
      </w:r>
      <w:r w:rsidRPr="003E3089">
        <w:t>0.</w:t>
      </w:r>
      <w:r>
        <w:t xml:space="preserve">50 </w:t>
      </w:r>
      <w:r w:rsidRPr="003E3089">
        <w:t>mg</w:t>
      </w:r>
      <w:r>
        <w:t xml:space="preserve">, RMSD: </w:t>
      </w:r>
      <w:r w:rsidRPr="003E3089">
        <w:t>0.49 mg</w:t>
      </w:r>
      <w:r>
        <w:t xml:space="preserve">) and volume fraction calcium mass (RMSE: </w:t>
      </w:r>
      <w:r w:rsidRPr="003E3089">
        <w:t>0.5</w:t>
      </w:r>
      <w:r>
        <w:t>9</w:t>
      </w:r>
      <w:r w:rsidRPr="003E3089">
        <w:t xml:space="preserve"> mg</w:t>
      </w:r>
      <w:r>
        <w:t xml:space="preserve">, RMSD: </w:t>
      </w:r>
      <w:r w:rsidRPr="003E3089">
        <w:t>0.5</w:t>
      </w:r>
      <w:r>
        <w:t>8</w:t>
      </w:r>
      <w:r w:rsidRPr="003E3089">
        <w:t xml:space="preserve"> mg</w:t>
      </w:r>
      <w:r>
        <w:t>) were more accurate for the low-density calcium measurements than Agatston scoring (RMSE:</w:t>
      </w:r>
      <w:r w:rsidRPr="00602EDD">
        <w:t xml:space="preserve"> </w:t>
      </w:r>
      <w:r w:rsidRPr="003E3089">
        <w:t>3.5 mg</w:t>
      </w:r>
      <w:r>
        <w:t xml:space="preserve">, RMSD: </w:t>
      </w:r>
      <w:r w:rsidRPr="003E3089">
        <w:t>2.2 mg</w:t>
      </w:r>
      <w:r>
        <w:t>). Similarly, integrated calcium mass (</w:t>
      </w:r>
      <w:r w:rsidR="000160BC">
        <w:t>9.72</w:t>
      </w:r>
      <w:r>
        <w:t>%) and volume fraction calcium mass (</w:t>
      </w:r>
      <w:r w:rsidR="000160BC">
        <w:t>10.19</w:t>
      </w:r>
      <w:r>
        <w:t>%) had fewer false-negative (CAC=0) measurements than Agatston scoring (38.</w:t>
      </w:r>
      <w:r w:rsidR="000160BC">
        <w:t>8</w:t>
      </w:r>
      <w:r>
        <w:t>9%).</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Agatston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Agatston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r w:rsidRPr="003E3089">
        <w:rPr>
          <w:rFonts w:cstheme="minorHAnsi"/>
        </w:rPr>
        <w:t xml:space="preserve">Agatston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Agatsto</w:t>
      </w:r>
      <w:r w:rsidR="00A75F8A" w:rsidRPr="003E3089">
        <w:rPr>
          <w:rFonts w:cstheme="minorHAnsi"/>
        </w:rPr>
        <w:t xml:space="preserve">n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Agatston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The Agatston technique can be used to estimate calcium volume and calcium mass. The calcium mass score acquired via the Agaston technique is fundamentally similar to traditional Agatston calcium scoring and suffers from many of the same limitations inherent to the Agatston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Agatston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standard Agatston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1D825EB" w:rsidR="00743297" w:rsidRPr="003E3089" w:rsidRDefault="00743297" w:rsidP="003E3089">
      <w:pPr>
        <w:spacing w:line="480" w:lineRule="auto"/>
        <w:rPr>
          <w:rFonts w:cstheme="minorHAnsi"/>
        </w:rPr>
      </w:pPr>
      <w:r w:rsidRPr="003E3089">
        <w:rPr>
          <w:rFonts w:cstheme="minorHAnsi"/>
        </w:rPr>
        <w:t>The simulation study was set to match the scanning parameters of the 320-slice CT scanner (Canon Aquilion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Poisson noise was added to simulate quantum noise. The simulation did not include Compton scatter</w:t>
      </w:r>
      <w:ins w:id="0" w:author="Mike Black" w:date="2023-04-05T10:08:00Z">
        <w:r w:rsidR="004B2469">
          <w:rPr>
            <w:rFonts w:cstheme="minorHAnsi"/>
          </w:rPr>
          <w:t xml:space="preserve">, </w:t>
        </w:r>
      </w:ins>
      <w:ins w:id="1" w:author="Mike Black" w:date="2023-04-05T10:09:00Z">
        <w:r w:rsidR="004B2469">
          <w:rPr>
            <w:rFonts w:cstheme="minorHAnsi"/>
          </w:rPr>
          <w:t xml:space="preserve">the dominant attenuation mechanism in CT imaging </w:t>
        </w:r>
        <w:r w:rsidR="004B2469">
          <w:rPr>
            <w:rFonts w:cstheme="minorHAnsi"/>
          </w:rPr>
          <w:lastRenderedPageBreak/>
          <w:t xml:space="preserve">due to the interaction of free electrons </w:t>
        </w:r>
      </w:ins>
      <w:ins w:id="2" w:author="Mike Black" w:date="2023-04-05T10:10:00Z">
        <w:r w:rsidR="004B2469">
          <w:rPr>
            <w:rFonts w:cstheme="minorHAnsi"/>
          </w:rPr>
          <w:t>with the incoming X-ray</w:t>
        </w:r>
      </w:ins>
      <w:r w:rsidRPr="003E3089">
        <w:rPr>
          <w:rFonts w:cstheme="minorHAnsi"/>
        </w:rPr>
        <w:t>,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Mӧhrendorf,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ins w:id="3" w:author="Mike Black" w:date="2023-03-30T12:11:00Z">
        <w:r w:rsidR="004220B5">
          <w:rPr>
            <w:rFonts w:cstheme="minorHAnsi"/>
          </w:rPr>
          <w:t>,</w:t>
        </w:r>
      </w:ins>
      <w:r w:rsidRPr="003E3089">
        <w:rPr>
          <w:rFonts w:cstheme="minorHAnsi"/>
        </w:rPr>
        <w:t xml:space="preserve"> </w:t>
      </w:r>
      <w:ins w:id="4" w:author="Mike Black" w:date="2023-03-30T12:10:00Z">
        <w:r w:rsidR="004220B5">
          <w:rPr>
            <w:rFonts w:cstheme="minorHAnsi"/>
          </w:rPr>
          <w:t xml:space="preserve">each with a length of 1.5 mm, </w:t>
        </w:r>
      </w:ins>
      <w:r w:rsidRPr="003E3089">
        <w:rPr>
          <w:rFonts w:cstheme="minorHAnsi"/>
        </w:rPr>
        <w:t xml:space="preserve">and different hydroxyapatite (HA) densities were placed within each phantom. </w:t>
      </w:r>
      <w:ins w:id="5" w:author="Mike Black" w:date="2023-04-05T09:50:00Z">
        <w:r w:rsidR="00D4208F">
          <w:rPr>
            <w:rFonts w:cstheme="minorHAnsi"/>
          </w:rPr>
          <w:t xml:space="preserve">A combination of HA and myocardium was used to </w:t>
        </w:r>
      </w:ins>
      <w:ins w:id="6" w:author="Mike Black" w:date="2023-04-05T09:51:00Z">
        <w:r w:rsidR="00D4208F">
          <w:rPr>
            <w:rFonts w:cstheme="minorHAnsi"/>
          </w:rPr>
          <w:t xml:space="preserve">vary the calcification densities. </w:t>
        </w:r>
      </w:ins>
      <w:r w:rsidRPr="003E3089">
        <w:rPr>
          <w:rFonts w:cstheme="minorHAnsi"/>
        </w:rPr>
        <w:t>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Each phantom also contained a 10 mm diameter calibration rod. All phantom sizes and density levels were scanned using 80, 100, 120, and 135 kV tube voltages. For small, medium, and large patient sizes, the exposure value was adjusted to 0.9, 2.0, and 5.4 mR,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Praagh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(mR)</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(mR)</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(mR)</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lastRenderedPageBreak/>
        <w:t xml:space="preserve">a. </w:t>
      </w:r>
      <w:r w:rsidR="00A32272">
        <w:rPr>
          <w:rFonts w:cstheme="minorHAnsi"/>
        </w:rPr>
        <w:t>approximate detector thickness.</w:t>
      </w:r>
    </w:p>
    <w:p w14:paraId="18BA2356" w14:textId="77777777" w:rsidR="002653D1" w:rsidRPr="003E3089" w:rsidDel="00975ABC" w:rsidRDefault="002653D1" w:rsidP="003E3089">
      <w:pPr>
        <w:spacing w:line="480" w:lineRule="auto"/>
        <w:rPr>
          <w:del w:id="7" w:author="Mike Black" w:date="2023-04-05T11:15:00Z"/>
          <w:rFonts w:cstheme="minorHAnsi"/>
        </w:rPr>
      </w:pPr>
    </w:p>
    <w:p w14:paraId="583B58FF" w14:textId="77777777" w:rsidR="00975ABC" w:rsidRDefault="00975ABC" w:rsidP="003E3089">
      <w:pPr>
        <w:spacing w:line="480" w:lineRule="auto"/>
        <w:rPr>
          <w:ins w:id="8" w:author="Mike Black" w:date="2023-04-05T11:15:00Z"/>
          <w:rFonts w:cstheme="minorHAnsi"/>
        </w:rPr>
      </w:pPr>
    </w:p>
    <w:p w14:paraId="0A60F66F" w14:textId="048E0AA7" w:rsidR="002653D1" w:rsidRPr="003E3089" w:rsidRDefault="002653D1" w:rsidP="003E3089">
      <w:pPr>
        <w:spacing w:line="480" w:lineRule="auto"/>
        <w:rPr>
          <w:rFonts w:cstheme="minorHAnsi"/>
        </w:rPr>
      </w:pPr>
      <w:r w:rsidRPr="003E3089">
        <w:rPr>
          <w:rFonts w:cstheme="minorHAnsi"/>
        </w:rPr>
        <w:t>To study the effect that motion has on Agatston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667E3571" w:rsidR="002653D1" w:rsidRPr="003E3089" w:rsidRDefault="002653D1" w:rsidP="003E3089">
      <w:pPr>
        <w:spacing w:line="480" w:lineRule="auto"/>
        <w:rPr>
          <w:rFonts w:cstheme="minorHAnsi"/>
        </w:rPr>
      </w:pPr>
      <w:r w:rsidRPr="003E3089">
        <w:rPr>
          <w:rFonts w:cstheme="minorHAnsi"/>
        </w:rPr>
        <w:t>This study also utilized an anthropomorphic thorax phantom (QRM-Thorax, QRM, Möhrendorf, Germany) with an insert containing calcium (Cardiac Calcification Insert (CCI), QRM, Möhrendorf, Germany). All images were acquired by Praagh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ins w:id="9" w:author="Mike Black" w:date="2023-04-05T11:46:00Z">
        <w:r w:rsidR="00227E87">
          <w:rPr>
            <w:rFonts w:cstheme="minorHAnsi"/>
          </w:rPr>
          <w:t xml:space="preserve"> Table 2 shows the CT numbers of specific regions within a physical phantom and a simulated phantom. Both phantoms are acquired at a tube voltage of 120 kV.</w:t>
        </w:r>
      </w:ins>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Segmenting regions of interest is an important step in calcium measurement. For this study, segmentations were done automatically based on previous work by Praagh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6FDD49EE" w14:textId="6D13B10D" w:rsidR="004973DB" w:rsidRPr="004973DB" w:rsidRDefault="002653D1" w:rsidP="004973DB">
      <w:pPr>
        <w:spacing w:line="480" w:lineRule="auto"/>
        <w:jc w:val="center"/>
        <w:rPr>
          <w:rFonts w:cstheme="minorHAnsi"/>
          <w:sz w:val="24"/>
          <w:rPrChange w:id="10" w:author="Mike Black" w:date="2023-04-05T11:24:00Z">
            <w:rPr/>
          </w:rPrChange>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t>
      </w:r>
      <w:r w:rsidRPr="003E3089">
        <w:rPr>
          <w:rFonts w:cstheme="minorHAnsi"/>
          <w:sz w:val="24"/>
        </w:rPr>
        <w:lastRenderedPageBreak/>
        <w:t xml:space="preserve">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tbl>
      <w:tblPr>
        <w:tblStyle w:val="PlainTable1"/>
        <w:tblW w:w="0" w:type="auto"/>
        <w:tblLook w:val="04A0" w:firstRow="1" w:lastRow="0" w:firstColumn="1" w:lastColumn="0" w:noHBand="0" w:noVBand="1"/>
        <w:tblPrChange w:id="11" w:author="Mike Black" w:date="2023-04-05T17:14:00Z">
          <w:tblPr>
            <w:tblStyle w:val="TableGrid"/>
            <w:tblW w:w="0" w:type="auto"/>
            <w:tblLook w:val="04A0" w:firstRow="1" w:lastRow="0" w:firstColumn="1" w:lastColumn="0" w:noHBand="0" w:noVBand="1"/>
          </w:tblPr>
        </w:tblPrChange>
      </w:tblPr>
      <w:tblGrid>
        <w:gridCol w:w="1795"/>
        <w:gridCol w:w="3420"/>
        <w:gridCol w:w="4135"/>
        <w:tblGridChange w:id="12">
          <w:tblGrid>
            <w:gridCol w:w="1795"/>
            <w:gridCol w:w="3420"/>
            <w:gridCol w:w="4135"/>
          </w:tblGrid>
        </w:tblGridChange>
      </w:tblGrid>
      <w:tr w:rsidR="00975ABC" w14:paraId="2A51F090" w14:textId="77777777" w:rsidTr="00E05D67">
        <w:trPr>
          <w:cnfStyle w:val="100000000000" w:firstRow="1" w:lastRow="0" w:firstColumn="0" w:lastColumn="0" w:oddVBand="0" w:evenVBand="0" w:oddHBand="0" w:evenHBand="0" w:firstRowFirstColumn="0" w:firstRowLastColumn="0" w:lastRowFirstColumn="0" w:lastRowLastColumn="0"/>
          <w:ins w:id="1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14" w:author="Mike Black" w:date="2023-04-05T17:14:00Z">
              <w:tcPr>
                <w:tcW w:w="1795" w:type="dxa"/>
              </w:tcPr>
            </w:tcPrChange>
          </w:tcPr>
          <w:p w14:paraId="76E8E091" w14:textId="0221E11F" w:rsidR="00975ABC" w:rsidRDefault="00975ABC" w:rsidP="002B5824">
            <w:pPr>
              <w:spacing w:line="480" w:lineRule="auto"/>
              <w:cnfStyle w:val="101000000000" w:firstRow="1" w:lastRow="0" w:firstColumn="1" w:lastColumn="0" w:oddVBand="0" w:evenVBand="0" w:oddHBand="0" w:evenHBand="0" w:firstRowFirstColumn="0" w:firstRowLastColumn="0" w:lastRowFirstColumn="0" w:lastRowLastColumn="0"/>
              <w:rPr>
                <w:ins w:id="15" w:author="Mike Black" w:date="2023-04-05T11:23:00Z"/>
                <w:rFonts w:cstheme="minorHAnsi"/>
              </w:rPr>
            </w:pPr>
            <w:ins w:id="16" w:author="Mike Black" w:date="2023-04-05T11:24:00Z">
              <w:r>
                <w:rPr>
                  <w:rFonts w:cstheme="minorHAnsi"/>
                </w:rPr>
                <w:t>Region</w:t>
              </w:r>
            </w:ins>
          </w:p>
        </w:tc>
        <w:tc>
          <w:tcPr>
            <w:tcW w:w="3420" w:type="dxa"/>
            <w:tcPrChange w:id="17" w:author="Mike Black" w:date="2023-04-05T17:14:00Z">
              <w:tcPr>
                <w:tcW w:w="3420" w:type="dxa"/>
              </w:tcPr>
            </w:tcPrChange>
          </w:tcPr>
          <w:p w14:paraId="5EFC061F"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18" w:author="Mike Black" w:date="2023-04-05T11:23:00Z"/>
                <w:rFonts w:cstheme="minorHAnsi"/>
              </w:rPr>
            </w:pPr>
            <w:ins w:id="19" w:author="Mike Black" w:date="2023-04-05T11:23:00Z">
              <w:r>
                <w:rPr>
                  <w:rFonts w:cstheme="minorHAnsi"/>
                </w:rPr>
                <w:t>Physical Phantom CT Number (HU)</w:t>
              </w:r>
            </w:ins>
          </w:p>
        </w:tc>
        <w:tc>
          <w:tcPr>
            <w:tcW w:w="4135" w:type="dxa"/>
            <w:tcPrChange w:id="20" w:author="Mike Black" w:date="2023-04-05T17:14:00Z">
              <w:tcPr>
                <w:tcW w:w="4135" w:type="dxa"/>
              </w:tcPr>
            </w:tcPrChange>
          </w:tcPr>
          <w:p w14:paraId="0583BF63"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21" w:author="Mike Black" w:date="2023-04-05T11:23:00Z"/>
                <w:rFonts w:cstheme="minorHAnsi"/>
              </w:rPr>
            </w:pPr>
            <w:ins w:id="22" w:author="Mike Black" w:date="2023-04-05T11:23:00Z">
              <w:r>
                <w:rPr>
                  <w:rFonts w:cstheme="minorHAnsi"/>
                </w:rPr>
                <w:t>Simulated Phantom CT Number (HU)</w:t>
              </w:r>
            </w:ins>
          </w:p>
        </w:tc>
      </w:tr>
      <w:tr w:rsidR="00975ABC" w14:paraId="6E86133E" w14:textId="77777777" w:rsidTr="00E05D67">
        <w:trPr>
          <w:cnfStyle w:val="000000100000" w:firstRow="0" w:lastRow="0" w:firstColumn="0" w:lastColumn="0" w:oddVBand="0" w:evenVBand="0" w:oddHBand="1" w:evenHBand="0" w:firstRowFirstColumn="0" w:firstRowLastColumn="0" w:lastRowFirstColumn="0" w:lastRowLastColumn="0"/>
          <w:ins w:id="2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24" w:author="Mike Black" w:date="2023-04-05T17:14:00Z">
              <w:tcPr>
                <w:tcW w:w="1795" w:type="dxa"/>
              </w:tcPr>
            </w:tcPrChange>
          </w:tcPr>
          <w:p w14:paraId="2486959D" w14:textId="77777777" w:rsidR="00975ABC" w:rsidRDefault="00975ABC" w:rsidP="002B5824">
            <w:pPr>
              <w:spacing w:line="480" w:lineRule="auto"/>
              <w:cnfStyle w:val="001000100000" w:firstRow="0" w:lastRow="0" w:firstColumn="1" w:lastColumn="0" w:oddVBand="0" w:evenVBand="0" w:oddHBand="1" w:evenHBand="0" w:firstRowFirstColumn="0" w:firstRowLastColumn="0" w:lastRowFirstColumn="0" w:lastRowLastColumn="0"/>
              <w:rPr>
                <w:ins w:id="25" w:author="Mike Black" w:date="2023-04-05T11:23:00Z"/>
                <w:rFonts w:cstheme="minorHAnsi"/>
              </w:rPr>
            </w:pPr>
            <w:ins w:id="26" w:author="Mike Black" w:date="2023-04-05T11:23:00Z">
              <w:r>
                <w:rPr>
                  <w:rFonts w:cstheme="minorHAnsi"/>
                </w:rPr>
                <w:t>Outer Fat Ring</w:t>
              </w:r>
            </w:ins>
          </w:p>
        </w:tc>
        <w:tc>
          <w:tcPr>
            <w:tcW w:w="3420" w:type="dxa"/>
            <w:tcPrChange w:id="27" w:author="Mike Black" w:date="2023-04-05T17:14:00Z">
              <w:tcPr>
                <w:tcW w:w="3420" w:type="dxa"/>
              </w:tcPr>
            </w:tcPrChange>
          </w:tcPr>
          <w:p w14:paraId="5A265E95"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28" w:author="Mike Black" w:date="2023-04-05T11:23:00Z"/>
                <w:rFonts w:cstheme="minorHAnsi"/>
              </w:rPr>
            </w:pPr>
            <w:ins w:id="29" w:author="Mike Black" w:date="2023-04-05T11:23:00Z">
              <w:r>
                <w:rPr>
                  <w:rFonts w:cstheme="minorHAnsi"/>
                </w:rPr>
                <w:t>-74.4</w:t>
              </w:r>
            </w:ins>
          </w:p>
        </w:tc>
        <w:tc>
          <w:tcPr>
            <w:tcW w:w="4135" w:type="dxa"/>
            <w:tcPrChange w:id="30" w:author="Mike Black" w:date="2023-04-05T17:14:00Z">
              <w:tcPr>
                <w:tcW w:w="4135" w:type="dxa"/>
              </w:tcPr>
            </w:tcPrChange>
          </w:tcPr>
          <w:p w14:paraId="0D075CF6"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31" w:author="Mike Black" w:date="2023-04-05T11:23:00Z"/>
                <w:rFonts w:cstheme="minorHAnsi"/>
              </w:rPr>
            </w:pPr>
            <w:ins w:id="32" w:author="Mike Black" w:date="2023-04-05T11:23:00Z">
              <w:r>
                <w:rPr>
                  <w:rFonts w:cstheme="minorHAnsi"/>
                </w:rPr>
                <w:t>-78.6</w:t>
              </w:r>
            </w:ins>
          </w:p>
        </w:tc>
      </w:tr>
      <w:tr w:rsidR="00975ABC" w14:paraId="37949843" w14:textId="77777777" w:rsidTr="00E05D67">
        <w:trPr>
          <w:ins w:id="3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34" w:author="Mike Black" w:date="2023-04-05T17:14:00Z">
              <w:tcPr>
                <w:tcW w:w="1795" w:type="dxa"/>
              </w:tcPr>
            </w:tcPrChange>
          </w:tcPr>
          <w:p w14:paraId="289D3579" w14:textId="77777777" w:rsidR="00975ABC" w:rsidRDefault="00975ABC" w:rsidP="002B5824">
            <w:pPr>
              <w:spacing w:line="480" w:lineRule="auto"/>
              <w:rPr>
                <w:ins w:id="35" w:author="Mike Black" w:date="2023-04-05T11:23:00Z"/>
                <w:rFonts w:cstheme="minorHAnsi"/>
              </w:rPr>
            </w:pPr>
            <w:ins w:id="36" w:author="Mike Black" w:date="2023-04-05T11:23:00Z">
              <w:r>
                <w:rPr>
                  <w:rFonts w:cstheme="minorHAnsi"/>
                </w:rPr>
                <w:t>Myocardium</w:t>
              </w:r>
            </w:ins>
          </w:p>
        </w:tc>
        <w:tc>
          <w:tcPr>
            <w:tcW w:w="3420" w:type="dxa"/>
            <w:tcPrChange w:id="37" w:author="Mike Black" w:date="2023-04-05T17:14:00Z">
              <w:tcPr>
                <w:tcW w:w="3420" w:type="dxa"/>
              </w:tcPr>
            </w:tcPrChange>
          </w:tcPr>
          <w:p w14:paraId="321937D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38" w:author="Mike Black" w:date="2023-04-05T11:23:00Z"/>
                <w:rFonts w:cstheme="minorHAnsi"/>
              </w:rPr>
            </w:pPr>
            <w:ins w:id="39" w:author="Mike Black" w:date="2023-04-05T11:23:00Z">
              <w:r>
                <w:rPr>
                  <w:rFonts w:cstheme="minorHAnsi"/>
                </w:rPr>
                <w:t>76.5</w:t>
              </w:r>
            </w:ins>
          </w:p>
        </w:tc>
        <w:tc>
          <w:tcPr>
            <w:tcW w:w="4135" w:type="dxa"/>
            <w:tcPrChange w:id="40" w:author="Mike Black" w:date="2023-04-05T17:14:00Z">
              <w:tcPr>
                <w:tcW w:w="4135" w:type="dxa"/>
              </w:tcPr>
            </w:tcPrChange>
          </w:tcPr>
          <w:p w14:paraId="0C807852"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41" w:author="Mike Black" w:date="2023-04-05T11:23:00Z"/>
                <w:rFonts w:cstheme="minorHAnsi"/>
              </w:rPr>
            </w:pPr>
            <w:ins w:id="42" w:author="Mike Black" w:date="2023-04-05T11:23:00Z">
              <w:r>
                <w:rPr>
                  <w:rFonts w:cstheme="minorHAnsi"/>
                </w:rPr>
                <w:t>30.7</w:t>
              </w:r>
            </w:ins>
          </w:p>
        </w:tc>
      </w:tr>
      <w:tr w:rsidR="00975ABC" w14:paraId="7C522DF8" w14:textId="77777777" w:rsidTr="00E05D67">
        <w:trPr>
          <w:cnfStyle w:val="000000100000" w:firstRow="0" w:lastRow="0" w:firstColumn="0" w:lastColumn="0" w:oddVBand="0" w:evenVBand="0" w:oddHBand="1" w:evenHBand="0" w:firstRowFirstColumn="0" w:firstRowLastColumn="0" w:lastRowFirstColumn="0" w:lastRowLastColumn="0"/>
          <w:ins w:id="4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44" w:author="Mike Black" w:date="2023-04-05T17:14:00Z">
              <w:tcPr>
                <w:tcW w:w="1795" w:type="dxa"/>
              </w:tcPr>
            </w:tcPrChange>
          </w:tcPr>
          <w:p w14:paraId="5AA21E33" w14:textId="77777777" w:rsidR="00975ABC" w:rsidRDefault="00975ABC" w:rsidP="002B5824">
            <w:pPr>
              <w:spacing w:line="480" w:lineRule="auto"/>
              <w:cnfStyle w:val="001000100000" w:firstRow="0" w:lastRow="0" w:firstColumn="1" w:lastColumn="0" w:oddVBand="0" w:evenVBand="0" w:oddHBand="1" w:evenHBand="0" w:firstRowFirstColumn="0" w:firstRowLastColumn="0" w:lastRowFirstColumn="0" w:lastRowLastColumn="0"/>
              <w:rPr>
                <w:ins w:id="45" w:author="Mike Black" w:date="2023-04-05T11:23:00Z"/>
                <w:rFonts w:cstheme="minorHAnsi"/>
              </w:rPr>
            </w:pPr>
            <w:ins w:id="46" w:author="Mike Black" w:date="2023-04-05T11:23:00Z">
              <w:r>
                <w:rPr>
                  <w:rFonts w:cstheme="minorHAnsi"/>
                </w:rPr>
                <w:t xml:space="preserve">Calcium Insert (200 </w:t>
              </w:r>
              <w:r w:rsidRPr="003E3089">
                <w:rPr>
                  <w:rFonts w:cstheme="minorHAnsi"/>
                </w:rPr>
                <w:t>mgHAcm</w:t>
              </w:r>
              <w:r w:rsidRPr="00270D55">
                <w:rPr>
                  <w:rFonts w:cstheme="minorHAnsi"/>
                  <w:vertAlign w:val="superscript"/>
                </w:rPr>
                <w:t>-3</w:t>
              </w:r>
              <w:r>
                <w:rPr>
                  <w:rFonts w:cstheme="minorHAnsi"/>
                </w:rPr>
                <w:t>)</w:t>
              </w:r>
            </w:ins>
          </w:p>
        </w:tc>
        <w:tc>
          <w:tcPr>
            <w:tcW w:w="3420" w:type="dxa"/>
            <w:tcPrChange w:id="47" w:author="Mike Black" w:date="2023-04-05T17:14:00Z">
              <w:tcPr>
                <w:tcW w:w="3420" w:type="dxa"/>
              </w:tcPr>
            </w:tcPrChange>
          </w:tcPr>
          <w:p w14:paraId="186D7EE5"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48" w:author="Mike Black" w:date="2023-04-05T11:23:00Z"/>
                <w:rFonts w:cstheme="minorHAnsi"/>
              </w:rPr>
            </w:pPr>
            <w:ins w:id="49" w:author="Mike Black" w:date="2023-04-05T11:23:00Z">
              <w:r>
                <w:rPr>
                  <w:rFonts w:cstheme="minorHAnsi"/>
                </w:rPr>
                <w:t>334.2</w:t>
              </w:r>
            </w:ins>
          </w:p>
        </w:tc>
        <w:tc>
          <w:tcPr>
            <w:tcW w:w="4135" w:type="dxa"/>
            <w:tcPrChange w:id="50" w:author="Mike Black" w:date="2023-04-05T17:14:00Z">
              <w:tcPr>
                <w:tcW w:w="4135" w:type="dxa"/>
              </w:tcPr>
            </w:tcPrChange>
          </w:tcPr>
          <w:p w14:paraId="3BA9CE0A"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51" w:author="Mike Black" w:date="2023-04-05T11:23:00Z"/>
                <w:rFonts w:cstheme="minorHAnsi"/>
              </w:rPr>
            </w:pPr>
            <w:ins w:id="52" w:author="Mike Black" w:date="2023-04-05T11:23:00Z">
              <w:r>
                <w:rPr>
                  <w:rFonts w:cstheme="minorHAnsi"/>
                </w:rPr>
                <w:t>305.6</w:t>
              </w:r>
            </w:ins>
          </w:p>
        </w:tc>
      </w:tr>
      <w:tr w:rsidR="00975ABC" w14:paraId="0C259FC2" w14:textId="77777777" w:rsidTr="00E05D67">
        <w:trPr>
          <w:ins w:id="5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54" w:author="Mike Black" w:date="2023-04-05T17:14:00Z">
              <w:tcPr>
                <w:tcW w:w="1795" w:type="dxa"/>
              </w:tcPr>
            </w:tcPrChange>
          </w:tcPr>
          <w:p w14:paraId="77BA8936" w14:textId="77777777" w:rsidR="00975ABC" w:rsidRDefault="00975ABC" w:rsidP="002B5824">
            <w:pPr>
              <w:spacing w:line="480" w:lineRule="auto"/>
              <w:rPr>
                <w:ins w:id="55" w:author="Mike Black" w:date="2023-04-05T11:23:00Z"/>
                <w:rFonts w:cstheme="minorHAnsi"/>
              </w:rPr>
            </w:pPr>
            <w:ins w:id="56" w:author="Mike Black" w:date="2023-04-05T11:23:00Z">
              <w:r>
                <w:rPr>
                  <w:rFonts w:cstheme="minorHAnsi"/>
                </w:rPr>
                <w:t xml:space="preserve">Calcium Insert (400 </w:t>
              </w:r>
              <w:r w:rsidRPr="003E3089">
                <w:rPr>
                  <w:rFonts w:cstheme="minorHAnsi"/>
                </w:rPr>
                <w:t>mgHAcm</w:t>
              </w:r>
              <w:r w:rsidRPr="00270D55">
                <w:rPr>
                  <w:rFonts w:cstheme="minorHAnsi"/>
                  <w:vertAlign w:val="superscript"/>
                </w:rPr>
                <w:t>-3</w:t>
              </w:r>
              <w:r>
                <w:rPr>
                  <w:rFonts w:cstheme="minorHAnsi"/>
                </w:rPr>
                <w:t>)</w:t>
              </w:r>
            </w:ins>
          </w:p>
        </w:tc>
        <w:tc>
          <w:tcPr>
            <w:tcW w:w="3420" w:type="dxa"/>
            <w:tcPrChange w:id="57" w:author="Mike Black" w:date="2023-04-05T17:14:00Z">
              <w:tcPr>
                <w:tcW w:w="3420" w:type="dxa"/>
              </w:tcPr>
            </w:tcPrChange>
          </w:tcPr>
          <w:p w14:paraId="4A2EE237"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58" w:author="Mike Black" w:date="2023-04-05T11:23:00Z"/>
                <w:rFonts w:cstheme="minorHAnsi"/>
              </w:rPr>
            </w:pPr>
            <w:ins w:id="59" w:author="Mike Black" w:date="2023-04-05T11:23:00Z">
              <w:r>
                <w:rPr>
                  <w:rFonts w:cstheme="minorHAnsi"/>
                </w:rPr>
                <w:t>585.2</w:t>
              </w:r>
            </w:ins>
          </w:p>
        </w:tc>
        <w:tc>
          <w:tcPr>
            <w:tcW w:w="4135" w:type="dxa"/>
            <w:tcPrChange w:id="60" w:author="Mike Black" w:date="2023-04-05T17:14:00Z">
              <w:tcPr>
                <w:tcW w:w="4135" w:type="dxa"/>
              </w:tcPr>
            </w:tcPrChange>
          </w:tcPr>
          <w:p w14:paraId="03A92CB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61" w:author="Mike Black" w:date="2023-04-05T11:23:00Z"/>
                <w:rFonts w:cstheme="minorHAnsi"/>
              </w:rPr>
            </w:pPr>
            <w:ins w:id="62" w:author="Mike Black" w:date="2023-04-05T11:23:00Z">
              <w:r>
                <w:rPr>
                  <w:rFonts w:cstheme="minorHAnsi"/>
                </w:rPr>
                <w:t>575.3</w:t>
              </w:r>
            </w:ins>
          </w:p>
        </w:tc>
      </w:tr>
      <w:tr w:rsidR="00975ABC" w14:paraId="752786C7" w14:textId="77777777" w:rsidTr="00E05D67">
        <w:trPr>
          <w:cnfStyle w:val="000000100000" w:firstRow="0" w:lastRow="0" w:firstColumn="0" w:lastColumn="0" w:oddVBand="0" w:evenVBand="0" w:oddHBand="1" w:evenHBand="0" w:firstRowFirstColumn="0" w:firstRowLastColumn="0" w:lastRowFirstColumn="0" w:lastRowLastColumn="0"/>
          <w:ins w:id="6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64" w:author="Mike Black" w:date="2023-04-05T17:14:00Z">
              <w:tcPr>
                <w:tcW w:w="1795" w:type="dxa"/>
              </w:tcPr>
            </w:tcPrChange>
          </w:tcPr>
          <w:p w14:paraId="1A6E9432" w14:textId="77777777" w:rsidR="00975ABC" w:rsidRDefault="00975ABC" w:rsidP="002B5824">
            <w:pPr>
              <w:spacing w:line="480" w:lineRule="auto"/>
              <w:cnfStyle w:val="001000100000" w:firstRow="0" w:lastRow="0" w:firstColumn="1" w:lastColumn="0" w:oddVBand="0" w:evenVBand="0" w:oddHBand="1" w:evenHBand="0" w:firstRowFirstColumn="0" w:firstRowLastColumn="0" w:lastRowFirstColumn="0" w:lastRowLastColumn="0"/>
              <w:rPr>
                <w:ins w:id="65" w:author="Mike Black" w:date="2023-04-05T11:23:00Z"/>
                <w:rFonts w:cstheme="minorHAnsi"/>
              </w:rPr>
            </w:pPr>
            <w:ins w:id="66" w:author="Mike Black" w:date="2023-04-05T11:23:00Z">
              <w:r>
                <w:rPr>
                  <w:rFonts w:cstheme="minorHAnsi"/>
                </w:rPr>
                <w:t xml:space="preserve">Calcium Insert (800 </w:t>
              </w:r>
              <w:r w:rsidRPr="003E3089">
                <w:rPr>
                  <w:rFonts w:cstheme="minorHAnsi"/>
                </w:rPr>
                <w:t>mgHAcm</w:t>
              </w:r>
              <w:r w:rsidRPr="00270D55">
                <w:rPr>
                  <w:rFonts w:cstheme="minorHAnsi"/>
                  <w:vertAlign w:val="superscript"/>
                </w:rPr>
                <w:t>-3</w:t>
              </w:r>
              <w:r>
                <w:rPr>
                  <w:rFonts w:cstheme="minorHAnsi"/>
                </w:rPr>
                <w:t>)</w:t>
              </w:r>
            </w:ins>
          </w:p>
        </w:tc>
        <w:tc>
          <w:tcPr>
            <w:tcW w:w="3420" w:type="dxa"/>
            <w:tcPrChange w:id="67" w:author="Mike Black" w:date="2023-04-05T17:14:00Z">
              <w:tcPr>
                <w:tcW w:w="3420" w:type="dxa"/>
              </w:tcPr>
            </w:tcPrChange>
          </w:tcPr>
          <w:p w14:paraId="1F37F6EA"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68" w:author="Mike Black" w:date="2023-04-05T11:23:00Z"/>
                <w:rFonts w:cstheme="minorHAnsi"/>
              </w:rPr>
            </w:pPr>
            <w:ins w:id="69" w:author="Mike Black" w:date="2023-04-05T11:23:00Z">
              <w:r>
                <w:rPr>
                  <w:rFonts w:cstheme="minorHAnsi"/>
                </w:rPr>
                <w:t>1177.9</w:t>
              </w:r>
            </w:ins>
          </w:p>
        </w:tc>
        <w:tc>
          <w:tcPr>
            <w:tcW w:w="4135" w:type="dxa"/>
            <w:tcPrChange w:id="70" w:author="Mike Black" w:date="2023-04-05T17:14:00Z">
              <w:tcPr>
                <w:tcW w:w="4135" w:type="dxa"/>
              </w:tcPr>
            </w:tcPrChange>
          </w:tcPr>
          <w:p w14:paraId="4108440D" w14:textId="77777777" w:rsidR="00975ABC" w:rsidRDefault="00975ABC" w:rsidP="002B5824">
            <w:pPr>
              <w:spacing w:line="480" w:lineRule="auto"/>
              <w:cnfStyle w:val="000000100000" w:firstRow="0" w:lastRow="0" w:firstColumn="0" w:lastColumn="0" w:oddVBand="0" w:evenVBand="0" w:oddHBand="1" w:evenHBand="0" w:firstRowFirstColumn="0" w:firstRowLastColumn="0" w:lastRowFirstColumn="0" w:lastRowLastColumn="0"/>
              <w:rPr>
                <w:ins w:id="71" w:author="Mike Black" w:date="2023-04-05T11:23:00Z"/>
                <w:rFonts w:cstheme="minorHAnsi"/>
              </w:rPr>
            </w:pPr>
            <w:ins w:id="72" w:author="Mike Black" w:date="2023-04-05T11:23:00Z">
              <w:r>
                <w:rPr>
                  <w:rFonts w:cstheme="minorHAnsi"/>
                </w:rPr>
                <w:t>1097.5</w:t>
              </w:r>
            </w:ins>
          </w:p>
        </w:tc>
      </w:tr>
      <w:tr w:rsidR="00975ABC" w14:paraId="18BA71C8" w14:textId="77777777" w:rsidTr="00E05D67">
        <w:trPr>
          <w:ins w:id="73" w:author="Mike Black" w:date="2023-04-05T11:23:00Z"/>
        </w:trPr>
        <w:tc>
          <w:tcPr>
            <w:cnfStyle w:val="001000000000" w:firstRow="0" w:lastRow="0" w:firstColumn="1" w:lastColumn="0" w:oddVBand="0" w:evenVBand="0" w:oddHBand="0" w:evenHBand="0" w:firstRowFirstColumn="0" w:firstRowLastColumn="0" w:lastRowFirstColumn="0" w:lastRowLastColumn="0"/>
            <w:tcW w:w="1795" w:type="dxa"/>
            <w:tcPrChange w:id="74" w:author="Mike Black" w:date="2023-04-05T17:14:00Z">
              <w:tcPr>
                <w:tcW w:w="1795" w:type="dxa"/>
              </w:tcPr>
            </w:tcPrChange>
          </w:tcPr>
          <w:p w14:paraId="086A7B41" w14:textId="77777777" w:rsidR="00975ABC" w:rsidRDefault="00975ABC" w:rsidP="002B5824">
            <w:pPr>
              <w:spacing w:line="480" w:lineRule="auto"/>
              <w:rPr>
                <w:ins w:id="75" w:author="Mike Black" w:date="2023-04-05T11:23:00Z"/>
                <w:rFonts w:cstheme="minorHAnsi"/>
              </w:rPr>
            </w:pPr>
            <w:ins w:id="76" w:author="Mike Black" w:date="2023-04-05T11:23:00Z">
              <w:r>
                <w:rPr>
                  <w:rFonts w:cstheme="minorHAnsi"/>
                </w:rPr>
                <w:t xml:space="preserve">Calibration Rod (200 </w:t>
              </w:r>
              <w:r w:rsidRPr="003E3089">
                <w:rPr>
                  <w:rFonts w:cstheme="minorHAnsi"/>
                </w:rPr>
                <w:t>mgHAcm</w:t>
              </w:r>
              <w:r w:rsidRPr="00270D55">
                <w:rPr>
                  <w:rFonts w:cstheme="minorHAnsi"/>
                  <w:vertAlign w:val="superscript"/>
                </w:rPr>
                <w:t>-3</w:t>
              </w:r>
              <w:r>
                <w:rPr>
                  <w:rFonts w:cstheme="minorHAnsi"/>
                </w:rPr>
                <w:t>)</w:t>
              </w:r>
            </w:ins>
          </w:p>
        </w:tc>
        <w:tc>
          <w:tcPr>
            <w:tcW w:w="3420" w:type="dxa"/>
            <w:tcPrChange w:id="77" w:author="Mike Black" w:date="2023-04-05T17:14:00Z">
              <w:tcPr>
                <w:tcW w:w="3420" w:type="dxa"/>
              </w:tcPr>
            </w:tcPrChange>
          </w:tcPr>
          <w:p w14:paraId="780722EF"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78" w:author="Mike Black" w:date="2023-04-05T11:23:00Z"/>
                <w:rFonts w:cstheme="minorHAnsi"/>
              </w:rPr>
            </w:pPr>
            <w:ins w:id="79" w:author="Mike Black" w:date="2023-04-05T11:23:00Z">
              <w:r>
                <w:rPr>
                  <w:rFonts w:cstheme="minorHAnsi"/>
                </w:rPr>
                <w:t>314.8</w:t>
              </w:r>
            </w:ins>
          </w:p>
        </w:tc>
        <w:tc>
          <w:tcPr>
            <w:tcW w:w="4135" w:type="dxa"/>
            <w:tcPrChange w:id="80" w:author="Mike Black" w:date="2023-04-05T17:14:00Z">
              <w:tcPr>
                <w:tcW w:w="4135" w:type="dxa"/>
              </w:tcPr>
            </w:tcPrChange>
          </w:tcPr>
          <w:p w14:paraId="44D41F1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81" w:author="Mike Black" w:date="2023-04-05T11:23:00Z"/>
                <w:rFonts w:cstheme="minorHAnsi"/>
              </w:rPr>
            </w:pPr>
            <w:ins w:id="82" w:author="Mike Black" w:date="2023-04-05T11:23:00Z">
              <w:r>
                <w:rPr>
                  <w:rFonts w:cstheme="minorHAnsi"/>
                </w:rPr>
                <w:t>293.4</w:t>
              </w:r>
            </w:ins>
          </w:p>
        </w:tc>
      </w:tr>
    </w:tbl>
    <w:p w14:paraId="49F002F5" w14:textId="0124A16A" w:rsidR="00975ABC" w:rsidRDefault="00975ABC" w:rsidP="00975ABC">
      <w:pPr>
        <w:spacing w:line="480" w:lineRule="auto"/>
        <w:jc w:val="center"/>
        <w:rPr>
          <w:ins w:id="83" w:author="Mike Black" w:date="2023-04-05T11:23:00Z"/>
          <w:rFonts w:cstheme="minorHAnsi"/>
        </w:rPr>
      </w:pPr>
      <w:ins w:id="84" w:author="Mike Black" w:date="2023-04-05T11:23:00Z">
        <w:r w:rsidRPr="003E3089">
          <w:rPr>
            <w:rFonts w:cstheme="minorHAnsi"/>
          </w:rPr>
          <w:t xml:space="preserve">Table </w:t>
        </w:r>
        <w:r>
          <w:rPr>
            <w:rFonts w:cstheme="minorHAnsi"/>
          </w:rPr>
          <w:t>2. CT number</w:t>
        </w:r>
      </w:ins>
      <w:ins w:id="85" w:author="Mike Black" w:date="2023-04-05T11:24:00Z">
        <w:r>
          <w:rPr>
            <w:rFonts w:cstheme="minorHAnsi"/>
          </w:rPr>
          <w:t>s</w:t>
        </w:r>
      </w:ins>
      <w:ins w:id="86" w:author="Mike Black" w:date="2023-04-05T11:23:00Z">
        <w:r>
          <w:rPr>
            <w:rFonts w:cstheme="minorHAnsi"/>
          </w:rPr>
          <w:t xml:space="preserve"> of physical and simulated phantoms</w:t>
        </w:r>
      </w:ins>
      <w:ins w:id="87" w:author="Mike Black" w:date="2023-04-05T11:24:00Z">
        <w:r>
          <w:rPr>
            <w:rFonts w:cstheme="minorHAnsi"/>
          </w:rPr>
          <w:t xml:space="preserve"> regions</w:t>
        </w:r>
      </w:ins>
      <w:ins w:id="88" w:author="Mike Black" w:date="2023-04-05T11:23:00Z">
        <w:r w:rsidRPr="003E3089">
          <w:rPr>
            <w:rFonts w:cstheme="minorHAnsi"/>
          </w:rPr>
          <w:t>.</w:t>
        </w:r>
        <w:r>
          <w:rPr>
            <w:rFonts w:cstheme="minorHAnsi"/>
          </w:rPr>
          <w:t xml:space="preserve"> </w:t>
        </w:r>
      </w:ins>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Agatston scoring refers to the calcium mass calculations derived from the Agatston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2.3 – Aga</w:t>
      </w:r>
      <w:ins w:id="89" w:author="Mike Black" w:date="2023-04-01T10:13:00Z">
        <w:r w:rsidR="008C76B6">
          <w:rPr>
            <w:rFonts w:asciiTheme="minorHAnsi" w:hAnsiTheme="minorHAnsi" w:cstheme="minorHAnsi"/>
          </w:rPr>
          <w:t>t</w:t>
        </w:r>
      </w:ins>
      <w:r w:rsidRPr="003E3089">
        <w:rPr>
          <w:rFonts w:asciiTheme="minorHAnsi" w:hAnsiTheme="minorHAnsi" w:cstheme="minorHAnsi"/>
        </w:rPr>
        <w:t xml:space="preserve">ston </w:t>
      </w:r>
      <w:r w:rsidR="00DB4E66">
        <w:rPr>
          <w:rFonts w:asciiTheme="minorHAnsi" w:hAnsiTheme="minorHAnsi" w:cstheme="minorHAnsi"/>
        </w:rPr>
        <w:t>s</w:t>
      </w:r>
      <w:r w:rsidRPr="003E3089">
        <w:rPr>
          <w:rFonts w:asciiTheme="minorHAnsi" w:hAnsiTheme="minorHAnsi" w:cstheme="minorHAnsi"/>
        </w:rPr>
        <w:t>coring</w:t>
      </w:r>
    </w:p>
    <w:p w14:paraId="2C26D56F" w14:textId="794EB3F1" w:rsidR="002653D1" w:rsidRPr="00FC1C43" w:rsidRDefault="002653D1" w:rsidP="003E3089">
      <w:pPr>
        <w:spacing w:line="480" w:lineRule="auto"/>
        <w:rPr>
          <w:rFonts w:cstheme="minorHAnsi"/>
          <w:sz w:val="24"/>
        </w:rPr>
      </w:pPr>
      <w:r w:rsidRPr="003E3089">
        <w:rPr>
          <w:rFonts w:cstheme="minorHAnsi"/>
          <w:sz w:val="24"/>
        </w:rPr>
        <w:t xml:space="preserve">Agatston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Agatston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kVs</w:t>
      </w:r>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xml:space="preserve">. For this study, we assumed an exponentially decreasing trendline and extrapolated beyond to account for a higher tube voltage of 135 kV. </w:t>
      </w:r>
      <w:del w:id="90" w:author="Mike Black" w:date="2023-04-05T17:39:00Z">
        <w:r w:rsidR="00C23970" w:rsidDel="00E674E6">
          <w:rPr>
            <w:rFonts w:cstheme="minorHAnsi"/>
            <w:sz w:val="24"/>
          </w:rPr>
          <w:fldChar w:fldCharType="begin"/>
        </w:r>
        <w:r w:rsidR="00C23970" w:rsidDel="00E674E6">
          <w:rPr>
            <w:rFonts w:cstheme="minorHAnsi"/>
            <w:sz w:val="24"/>
          </w:rPr>
          <w:del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delInstrText>
        </w:r>
        <w:r w:rsidR="00C23970" w:rsidDel="00E674E6">
          <w:rPr>
            <w:rFonts w:cstheme="minorHAnsi"/>
            <w:sz w:val="24"/>
          </w:rPr>
          <w:fldChar w:fldCharType="separate"/>
        </w:r>
        <w:r w:rsidR="00C23970" w:rsidRPr="00C23970" w:rsidDel="00E674E6">
          <w:rPr>
            <w:rFonts w:ascii="Calibri" w:cs="Calibri"/>
            <w:sz w:val="24"/>
            <w:vertAlign w:val="superscript"/>
          </w:rPr>
          <w:delText>19</w:delText>
        </w:r>
        <w:r w:rsidR="00C23970" w:rsidDel="00E674E6">
          <w:rPr>
            <w:rFonts w:cstheme="minorHAnsi"/>
            <w:sz w:val="24"/>
          </w:rPr>
          <w:fldChar w:fldCharType="end"/>
        </w:r>
      </w:del>
      <w:r w:rsidRPr="003E3089">
        <w:rPr>
          <w:rFonts w:cstheme="minorHAnsi"/>
          <w:sz w:val="24"/>
        </w:rPr>
        <w:t>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 xml:space="preserve">corresponds to the tube voltage (kV). </w:t>
      </w:r>
      <w:ins w:id="91" w:author="Mike Black" w:date="2023-04-05T17:39:00Z">
        <w:r w:rsidR="00E674E6">
          <w:rPr>
            <w:rFonts w:cstheme="minorHAnsi"/>
            <w:sz w:val="24"/>
          </w:rPr>
          <w:t xml:space="preserve">Additionally, the weighting factor was adjusted in a similarly kV-dependent manner, according to criteria outlined in </w:t>
        </w:r>
        <w:r w:rsidR="00E674E6" w:rsidRPr="008C76B6">
          <w:rPr>
            <w:rFonts w:cstheme="minorHAnsi"/>
            <w:sz w:val="24"/>
          </w:rPr>
          <w:t xml:space="preserve">Gräni, C. </w:t>
        </w:r>
        <w:r w:rsidR="00E674E6">
          <w:rPr>
            <w:rFonts w:cstheme="minorHAnsi"/>
            <w:sz w:val="24"/>
          </w:rPr>
          <w:t>et al.,</w:t>
        </w:r>
        <w:r w:rsidR="00E674E6" w:rsidRPr="008C76B6">
          <w:rPr>
            <w:rFonts w:cstheme="minorHAnsi"/>
            <w:sz w:val="24"/>
          </w:rPr>
          <w:t xml:space="preserve"> </w:t>
        </w:r>
        <w:r w:rsidR="00E674E6">
          <w:rPr>
            <w:rFonts w:cstheme="minorHAnsi"/>
            <w:sz w:val="24"/>
          </w:rPr>
          <w:t xml:space="preserve">and extrapolated for a tube voltage of 135 kV </w:t>
        </w:r>
        <w:r w:rsidR="00E674E6">
          <w:rPr>
            <w:rFonts w:cstheme="minorHAnsi"/>
            <w:sz w:val="24"/>
          </w:rPr>
          <w:fldChar w:fldCharType="begin"/>
        </w:r>
        <w:r w:rsidR="00E674E6">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E674E6">
          <w:rPr>
            <w:rFonts w:cstheme="minorHAnsi"/>
            <w:sz w:val="24"/>
          </w:rPr>
          <w:fldChar w:fldCharType="separate"/>
        </w:r>
        <w:r w:rsidR="00E674E6" w:rsidRPr="00C23970">
          <w:rPr>
            <w:rFonts w:ascii="Calibri" w:cs="Calibri"/>
            <w:sz w:val="24"/>
            <w:vertAlign w:val="superscript"/>
          </w:rPr>
          <w:t>19</w:t>
        </w:r>
        <w:r w:rsidR="00E674E6">
          <w:rPr>
            <w:rFonts w:cstheme="minorHAnsi"/>
            <w:sz w:val="24"/>
          </w:rPr>
          <w:fldChar w:fldCharType="end"/>
        </w:r>
        <w:r w:rsidR="00E674E6">
          <w:rPr>
            <w:rFonts w:cstheme="minorHAnsi"/>
            <w:sz w:val="24"/>
          </w:rPr>
          <w:t xml:space="preserve">. </w:t>
        </w:r>
      </w:ins>
      <w:r w:rsidRPr="003E3089">
        <w:rPr>
          <w:rFonts w:cstheme="minorHAnsi"/>
          <w:sz w:val="24"/>
        </w:rPr>
        <w:t xml:space="preserve">All kV-specific thresholds used in this study are shown in Table </w:t>
      </w:r>
      <w:ins w:id="92" w:author="Mike Black" w:date="2023-04-05T14:31:00Z">
        <w:r w:rsidR="00BE6134">
          <w:rPr>
            <w:rFonts w:cstheme="minorHAnsi"/>
            <w:sz w:val="24"/>
          </w:rPr>
          <w:t>3</w:t>
        </w:r>
      </w:ins>
      <w:del w:id="93" w:author="Mike Black" w:date="2023-04-05T14:31:00Z">
        <w:r w:rsidRPr="003E3089" w:rsidDel="00BE6134">
          <w:rPr>
            <w:rFonts w:cstheme="minorHAnsi"/>
            <w:sz w:val="24"/>
          </w:rPr>
          <w:delText>2</w:delText>
        </w:r>
      </w:del>
      <w:r w:rsidRPr="003E3089">
        <w:rPr>
          <w:rFonts w:cstheme="minorHAnsi"/>
          <w:sz w:val="24"/>
        </w:rPr>
        <w:t>.</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1F89A065" w:rsidR="00555E99" w:rsidRPr="003E3089" w:rsidRDefault="00555E99" w:rsidP="003E3089">
      <w:pPr>
        <w:spacing w:line="480" w:lineRule="auto"/>
        <w:jc w:val="center"/>
        <w:rPr>
          <w:rFonts w:cstheme="minorHAnsi"/>
        </w:rPr>
      </w:pPr>
      <w:r w:rsidRPr="003E3089">
        <w:rPr>
          <w:rFonts w:cstheme="minorHAnsi"/>
        </w:rPr>
        <w:t xml:space="preserve">Table </w:t>
      </w:r>
      <w:ins w:id="94" w:author="Mike Black" w:date="2023-04-05T14:31:00Z">
        <w:r w:rsidR="00BE6134">
          <w:rPr>
            <w:rFonts w:cstheme="minorHAnsi"/>
          </w:rPr>
          <w:t>3</w:t>
        </w:r>
      </w:ins>
      <w:del w:id="95" w:author="Mike Black" w:date="2023-04-05T14:31:00Z">
        <w:r w:rsidRPr="003E3089" w:rsidDel="00BE6134">
          <w:rPr>
            <w:rFonts w:cstheme="minorHAnsi"/>
          </w:rPr>
          <w:delText>2</w:delText>
        </w:r>
      </w:del>
      <w:r w:rsidRPr="003E3089">
        <w:rPr>
          <w:rFonts w:cstheme="minorHAnsi"/>
        </w:rPr>
        <w:t>. Tube voltage adapted thresholds for Agatston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w:t>
      </w:r>
      <w:r w:rsidRPr="003E3089">
        <w:rPr>
          <w:rFonts w:cstheme="minorHAnsi"/>
        </w:rPr>
        <w:lastRenderedPageBreak/>
        <w:t xml:space="preserve">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The volume fraction calcium mass technique is similar to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CBDECF"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w:t>
      </w:r>
      <w:r w:rsidRPr="003E3089">
        <w:rPr>
          <w:rFonts w:cstheme="minorHAnsi"/>
        </w:rPr>
        <w:lastRenderedPageBreak/>
        <w:t xml:space="preserve">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w:t>
      </w:r>
      <w:ins w:id="96" w:author="Mike Black" w:date="2023-04-05T14:32:00Z">
        <w:r w:rsidR="00BE6134">
          <w:rPr>
            <w:rFonts w:cstheme="minorHAnsi"/>
          </w:rPr>
          <w:t>4</w:t>
        </w:r>
      </w:ins>
      <w:del w:id="97" w:author="Mike Black" w:date="2023-04-05T14:32:00Z">
        <w:r w:rsidRPr="003E3089" w:rsidDel="00BE6134">
          <w:rPr>
            <w:rFonts w:cstheme="minorHAnsi"/>
          </w:rPr>
          <w:delText>3</w:delText>
        </w:r>
      </w:del>
      <w:r w:rsidRPr="003E3089">
        <w:rPr>
          <w:rFonts w:cstheme="minorHAnsi"/>
        </w:rPr>
        <w:t>.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1587CED9" w:rsidR="007D09F6" w:rsidRDefault="007D09F6" w:rsidP="003E3089">
      <w:pPr>
        <w:spacing w:line="480" w:lineRule="auto"/>
        <w:jc w:val="center"/>
        <w:rPr>
          <w:rFonts w:cstheme="minorHAnsi"/>
        </w:rPr>
      </w:pPr>
      <w:r w:rsidRPr="003E3089">
        <w:rPr>
          <w:rFonts w:cstheme="minorHAnsi"/>
        </w:rPr>
        <w:t xml:space="preserve">Table </w:t>
      </w:r>
      <w:ins w:id="98" w:author="Mike Black" w:date="2023-04-05T14:32:00Z">
        <w:r w:rsidR="00BE6134">
          <w:rPr>
            <w:rFonts w:cstheme="minorHAnsi"/>
          </w:rPr>
          <w:t>4</w:t>
        </w:r>
      </w:ins>
      <w:del w:id="99" w:author="Mike Black" w:date="2023-04-05T14:32:00Z">
        <w:r w:rsidRPr="003E3089" w:rsidDel="00BE6134">
          <w:rPr>
            <w:rFonts w:cstheme="minorHAnsi"/>
          </w:rPr>
          <w:delText>3</w:delText>
        </w:r>
      </w:del>
      <w:r w:rsidRPr="003E3089">
        <w:rPr>
          <w:rFonts w:cstheme="minorHAnsi"/>
        </w:rPr>
        <w:t xml:space="preserve">.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lastRenderedPageBreak/>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r w:rsidRPr="00F26A81">
        <w:rPr>
          <w:rFonts w:cstheme="minorHAnsi"/>
        </w:rPr>
        <w:t xml:space="preserve">Agatson scoring, integrated calcium mass, and volume fraction calcium mass can calculate mass directly, making the comparison between known mass and those techniques straightforward. The spatially weighted approach produces an arbitrary score correlated with the Agatston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Linear regression was performed for integrated calcium mass, volume fraction calcium mass, and Agatston scoring against known calcium mass on all stationary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79C0CBFE"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Agatston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w:t>
      </w:r>
      <w:del w:id="100" w:author="Mike Black" w:date="2023-04-05T17:42:00Z">
        <w:r w:rsidRPr="00F26A81" w:rsidDel="00E674E6">
          <w:rPr>
            <w:rFonts w:cstheme="minorHAnsi"/>
          </w:rPr>
          <w:delText>0</w:delText>
        </w:r>
      </w:del>
      <w:r w:rsidRPr="00F26A81">
        <w:rPr>
          <w:rFonts w:cstheme="minorHAnsi"/>
        </w:rPr>
        <w:t>, 0.6</w:t>
      </w:r>
      <w:del w:id="101" w:author="Mike Black" w:date="2023-04-05T17:42:00Z">
        <w:r w:rsidRPr="00F26A81" w:rsidDel="00E674E6">
          <w:rPr>
            <w:rFonts w:cstheme="minorHAnsi"/>
          </w:rPr>
          <w:delText>7</w:delText>
        </w:r>
      </w:del>
      <w:ins w:id="102" w:author="Mike Black" w:date="2023-04-05T17:42:00Z">
        <w:r w:rsidR="00E674E6">
          <w:rPr>
            <w:rFonts w:cstheme="minorHAnsi"/>
          </w:rPr>
          <w:t>8</w:t>
        </w:r>
      </w:ins>
      <w:del w:id="103" w:author="Mike Black" w:date="2023-04-05T17:42:00Z">
        <w:r w:rsidRPr="00F26A81" w:rsidDel="00E674E6">
          <w:rPr>
            <w:rFonts w:cstheme="minorHAnsi"/>
          </w:rPr>
          <w:delText>7</w:delText>
        </w:r>
      </w:del>
      <w:r w:rsidRPr="00F26A81">
        <w:rPr>
          <w:rFonts w:cstheme="minorHAnsi"/>
        </w:rPr>
        <w:t xml:space="preserve"> mg, and 0.60</w:t>
      </w:r>
      <w:del w:id="104" w:author="Mike Black" w:date="2023-04-05T17:42:00Z">
        <w:r w:rsidRPr="00F26A81" w:rsidDel="00E674E6">
          <w:rPr>
            <w:rFonts w:cstheme="minorHAnsi"/>
          </w:rPr>
          <w:delText>2</w:delText>
        </w:r>
      </w:del>
      <w:r w:rsidRPr="00F26A81">
        <w:rPr>
          <w:rFonts w:cstheme="minorHAnsi"/>
        </w:rPr>
        <w:t xml:space="preserve"> mg, respectively. Volume fraction calcium mass on normal-density phantoms produced an r-correlation coefficient, RMSE, and RMSD value of 1.00</w:t>
      </w:r>
      <w:del w:id="105" w:author="Mike Black" w:date="2023-04-05T17:42:00Z">
        <w:r w:rsidRPr="00F26A81" w:rsidDel="00E674E6">
          <w:rPr>
            <w:rFonts w:cstheme="minorHAnsi"/>
          </w:rPr>
          <w:delText>0</w:delText>
        </w:r>
      </w:del>
      <w:r w:rsidRPr="00F26A81">
        <w:rPr>
          <w:rFonts w:cstheme="minorHAnsi"/>
        </w:rPr>
        <w:t>, 0.6</w:t>
      </w:r>
      <w:ins w:id="106" w:author="Mike Black" w:date="2023-04-05T17:42:00Z">
        <w:r w:rsidR="00E674E6">
          <w:rPr>
            <w:rFonts w:cstheme="minorHAnsi"/>
          </w:rPr>
          <w:t>1</w:t>
        </w:r>
      </w:ins>
      <w:del w:id="107" w:author="Mike Black" w:date="2023-04-05T17:42:00Z">
        <w:r w:rsidRPr="00F26A81" w:rsidDel="00E674E6">
          <w:rPr>
            <w:rFonts w:cstheme="minorHAnsi"/>
          </w:rPr>
          <w:delText>09</w:delText>
        </w:r>
      </w:del>
      <w:r w:rsidRPr="00F26A81">
        <w:rPr>
          <w:rFonts w:cstheme="minorHAnsi"/>
        </w:rPr>
        <w:t xml:space="preserve"> mg, and 0.</w:t>
      </w:r>
      <w:ins w:id="108" w:author="Mike Black" w:date="2023-04-05T17:42:00Z">
        <w:r w:rsidR="00E674E6">
          <w:rPr>
            <w:rFonts w:cstheme="minorHAnsi"/>
          </w:rPr>
          <w:t>60</w:t>
        </w:r>
      </w:ins>
      <w:del w:id="109" w:author="Mike Black" w:date="2023-04-05T17:42:00Z">
        <w:r w:rsidRPr="00F26A81" w:rsidDel="00E674E6">
          <w:rPr>
            <w:rFonts w:cstheme="minorHAnsi"/>
          </w:rPr>
          <w:delText>599</w:delText>
        </w:r>
      </w:del>
      <w:r w:rsidRPr="00F26A81">
        <w:rPr>
          <w:rFonts w:cstheme="minorHAnsi"/>
        </w:rPr>
        <w:t xml:space="preserve"> mg, respectively. Agatston scoring on normal-density phantoms produced an r-correlation coefficient, RMSE, and RMSD value of 1.00</w:t>
      </w:r>
      <w:del w:id="110" w:author="Mike Black" w:date="2023-04-05T17:42:00Z">
        <w:r w:rsidRPr="00F26A81" w:rsidDel="00E674E6">
          <w:rPr>
            <w:rFonts w:cstheme="minorHAnsi"/>
          </w:rPr>
          <w:delText>0</w:delText>
        </w:r>
      </w:del>
      <w:r w:rsidRPr="00F26A81">
        <w:rPr>
          <w:rFonts w:cstheme="minorHAnsi"/>
        </w:rPr>
        <w:t>, 1.6</w:t>
      </w:r>
      <w:ins w:id="111" w:author="Mike Black" w:date="2023-04-05T17:42:00Z">
        <w:r w:rsidR="00E674E6">
          <w:rPr>
            <w:rFonts w:cstheme="minorHAnsi"/>
          </w:rPr>
          <w:t>6</w:t>
        </w:r>
      </w:ins>
      <w:del w:id="112" w:author="Mike Black" w:date="2023-04-05T17:42:00Z">
        <w:r w:rsidRPr="00F26A81" w:rsidDel="00E674E6">
          <w:rPr>
            <w:rFonts w:cstheme="minorHAnsi"/>
          </w:rPr>
          <w:delText>50</w:delText>
        </w:r>
      </w:del>
      <w:r w:rsidRPr="00F26A81">
        <w:rPr>
          <w:rFonts w:cstheme="minorHAnsi"/>
        </w:rPr>
        <w:t xml:space="preserve"> mg, and 0.9</w:t>
      </w:r>
      <w:ins w:id="113" w:author="Mike Black" w:date="2023-04-05T17:42:00Z">
        <w:r w:rsidR="00E674E6">
          <w:rPr>
            <w:rFonts w:cstheme="minorHAnsi"/>
          </w:rPr>
          <w:t>8</w:t>
        </w:r>
      </w:ins>
      <w:del w:id="114" w:author="Mike Black" w:date="2023-04-05T17:42:00Z">
        <w:r w:rsidRPr="00F26A81" w:rsidDel="00E674E6">
          <w:rPr>
            <w:rFonts w:cstheme="minorHAnsi"/>
          </w:rPr>
          <w:delText>06</w:delText>
        </w:r>
      </w:del>
      <w:r w:rsidRPr="00F26A81">
        <w:rPr>
          <w:rFonts w:cstheme="minorHAnsi"/>
        </w:rPr>
        <w:t xml:space="preserve"> mg, respectively. All normal-density accuracy measurements</w:t>
      </w:r>
      <w:r w:rsidR="006D1549">
        <w:rPr>
          <w:rFonts w:cstheme="minorHAnsi"/>
        </w:rPr>
        <w:t xml:space="preserve"> on the stationary phantoms </w:t>
      </w:r>
      <w:r w:rsidRPr="00F26A81">
        <w:rPr>
          <w:rFonts w:cstheme="minorHAnsi"/>
        </w:rPr>
        <w:t xml:space="preserve">are shown in Table </w:t>
      </w:r>
      <w:ins w:id="115" w:author="Mike Black" w:date="2023-04-05T14:32:00Z">
        <w:r w:rsidR="00BE6134">
          <w:rPr>
            <w:rFonts w:cstheme="minorHAnsi"/>
          </w:rPr>
          <w:t>5</w:t>
        </w:r>
      </w:ins>
      <w:del w:id="116" w:author="Mike Black" w:date="2023-04-05T14:32:00Z">
        <w:r w:rsidRPr="00F26A81" w:rsidDel="00BE6134">
          <w:rPr>
            <w:rFonts w:cstheme="minorHAnsi"/>
          </w:rPr>
          <w:delText>4</w:delText>
        </w:r>
      </w:del>
      <w:r w:rsidRPr="00F26A81">
        <w:rPr>
          <w:rFonts w:cstheme="minorHAnsi"/>
        </w:rPr>
        <w:t>.</w:t>
      </w:r>
    </w:p>
    <w:p w14:paraId="4CAB1A9A" w14:textId="77777777" w:rsidR="00F26A81" w:rsidRPr="00F26A81" w:rsidRDefault="00F26A81" w:rsidP="003E3089">
      <w:pPr>
        <w:spacing w:line="480" w:lineRule="auto"/>
        <w:rPr>
          <w:rFonts w:cstheme="minorHAnsi"/>
        </w:rPr>
      </w:pPr>
    </w:p>
    <w:p w14:paraId="1AA329F9" w14:textId="147E23E0" w:rsidR="00F26A81" w:rsidRPr="00F26A81" w:rsidRDefault="00F26A81" w:rsidP="003E3089">
      <w:pPr>
        <w:spacing w:line="480" w:lineRule="auto"/>
        <w:rPr>
          <w:rFonts w:cstheme="minorHAnsi"/>
        </w:rPr>
      </w:pPr>
      <w:r w:rsidRPr="00F26A81">
        <w:rPr>
          <w:rFonts w:cstheme="minorHAnsi"/>
        </w:rPr>
        <w:lastRenderedPageBreak/>
        <w:t>Integrated calcium mass on low-density phantoms (Fig. 4A) produced an r-correlation coefficient, RMSE, and RMSD value of 0.99</w:t>
      </w:r>
      <w:del w:id="117" w:author="Mike Black" w:date="2023-04-05T17:44:00Z">
        <w:r w:rsidRPr="00F26A81" w:rsidDel="00AF68A1">
          <w:rPr>
            <w:rFonts w:cstheme="minorHAnsi"/>
          </w:rPr>
          <w:delText>1</w:delText>
        </w:r>
      </w:del>
      <w:r w:rsidRPr="00F26A81">
        <w:rPr>
          <w:rFonts w:cstheme="minorHAnsi"/>
        </w:rPr>
        <w:t>, 0.49</w:t>
      </w:r>
      <w:del w:id="118" w:author="Mike Black" w:date="2023-04-05T17:44:00Z">
        <w:r w:rsidRPr="00F26A81" w:rsidDel="00AF68A1">
          <w:rPr>
            <w:rFonts w:cstheme="minorHAnsi"/>
          </w:rPr>
          <w:delText>5</w:delText>
        </w:r>
      </w:del>
      <w:r w:rsidRPr="00F26A81">
        <w:rPr>
          <w:rFonts w:cstheme="minorHAnsi"/>
        </w:rPr>
        <w:t xml:space="preserve"> mg, and 0.49</w:t>
      </w:r>
      <w:del w:id="119" w:author="Mike Black" w:date="2023-04-05T17:44:00Z">
        <w:r w:rsidRPr="00F26A81" w:rsidDel="00AF68A1">
          <w:rPr>
            <w:rFonts w:cstheme="minorHAnsi"/>
          </w:rPr>
          <w:delText>4</w:delText>
        </w:r>
      </w:del>
      <w:r w:rsidRPr="00F26A81">
        <w:rPr>
          <w:rFonts w:cstheme="minorHAnsi"/>
        </w:rPr>
        <w:t xml:space="preserve"> mg, respectively. Volume fraction calcium mass on low-density phantoms (Fig. 4B) produced an r-correlation coefficient, RMSE, and RMSD value of 0.9</w:t>
      </w:r>
      <w:ins w:id="120" w:author="Mike Black" w:date="2023-04-05T17:44:00Z">
        <w:r w:rsidR="00AF68A1">
          <w:rPr>
            <w:rFonts w:cstheme="minorHAnsi"/>
          </w:rPr>
          <w:t>9</w:t>
        </w:r>
      </w:ins>
      <w:del w:id="121" w:author="Mike Black" w:date="2023-04-05T17:44:00Z">
        <w:r w:rsidRPr="00F26A81" w:rsidDel="00AF68A1">
          <w:rPr>
            <w:rFonts w:cstheme="minorHAnsi"/>
          </w:rPr>
          <w:delText>89</w:delText>
        </w:r>
      </w:del>
      <w:r w:rsidRPr="00F26A81">
        <w:rPr>
          <w:rFonts w:cstheme="minorHAnsi"/>
        </w:rPr>
        <w:t>, 0.58</w:t>
      </w:r>
      <w:del w:id="122" w:author="Mike Black" w:date="2023-04-05T17:44:00Z">
        <w:r w:rsidRPr="00F26A81" w:rsidDel="00AF68A1">
          <w:rPr>
            <w:rFonts w:cstheme="minorHAnsi"/>
          </w:rPr>
          <w:delText>5</w:delText>
        </w:r>
      </w:del>
      <w:r w:rsidRPr="00F26A81">
        <w:rPr>
          <w:rFonts w:cstheme="minorHAnsi"/>
        </w:rPr>
        <w:t xml:space="preserve"> mg, and 0.57</w:t>
      </w:r>
      <w:del w:id="123" w:author="Mike Black" w:date="2023-04-05T17:44:00Z">
        <w:r w:rsidRPr="00F26A81" w:rsidDel="00AF68A1">
          <w:rPr>
            <w:rFonts w:cstheme="minorHAnsi"/>
          </w:rPr>
          <w:delText>5</w:delText>
        </w:r>
      </w:del>
      <w:r w:rsidRPr="00F26A81">
        <w:rPr>
          <w:rFonts w:cstheme="minorHAnsi"/>
        </w:rPr>
        <w:t xml:space="preserve"> mg, respectively. Agatston scoring on low-density phantoms (Fig. 4C) produced an r-correlation coefficient, RMSE, and RMSD value of 0.7</w:t>
      </w:r>
      <w:ins w:id="124" w:author="Mike Black" w:date="2023-04-05T17:44:00Z">
        <w:r w:rsidR="00AF68A1">
          <w:rPr>
            <w:rFonts w:cstheme="minorHAnsi"/>
          </w:rPr>
          <w:t>7</w:t>
        </w:r>
      </w:ins>
      <w:del w:id="125" w:author="Mike Black" w:date="2023-04-05T17:44:00Z">
        <w:r w:rsidRPr="00F26A81" w:rsidDel="00AF68A1">
          <w:rPr>
            <w:rFonts w:cstheme="minorHAnsi"/>
          </w:rPr>
          <w:delText>89</w:delText>
        </w:r>
      </w:del>
      <w:r w:rsidRPr="00F26A81">
        <w:rPr>
          <w:rFonts w:cstheme="minorHAnsi"/>
        </w:rPr>
        <w:t>, 3.</w:t>
      </w:r>
      <w:ins w:id="126" w:author="Mike Black" w:date="2023-04-05T17:44:00Z">
        <w:r w:rsidR="00AF68A1">
          <w:rPr>
            <w:rFonts w:cstheme="minorHAnsi"/>
          </w:rPr>
          <w:t>7</w:t>
        </w:r>
      </w:ins>
      <w:del w:id="127" w:author="Mike Black" w:date="2023-04-05T17:44:00Z">
        <w:r w:rsidRPr="00F26A81" w:rsidDel="00AF68A1">
          <w:rPr>
            <w:rFonts w:cstheme="minorHAnsi"/>
          </w:rPr>
          <w:delText>509</w:delText>
        </w:r>
      </w:del>
      <w:r w:rsidRPr="00F26A81">
        <w:rPr>
          <w:rFonts w:cstheme="minorHAnsi"/>
        </w:rPr>
        <w:t xml:space="preserve"> mg, and 2.</w:t>
      </w:r>
      <w:ins w:id="128" w:author="Mike Black" w:date="2023-04-05T17:44:00Z">
        <w:r w:rsidR="00AF68A1">
          <w:rPr>
            <w:rFonts w:cstheme="minorHAnsi"/>
          </w:rPr>
          <w:t>3</w:t>
        </w:r>
      </w:ins>
      <w:del w:id="129" w:author="Mike Black" w:date="2023-04-05T17:44:00Z">
        <w:r w:rsidRPr="00F26A81" w:rsidDel="00AF68A1">
          <w:rPr>
            <w:rFonts w:cstheme="minorHAnsi"/>
          </w:rPr>
          <w:delText>240</w:delText>
        </w:r>
      </w:del>
      <w:r w:rsidRPr="00F26A81">
        <w:rPr>
          <w:rFonts w:cstheme="minorHAnsi"/>
        </w:rPr>
        <w:t xml:space="preserve"> mg, respectively.</w:t>
      </w:r>
    </w:p>
    <w:p w14:paraId="008E0602" w14:textId="291B6A76"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ins w:id="130" w:author="Mike Black" w:date="2023-04-05T14:32:00Z">
        <w:r w:rsidR="00BE6134">
          <w:rPr>
            <w:rFonts w:cstheme="minorHAnsi"/>
          </w:rPr>
          <w:t>6</w:t>
        </w:r>
      </w:ins>
      <w:del w:id="131" w:author="Mike Black" w:date="2023-04-05T14:32:00Z">
        <w:r w:rsidR="00491768" w:rsidDel="00BE6134">
          <w:rPr>
            <w:rFonts w:cstheme="minorHAnsi"/>
          </w:rPr>
          <w:delText>5</w:delText>
        </w:r>
      </w:del>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continued to show that integrated calcium mass and volume fraction calcium mass outperformed Agatston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C92CFAD" w:rsidR="00F26A81" w:rsidRPr="003E3089" w:rsidRDefault="00F26A15" w:rsidP="003E3089">
      <w:pPr>
        <w:spacing w:line="480" w:lineRule="auto"/>
        <w:jc w:val="center"/>
        <w:rPr>
          <w:rFonts w:cstheme="minorHAnsi"/>
        </w:rPr>
      </w:pPr>
      <w:ins w:id="132" w:author="Mike Black" w:date="2023-04-05T16:28:00Z">
        <w:r>
          <w:rPr>
            <w:rFonts w:cstheme="minorHAnsi"/>
            <w:noProof/>
          </w:rPr>
          <w:drawing>
            <wp:inline distT="0" distB="0" distL="0" distR="0" wp14:anchorId="27360813" wp14:editId="6671BD59">
              <wp:extent cx="5856941" cy="4392706"/>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4499" cy="4405874"/>
                      </a:xfrm>
                      <a:prstGeom prst="rect">
                        <a:avLst/>
                      </a:prstGeom>
                    </pic:spPr>
                  </pic:pic>
                </a:graphicData>
              </a:graphic>
            </wp:inline>
          </w:drawing>
        </w:r>
      </w:ins>
      <w:del w:id="133" w:author="Mike Black" w:date="2023-04-05T16:27:00Z">
        <w:r w:rsidR="00F26A81" w:rsidRPr="003E3089" w:rsidDel="00F26A15">
          <w:rPr>
            <w:rFonts w:cstheme="minorHAnsi"/>
            <w:noProof/>
          </w:rPr>
          <w:drawing>
            <wp:inline distT="0" distB="0" distL="0" distR="0" wp14:anchorId="7E9022C6" wp14:editId="7FD6D235">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080000" cy="3810000"/>
                      </a:xfrm>
                      <a:prstGeom prst="rect">
                        <a:avLst/>
                      </a:prstGeom>
                    </pic:spPr>
                  </pic:pic>
                </a:graphicData>
              </a:graphic>
            </wp:inline>
          </w:drawing>
        </w:r>
      </w:del>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w:t>
      </w:r>
      <w:r w:rsidRPr="00F26A81">
        <w:rPr>
          <w:rFonts w:cstheme="minorHAnsi"/>
        </w:rPr>
        <w:lastRenderedPageBreak/>
        <w:t>size (small, medium, large) is included in the analysis. (A) shows the results of integrated calcium mass. (B) shows the results of the volume fraction method. (C) shows the results of Agatston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ins w:id="134" w:author="Mike Black" w:date="2023-04-03T10:47:00Z">
        <w:r w:rsidR="003E40DE">
          <w:rPr>
            <w:rFonts w:cstheme="minorHAnsi"/>
          </w:rPr>
          <w:t xml:space="preserve"> </w:t>
        </w:r>
      </w:ins>
      <w:ins w:id="135" w:author="Mike Black" w:date="2023-04-03T10:50:00Z">
        <w:r w:rsidR="003E40DE">
          <w:rPr>
            <w:rFonts w:cstheme="minorHAnsi"/>
          </w:rPr>
          <w:t>The</w:t>
        </w:r>
      </w:ins>
      <w:ins w:id="136" w:author="Mike Black" w:date="2023-04-03T10:51:00Z">
        <w:r w:rsidR="003E40DE">
          <w:rPr>
            <w:rFonts w:cstheme="minorHAnsi"/>
          </w:rPr>
          <w:t xml:space="preserve"> small, medium, and large inserts label corresponds t</w:t>
        </w:r>
      </w:ins>
      <w:ins w:id="137" w:author="Mike Black" w:date="2023-04-03T10:52:00Z">
        <w:r w:rsidR="003E40DE">
          <w:rPr>
            <w:rFonts w:cstheme="minorHAnsi"/>
          </w:rPr>
          <w:t>o the diameter of the insert</w:t>
        </w:r>
      </w:ins>
      <w:ins w:id="138" w:author="Mike Black" w:date="2023-04-03T10:51:00Z">
        <w:r w:rsidR="003E40DE">
          <w:rPr>
            <w:rFonts w:cstheme="minorHAnsi"/>
          </w:rPr>
          <w:t xml:space="preserve"> (1, 3, and 5 mm, respectively).</w:t>
        </w:r>
      </w:ins>
      <w:ins w:id="139" w:author="Mike Black" w:date="2023-04-03T10:50:00Z">
        <w:r w:rsidR="003E40DE">
          <w:rPr>
            <w:rFonts w:cstheme="minorHAnsi"/>
          </w:rPr>
          <w:t xml:space="preserve"> </w:t>
        </w:r>
      </w:ins>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Agatston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7827CB28"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w:t>
      </w:r>
      <w:ins w:id="140" w:author="Mike Black" w:date="2023-04-05T14:33:00Z">
        <w:r w:rsidR="00BE6134">
          <w:rPr>
            <w:rFonts w:cstheme="minorHAnsi"/>
          </w:rPr>
          <w:t>5</w:t>
        </w:r>
      </w:ins>
      <w:del w:id="141" w:author="Mike Black" w:date="2023-04-05T14:33:00Z">
        <w:r w:rsidRPr="00F26A81" w:rsidDel="00BE6134">
          <w:rPr>
            <w:rFonts w:cstheme="minorHAnsi"/>
          </w:rPr>
          <w:delText>4</w:delText>
        </w:r>
      </w:del>
      <w:r w:rsidRPr="00F26A81">
        <w:rPr>
          <w:rFonts w:cstheme="minorHAnsi"/>
        </w:rPr>
        <w:t xml:space="preserve">. The results were then repeated for the motion-affected simulated phantom data. Again, similar trends were seen in reproducibility analysis for both the stationary </w:t>
      </w:r>
      <w:r w:rsidR="00AA76B0">
        <w:rPr>
          <w:rFonts w:cstheme="minorHAnsi"/>
        </w:rPr>
        <w:t xml:space="preserve">(Table </w:t>
      </w:r>
      <w:ins w:id="142" w:author="Mike Black" w:date="2023-04-05T14:33:00Z">
        <w:r w:rsidR="00BE6134">
          <w:rPr>
            <w:rFonts w:cstheme="minorHAnsi"/>
          </w:rPr>
          <w:t>5</w:t>
        </w:r>
      </w:ins>
      <w:del w:id="143" w:author="Mike Black" w:date="2023-04-05T14:33:00Z">
        <w:r w:rsidR="00AA76B0" w:rsidDel="00BE6134">
          <w:rPr>
            <w:rFonts w:cstheme="minorHAnsi"/>
          </w:rPr>
          <w:delText>4</w:delText>
        </w:r>
      </w:del>
      <w:r w:rsidR="00AA76B0">
        <w:rPr>
          <w:rFonts w:cstheme="minorHAnsi"/>
        </w:rPr>
        <w:t xml:space="preserve">) </w:t>
      </w:r>
      <w:r w:rsidRPr="00F26A81">
        <w:rPr>
          <w:rFonts w:cstheme="minorHAnsi"/>
        </w:rPr>
        <w:t>and motion-affected scans</w:t>
      </w:r>
      <w:r w:rsidR="00AA76B0">
        <w:rPr>
          <w:rFonts w:cstheme="minorHAnsi"/>
        </w:rPr>
        <w:t xml:space="preserve"> (Table </w:t>
      </w:r>
      <w:ins w:id="144" w:author="Mike Black" w:date="2023-04-05T14:33:00Z">
        <w:r w:rsidR="00BE6134">
          <w:rPr>
            <w:rFonts w:cstheme="minorHAnsi"/>
          </w:rPr>
          <w:t>6</w:t>
        </w:r>
      </w:ins>
      <w:del w:id="145" w:author="Mike Black" w:date="2023-04-05T14:33:00Z">
        <w:r w:rsidR="00AA76B0" w:rsidDel="00BE6134">
          <w:rPr>
            <w:rFonts w:cstheme="minorHAnsi"/>
          </w:rPr>
          <w:delText>5</w:delText>
        </w:r>
      </w:del>
      <w:r w:rsidR="00AA76B0">
        <w:rPr>
          <w:rFonts w:cstheme="minorHAnsi"/>
        </w:rPr>
        <w:t>)</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3C29560B" w:rsidR="00F26A81" w:rsidRPr="003E3089" w:rsidRDefault="00F26A15" w:rsidP="003E3089">
      <w:pPr>
        <w:spacing w:line="480" w:lineRule="auto"/>
        <w:jc w:val="center"/>
        <w:rPr>
          <w:rFonts w:cstheme="minorHAnsi"/>
        </w:rPr>
      </w:pPr>
      <w:ins w:id="146" w:author="Mike Black" w:date="2023-04-05T16:28:00Z">
        <w:r>
          <w:rPr>
            <w:rFonts w:cstheme="minorHAnsi"/>
            <w:noProof/>
          </w:rPr>
          <w:lastRenderedPageBreak/>
          <w:drawing>
            <wp:inline distT="0" distB="0" distL="0" distR="0" wp14:anchorId="18D6A82F" wp14:editId="42951A71">
              <wp:extent cx="5800165" cy="4350124"/>
              <wp:effectExtent l="0" t="0" r="3810" b="635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09404" cy="4357054"/>
                      </a:xfrm>
                      <a:prstGeom prst="rect">
                        <a:avLst/>
                      </a:prstGeom>
                    </pic:spPr>
                  </pic:pic>
                </a:graphicData>
              </a:graphic>
            </wp:inline>
          </w:drawing>
        </w:r>
      </w:ins>
      <w:del w:id="147" w:author="Mike Black" w:date="2023-04-05T10:56:00Z">
        <w:r w:rsidR="00F26A81" w:rsidRPr="003E3089" w:rsidDel="00A83780">
          <w:rPr>
            <w:rFonts w:cstheme="minorHAnsi"/>
            <w:noProof/>
          </w:rPr>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5"/>
                      <a:stretch>
                        <a:fillRect/>
                      </a:stretch>
                    </pic:blipFill>
                    <pic:spPr>
                      <a:xfrm>
                        <a:off x="0" y="0"/>
                        <a:ext cx="5080000" cy="3810000"/>
                      </a:xfrm>
                      <a:prstGeom prst="rect">
                        <a:avLst/>
                      </a:prstGeom>
                    </pic:spPr>
                  </pic:pic>
                </a:graphicData>
              </a:graphic>
            </wp:inline>
          </w:drawing>
        </w:r>
      </w:del>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Agatston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ins w:id="148" w:author="Mike Black" w:date="2023-04-03T10:52:00Z">
        <w:r w:rsidR="007A4124">
          <w:rPr>
            <w:rFonts w:cstheme="minorHAnsi"/>
          </w:rPr>
          <w:t xml:space="preserve"> The small, medium, and large inserts label corresponds to the diameter of the insert (1, 3, and 5 mm, respectively).</w:t>
        </w:r>
      </w:ins>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w:t>
      </w:r>
      <w:r w:rsidRPr="00F26A81">
        <w:rPr>
          <w:rFonts w:cstheme="minorHAnsi"/>
        </w:rPr>
        <w:lastRenderedPageBreak/>
        <w:t>known calcium that resulted in a CAC score of zero was determined to be a false-negative (CAC=0) score, and any region of pure background that resulted in a positive calcium score was determined to be a false-positive (CAC&gt;0) score. This was simple to obtain for Agatston scoring, as Agatston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score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was then considered a false-negative </w:t>
      </w:r>
      <w:r w:rsidR="00551FE6">
        <w:rPr>
          <w:rFonts w:cstheme="minorHAnsi"/>
        </w:rPr>
        <w:lastRenderedPageBreak/>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7E141B87"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scores. Agatson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Agatston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ins w:id="149" w:author="Mike Black" w:date="2023-04-05T14:33:00Z">
        <w:r w:rsidR="00BE6134">
          <w:rPr>
            <w:rFonts w:cstheme="minorHAnsi"/>
          </w:rPr>
          <w:t>6</w:t>
        </w:r>
      </w:ins>
      <w:del w:id="150" w:author="Mike Black" w:date="2023-04-05T14:33:00Z">
        <w:r w:rsidR="001F6599" w:rsidDel="00BE6134">
          <w:rPr>
            <w:rFonts w:cstheme="minorHAnsi"/>
          </w:rPr>
          <w:delText>5</w:delText>
        </w:r>
      </w:del>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8419FEB" w:rsidR="00F26A81" w:rsidRPr="003E3089" w:rsidRDefault="00F26A15" w:rsidP="003E3089">
      <w:pPr>
        <w:spacing w:line="480" w:lineRule="auto"/>
        <w:jc w:val="center"/>
        <w:rPr>
          <w:rFonts w:cstheme="minorHAnsi"/>
        </w:rPr>
      </w:pPr>
      <w:ins w:id="151" w:author="Mike Black" w:date="2023-04-05T16:29:00Z">
        <w:r>
          <w:rPr>
            <w:rFonts w:cstheme="minorHAnsi"/>
            <w:noProof/>
          </w:rPr>
          <w:lastRenderedPageBreak/>
          <w:drawing>
            <wp:inline distT="0" distB="0" distL="0" distR="0" wp14:anchorId="18A0E12D" wp14:editId="721B1576">
              <wp:extent cx="5080000" cy="508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5080000"/>
                      </a:xfrm>
                      <a:prstGeom prst="rect">
                        <a:avLst/>
                      </a:prstGeom>
                    </pic:spPr>
                  </pic:pic>
                </a:graphicData>
              </a:graphic>
            </wp:inline>
          </w:drawing>
        </w:r>
      </w:ins>
      <w:del w:id="152" w:author="Mike Black" w:date="2023-04-05T16:29:00Z">
        <w:r w:rsidR="00F15EA4" w:rsidDel="00F26A15">
          <w:rPr>
            <w:rFonts w:cstheme="minorHAnsi"/>
            <w:noProof/>
          </w:rPr>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189"/>
        <w:gridCol w:w="2020"/>
      </w:tblGrid>
      <w:tr w:rsidR="00362A53" w:rsidRPr="003E3089" w14:paraId="61165459" w14:textId="77777777" w:rsidTr="00BB6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114"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BB6095" w:rsidRPr="003E3089" w14:paraId="347B7970"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3C64C993" w14:textId="09F3F80D" w:rsidR="00BB6095" w:rsidRPr="003E3089" w:rsidRDefault="00BB6095" w:rsidP="00BB6095">
            <w:pPr>
              <w:jc w:val="center"/>
              <w:rPr>
                <w:rFonts w:cstheme="minorHAnsi"/>
                <w:color w:val="000000" w:themeColor="text1"/>
                <w:sz w:val="24"/>
              </w:rPr>
            </w:pPr>
            <w:r w:rsidRPr="003E3089">
              <w:rPr>
                <w:rFonts w:cstheme="minorHAnsi"/>
                <w:color w:val="000000" w:themeColor="text1"/>
                <w:sz w:val="24"/>
              </w:rPr>
              <w:t>Accuracy (Normal</w:t>
            </w:r>
            <w:r>
              <w:rPr>
                <w:rFonts w:cstheme="minorHAnsi"/>
                <w:color w:val="000000" w:themeColor="text1"/>
                <w:sz w:val="24"/>
              </w:rPr>
              <w:t>-</w:t>
            </w:r>
            <w:r w:rsidRPr="003E3089">
              <w:rPr>
                <w:rFonts w:cstheme="minorHAnsi"/>
                <w:color w:val="000000" w:themeColor="text1"/>
                <w:sz w:val="24"/>
              </w:rPr>
              <w:t>Density)</w:t>
            </w:r>
          </w:p>
          <w:p w14:paraId="0195E6EB" w14:textId="77777777" w:rsidR="00BB6095" w:rsidRPr="003E3089" w:rsidRDefault="00BB6095" w:rsidP="00BB6095">
            <w:pPr>
              <w:jc w:val="center"/>
              <w:rPr>
                <w:rFonts w:cstheme="minorHAnsi"/>
                <w:color w:val="000000" w:themeColor="text1"/>
                <w:sz w:val="24"/>
              </w:rPr>
            </w:pPr>
          </w:p>
        </w:tc>
        <w:tc>
          <w:tcPr>
            <w:tcW w:w="1114" w:type="dxa"/>
          </w:tcPr>
          <w:p w14:paraId="6EC88907" w14:textId="77777777" w:rsidR="00BB6095" w:rsidRPr="003E3089" w:rsidRDefault="00BB6095" w:rsidP="00BB609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D99FB98"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del w:id="153" w:author="Mike Black" w:date="2023-04-05T09:15:00Z">
              <w:r w:rsidRPr="003E3089" w:rsidDel="00BB6095">
                <w:rPr>
                  <w:rFonts w:cstheme="minorHAnsi"/>
                  <w:color w:val="000000" w:themeColor="text1"/>
                  <w:sz w:val="24"/>
                </w:rPr>
                <w:delText>000</w:delText>
              </w:r>
            </w:del>
            <w:ins w:id="154" w:author="Mike Black" w:date="2023-04-05T09:15:00Z">
              <w:r>
                <w:rPr>
                  <w:rFonts w:cstheme="minorHAnsi"/>
                  <w:color w:val="000000" w:themeColor="text1"/>
                  <w:sz w:val="24"/>
                </w:rPr>
                <w:t>00</w:t>
              </w:r>
            </w:ins>
          </w:p>
        </w:tc>
        <w:tc>
          <w:tcPr>
            <w:tcW w:w="0" w:type="auto"/>
          </w:tcPr>
          <w:p w14:paraId="44C4082D" w14:textId="6ECCB5AC"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55" w:author="Mike Black" w:date="2023-04-05T09:15:00Z">
              <w:r w:rsidRPr="003E3089">
                <w:rPr>
                  <w:rFonts w:cstheme="minorHAnsi"/>
                  <w:color w:val="000000" w:themeColor="text1"/>
                  <w:sz w:val="24"/>
                </w:rPr>
                <w:t>1.</w:t>
              </w:r>
              <w:r>
                <w:rPr>
                  <w:rFonts w:cstheme="minorHAnsi"/>
                  <w:color w:val="000000" w:themeColor="text1"/>
                  <w:sz w:val="24"/>
                </w:rPr>
                <w:t>00</w:t>
              </w:r>
            </w:ins>
            <w:del w:id="156" w:author="Mike Black" w:date="2023-04-05T09:15:00Z">
              <w:r w:rsidRPr="003E3089" w:rsidDel="001D42D6">
                <w:rPr>
                  <w:rFonts w:cstheme="minorHAnsi"/>
                  <w:color w:val="000000" w:themeColor="text1"/>
                  <w:sz w:val="24"/>
                </w:rPr>
                <w:delText>1.000</w:delText>
              </w:r>
            </w:del>
          </w:p>
        </w:tc>
        <w:tc>
          <w:tcPr>
            <w:tcW w:w="0" w:type="auto"/>
          </w:tcPr>
          <w:p w14:paraId="2F7A77B9" w14:textId="2973D151"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57" w:author="Mike Black" w:date="2023-04-05T09:15:00Z">
              <w:r w:rsidRPr="003E3089">
                <w:rPr>
                  <w:rFonts w:cstheme="minorHAnsi"/>
                  <w:color w:val="000000" w:themeColor="text1"/>
                  <w:sz w:val="24"/>
                </w:rPr>
                <w:t>1.</w:t>
              </w:r>
              <w:r>
                <w:rPr>
                  <w:rFonts w:cstheme="minorHAnsi"/>
                  <w:color w:val="000000" w:themeColor="text1"/>
                  <w:sz w:val="24"/>
                </w:rPr>
                <w:t>00</w:t>
              </w:r>
            </w:ins>
            <w:del w:id="158" w:author="Mike Black" w:date="2023-04-05T09:15:00Z">
              <w:r w:rsidRPr="003E3089" w:rsidDel="00CD2EF6">
                <w:rPr>
                  <w:rFonts w:cstheme="minorHAnsi"/>
                  <w:color w:val="000000" w:themeColor="text1"/>
                  <w:sz w:val="24"/>
                </w:rPr>
                <w:delText>1.000</w:delText>
              </w:r>
            </w:del>
          </w:p>
        </w:tc>
        <w:tc>
          <w:tcPr>
            <w:tcW w:w="0" w:type="auto"/>
            <w:vMerge w:val="restart"/>
          </w:tcPr>
          <w:p w14:paraId="084FB1BA" w14:textId="77777777"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5DEB3543" w14:textId="77777777" w:rsidR="00362A53" w:rsidRPr="003E3089" w:rsidRDefault="00362A53" w:rsidP="00C04DC4">
            <w:pPr>
              <w:jc w:val="center"/>
              <w:rPr>
                <w:rFonts w:cstheme="minorHAnsi"/>
                <w:color w:val="000000" w:themeColor="text1"/>
                <w:sz w:val="24"/>
              </w:rPr>
            </w:pPr>
          </w:p>
        </w:tc>
        <w:tc>
          <w:tcPr>
            <w:tcW w:w="1114"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0333CF9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59" w:author="Mike Black" w:date="2023-04-05T09:19:00Z">
              <w:r w:rsidR="00BB6095">
                <w:rPr>
                  <w:rFonts w:cstheme="minorHAnsi"/>
                  <w:color w:val="000000" w:themeColor="text1"/>
                  <w:sz w:val="24"/>
                </w:rPr>
                <w:t>8</w:t>
              </w:r>
            </w:ins>
            <w:del w:id="160" w:author="Mike Black" w:date="2023-04-05T09:19:00Z">
              <w:r w:rsidRPr="003E3089" w:rsidDel="00BB6095">
                <w:rPr>
                  <w:rFonts w:cstheme="minorHAnsi"/>
                  <w:color w:val="000000" w:themeColor="text1"/>
                  <w:sz w:val="24"/>
                </w:rPr>
                <w:delText>77</w:delText>
              </w:r>
            </w:del>
          </w:p>
        </w:tc>
        <w:tc>
          <w:tcPr>
            <w:tcW w:w="0" w:type="auto"/>
          </w:tcPr>
          <w:p w14:paraId="35EC7D3D" w14:textId="0A7ED11B"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61" w:author="Mike Black" w:date="2023-04-05T09:19:00Z">
              <w:r w:rsidR="00BB6095">
                <w:rPr>
                  <w:rFonts w:cstheme="minorHAnsi"/>
                  <w:color w:val="000000" w:themeColor="text1"/>
                  <w:sz w:val="24"/>
                </w:rPr>
                <w:t>1</w:t>
              </w:r>
            </w:ins>
            <w:del w:id="162" w:author="Mike Black" w:date="2023-04-05T09:19:00Z">
              <w:r w:rsidRPr="003E3089" w:rsidDel="00BB6095">
                <w:rPr>
                  <w:rFonts w:cstheme="minorHAnsi"/>
                  <w:color w:val="000000" w:themeColor="text1"/>
                  <w:sz w:val="24"/>
                </w:rPr>
                <w:delText>09</w:delText>
              </w:r>
            </w:del>
          </w:p>
        </w:tc>
        <w:tc>
          <w:tcPr>
            <w:tcW w:w="0" w:type="auto"/>
          </w:tcPr>
          <w:p w14:paraId="4C8D4AD3" w14:textId="6A86053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163" w:author="Mike Black" w:date="2023-04-05T09:19:00Z">
              <w:r w:rsidR="00BB6095">
                <w:rPr>
                  <w:rFonts w:cstheme="minorHAnsi"/>
                  <w:color w:val="000000" w:themeColor="text1"/>
                  <w:sz w:val="24"/>
                </w:rPr>
                <w:t>6</w:t>
              </w:r>
            </w:ins>
            <w:del w:id="164" w:author="Mike Black" w:date="2023-04-05T09:19:00Z">
              <w:r w:rsidRPr="003E3089" w:rsidDel="00BB6095">
                <w:rPr>
                  <w:rFonts w:cstheme="minorHAnsi"/>
                  <w:color w:val="000000" w:themeColor="text1"/>
                  <w:sz w:val="24"/>
                </w:rPr>
                <w:delText>50</w:delText>
              </w:r>
            </w:del>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7FA12F5" w14:textId="77777777" w:rsidR="00362A53" w:rsidRPr="003E3089" w:rsidRDefault="00362A53" w:rsidP="00C04DC4">
            <w:pPr>
              <w:jc w:val="center"/>
              <w:rPr>
                <w:rFonts w:cstheme="minorHAnsi"/>
                <w:color w:val="000000" w:themeColor="text1"/>
                <w:sz w:val="24"/>
              </w:rPr>
            </w:pPr>
          </w:p>
        </w:tc>
        <w:tc>
          <w:tcPr>
            <w:tcW w:w="1114"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w:t>
            </w:r>
            <w:del w:id="165" w:author="Mike Black" w:date="2023-04-05T09:19:00Z">
              <w:r w:rsidRPr="003E3089" w:rsidDel="00BB6095">
                <w:rPr>
                  <w:rFonts w:cstheme="minorHAnsi"/>
                  <w:color w:val="000000" w:themeColor="text1"/>
                  <w:sz w:val="24"/>
                </w:rPr>
                <w:delText>2</w:delText>
              </w:r>
            </w:del>
          </w:p>
        </w:tc>
        <w:tc>
          <w:tcPr>
            <w:tcW w:w="0" w:type="auto"/>
          </w:tcPr>
          <w:p w14:paraId="054CA553" w14:textId="4639C3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66" w:author="Mike Black" w:date="2023-04-05T09:19:00Z">
              <w:r w:rsidR="00BB6095">
                <w:rPr>
                  <w:rFonts w:cstheme="minorHAnsi"/>
                  <w:color w:val="000000" w:themeColor="text1"/>
                  <w:sz w:val="24"/>
                </w:rPr>
                <w:t>60</w:t>
              </w:r>
            </w:ins>
            <w:del w:id="167" w:author="Mike Black" w:date="2023-04-05T09:19:00Z">
              <w:r w:rsidRPr="003E3089" w:rsidDel="00BB6095">
                <w:rPr>
                  <w:rFonts w:cstheme="minorHAnsi"/>
                  <w:color w:val="000000" w:themeColor="text1"/>
                  <w:sz w:val="24"/>
                </w:rPr>
                <w:delText>599</w:delText>
              </w:r>
            </w:del>
          </w:p>
        </w:tc>
        <w:tc>
          <w:tcPr>
            <w:tcW w:w="0" w:type="auto"/>
          </w:tcPr>
          <w:p w14:paraId="686F0770" w14:textId="2E66E98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68" w:author="Mike Black" w:date="2023-04-05T09:19:00Z">
              <w:r w:rsidR="00BB6095">
                <w:rPr>
                  <w:rFonts w:cstheme="minorHAnsi"/>
                  <w:color w:val="000000" w:themeColor="text1"/>
                  <w:sz w:val="24"/>
                </w:rPr>
                <w:t>8</w:t>
              </w:r>
            </w:ins>
            <w:del w:id="169" w:author="Mike Black" w:date="2023-04-05T09:19:00Z">
              <w:r w:rsidRPr="003E3089" w:rsidDel="00BB6095">
                <w:rPr>
                  <w:rFonts w:cstheme="minorHAnsi"/>
                  <w:color w:val="000000" w:themeColor="text1"/>
                  <w:sz w:val="24"/>
                </w:rPr>
                <w:delText>06</w:delText>
              </w:r>
            </w:del>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025CDC33" w14:textId="77777777" w:rsidR="00362A53" w:rsidRPr="003E3089" w:rsidRDefault="00362A53" w:rsidP="00C04DC4">
            <w:pPr>
              <w:jc w:val="center"/>
              <w:rPr>
                <w:rFonts w:cstheme="minorHAnsi"/>
                <w:color w:val="000000" w:themeColor="text1"/>
                <w:sz w:val="24"/>
              </w:rPr>
            </w:pPr>
          </w:p>
        </w:tc>
        <w:tc>
          <w:tcPr>
            <w:tcW w:w="1114"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199710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170" w:author="Mike Black" w:date="2023-04-05T09:17:00Z">
              <w:r w:rsidRPr="003E3089" w:rsidDel="00BB6095">
                <w:rPr>
                  <w:rFonts w:cstheme="minorHAnsi"/>
                  <w:color w:val="000000" w:themeColor="text1"/>
                  <w:sz w:val="24"/>
                </w:rPr>
                <w:delText>3</w:delText>
              </w:r>
            </w:del>
          </w:p>
        </w:tc>
        <w:tc>
          <w:tcPr>
            <w:tcW w:w="0" w:type="auto"/>
          </w:tcPr>
          <w:p w14:paraId="1F6A2C0B" w14:textId="7F52F932"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71" w:author="Mike Black" w:date="2023-04-05T09:17:00Z">
              <w:r>
                <w:rPr>
                  <w:rFonts w:cstheme="minorHAnsi"/>
                  <w:color w:val="000000" w:themeColor="text1"/>
                  <w:sz w:val="24"/>
                </w:rPr>
                <w:t>1</w:t>
              </w:r>
            </w:ins>
            <w:del w:id="172" w:author="Mike Black" w:date="2023-04-05T09:17:00Z">
              <w:r w:rsidR="00362A53" w:rsidRPr="003E3089" w:rsidDel="00BB6095">
                <w:rPr>
                  <w:rFonts w:cstheme="minorHAnsi"/>
                  <w:color w:val="000000" w:themeColor="text1"/>
                  <w:sz w:val="24"/>
                </w:rPr>
                <w:delText>0</w:delText>
              </w:r>
            </w:del>
            <w:r w:rsidR="00362A53" w:rsidRPr="003E3089">
              <w:rPr>
                <w:rFonts w:cstheme="minorHAnsi"/>
                <w:color w:val="000000" w:themeColor="text1"/>
                <w:sz w:val="24"/>
              </w:rPr>
              <w:t>.</w:t>
            </w:r>
            <w:ins w:id="173" w:author="Mike Black" w:date="2023-04-05T09:17:00Z">
              <w:r>
                <w:rPr>
                  <w:rFonts w:cstheme="minorHAnsi"/>
                  <w:color w:val="000000" w:themeColor="text1"/>
                  <w:sz w:val="24"/>
                </w:rPr>
                <w:t>00</w:t>
              </w:r>
            </w:ins>
            <w:del w:id="174" w:author="Mike Black" w:date="2023-04-05T09:17:00Z">
              <w:r w:rsidR="00362A53" w:rsidRPr="003E3089" w:rsidDel="00BB6095">
                <w:rPr>
                  <w:rFonts w:cstheme="minorHAnsi"/>
                  <w:color w:val="000000" w:themeColor="text1"/>
                  <w:sz w:val="24"/>
                </w:rPr>
                <w:delText>997</w:delText>
              </w:r>
            </w:del>
          </w:p>
        </w:tc>
        <w:tc>
          <w:tcPr>
            <w:tcW w:w="0" w:type="auto"/>
          </w:tcPr>
          <w:p w14:paraId="472861C3" w14:textId="3BFCFD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75" w:author="Mike Black" w:date="2023-04-05T09:18:00Z">
              <w:r w:rsidR="00BB6095">
                <w:rPr>
                  <w:rFonts w:cstheme="minorHAnsi"/>
                  <w:color w:val="000000" w:themeColor="text1"/>
                  <w:sz w:val="24"/>
                </w:rPr>
                <w:t>3</w:t>
              </w:r>
            </w:ins>
            <w:del w:id="176" w:author="Mike Black" w:date="2023-04-05T09:18:00Z">
              <w:r w:rsidRPr="003E3089" w:rsidDel="00BB6095">
                <w:rPr>
                  <w:rFonts w:cstheme="minorHAnsi"/>
                  <w:color w:val="000000" w:themeColor="text1"/>
                  <w:sz w:val="24"/>
                </w:rPr>
                <w:delText>26</w:delText>
              </w:r>
            </w:del>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75529DDE" w14:textId="77777777" w:rsidR="00362A53" w:rsidRPr="003E3089" w:rsidRDefault="00362A53" w:rsidP="00C04DC4">
            <w:pPr>
              <w:jc w:val="center"/>
              <w:rPr>
                <w:rFonts w:cstheme="minorHAnsi"/>
                <w:color w:val="000000" w:themeColor="text1"/>
                <w:sz w:val="24"/>
              </w:rPr>
            </w:pPr>
          </w:p>
        </w:tc>
        <w:tc>
          <w:tcPr>
            <w:tcW w:w="1114"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350E3CE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77" w:author="Mike Black" w:date="2023-04-05T09:18:00Z">
              <w:r w:rsidR="00BB6095">
                <w:rPr>
                  <w:rFonts w:cstheme="minorHAnsi"/>
                  <w:color w:val="000000" w:themeColor="text1"/>
                  <w:sz w:val="24"/>
                </w:rPr>
                <w:t>7</w:t>
              </w:r>
            </w:ins>
            <w:del w:id="178" w:author="Mike Black" w:date="2023-04-05T09:18:00Z">
              <w:r w:rsidRPr="003E3089" w:rsidDel="00BB6095">
                <w:rPr>
                  <w:rFonts w:cstheme="minorHAnsi"/>
                  <w:color w:val="000000" w:themeColor="text1"/>
                  <w:sz w:val="24"/>
                </w:rPr>
                <w:delText>65</w:delText>
              </w:r>
            </w:del>
          </w:p>
        </w:tc>
        <w:tc>
          <w:tcPr>
            <w:tcW w:w="0" w:type="auto"/>
          </w:tcPr>
          <w:p w14:paraId="5CCE0609" w14:textId="32F47F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79" w:author="Mike Black" w:date="2023-04-05T09:18:00Z">
              <w:r w:rsidR="00BB6095">
                <w:rPr>
                  <w:rFonts w:cstheme="minorHAnsi"/>
                  <w:color w:val="000000" w:themeColor="text1"/>
                  <w:sz w:val="24"/>
                </w:rPr>
                <w:t>1</w:t>
              </w:r>
            </w:ins>
            <w:del w:id="180" w:author="Mike Black" w:date="2023-04-05T09:18:00Z">
              <w:r w:rsidRPr="003E3089" w:rsidDel="00BB6095">
                <w:rPr>
                  <w:rFonts w:cstheme="minorHAnsi"/>
                  <w:color w:val="000000" w:themeColor="text1"/>
                  <w:sz w:val="24"/>
                </w:rPr>
                <w:delText>09</w:delText>
              </w:r>
            </w:del>
          </w:p>
        </w:tc>
        <w:tc>
          <w:tcPr>
            <w:tcW w:w="0" w:type="auto"/>
          </w:tcPr>
          <w:p w14:paraId="66CA6108" w14:textId="2BB0F1E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81" w:author="Mike Black" w:date="2023-04-05T09:18:00Z">
              <w:r w:rsidR="00BB6095">
                <w:rPr>
                  <w:rFonts w:cstheme="minorHAnsi"/>
                  <w:color w:val="000000" w:themeColor="text1"/>
                  <w:sz w:val="24"/>
                </w:rPr>
                <w:t>24</w:t>
              </w:r>
            </w:ins>
            <w:del w:id="182" w:author="Mike Black" w:date="2023-04-05T09:18:00Z">
              <w:r w:rsidRPr="003E3089" w:rsidDel="00BB6095">
                <w:rPr>
                  <w:rFonts w:cstheme="minorHAnsi"/>
                  <w:color w:val="000000" w:themeColor="text1"/>
                  <w:sz w:val="24"/>
                </w:rPr>
                <w:delText>136</w:delText>
              </w:r>
            </w:del>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1114"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F72B1B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83" w:author="Mike Black" w:date="2023-04-05T09:16:00Z">
              <w:r w:rsidRPr="003E3089" w:rsidDel="00BB6095">
                <w:rPr>
                  <w:rFonts w:cstheme="minorHAnsi"/>
                  <w:color w:val="000000" w:themeColor="text1"/>
                  <w:sz w:val="24"/>
                </w:rPr>
                <w:delText>991</w:delText>
              </w:r>
            </w:del>
            <w:ins w:id="184" w:author="Mike Black" w:date="2023-04-05T09:16:00Z">
              <w:r w:rsidR="00BB6095">
                <w:rPr>
                  <w:rFonts w:cstheme="minorHAnsi"/>
                  <w:color w:val="000000" w:themeColor="text1"/>
                  <w:sz w:val="24"/>
                </w:rPr>
                <w:t>99</w:t>
              </w:r>
            </w:ins>
          </w:p>
        </w:tc>
        <w:tc>
          <w:tcPr>
            <w:tcW w:w="0" w:type="auto"/>
          </w:tcPr>
          <w:p w14:paraId="63A0914F" w14:textId="10EBFAF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85" w:author="Mike Black" w:date="2023-04-05T09:16:00Z">
              <w:r w:rsidRPr="003E3089" w:rsidDel="00BB6095">
                <w:rPr>
                  <w:rFonts w:cstheme="minorHAnsi"/>
                  <w:color w:val="000000" w:themeColor="text1"/>
                  <w:sz w:val="24"/>
                </w:rPr>
                <w:delText>989</w:delText>
              </w:r>
            </w:del>
            <w:ins w:id="186" w:author="Mike Black" w:date="2023-04-05T09:16:00Z">
              <w:r w:rsidR="00BB6095">
                <w:rPr>
                  <w:rFonts w:cstheme="minorHAnsi"/>
                  <w:color w:val="000000" w:themeColor="text1"/>
                  <w:sz w:val="24"/>
                </w:rPr>
                <w:t>99</w:t>
              </w:r>
            </w:ins>
          </w:p>
        </w:tc>
        <w:tc>
          <w:tcPr>
            <w:tcW w:w="0" w:type="auto"/>
          </w:tcPr>
          <w:p w14:paraId="21F372D2" w14:textId="1D1F4F29"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87" w:author="Mike Black" w:date="2023-04-05T09:16:00Z">
              <w:r w:rsidRPr="003E3089" w:rsidDel="00BB6095">
                <w:rPr>
                  <w:rFonts w:cstheme="minorHAnsi"/>
                  <w:color w:val="000000" w:themeColor="text1"/>
                  <w:sz w:val="24"/>
                </w:rPr>
                <w:delText>789</w:delText>
              </w:r>
            </w:del>
            <w:ins w:id="188" w:author="Mike Black" w:date="2023-04-05T09:16:00Z">
              <w:r w:rsidR="00BB6095">
                <w:rPr>
                  <w:rFonts w:cstheme="minorHAnsi"/>
                  <w:color w:val="000000" w:themeColor="text1"/>
                  <w:sz w:val="24"/>
                </w:rPr>
                <w:t>77</w:t>
              </w:r>
            </w:ins>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03551F29" w14:textId="77777777" w:rsidR="00362A53" w:rsidRPr="003E3089" w:rsidRDefault="00362A53" w:rsidP="00C04DC4">
            <w:pPr>
              <w:jc w:val="center"/>
              <w:rPr>
                <w:rFonts w:cstheme="minorHAnsi"/>
                <w:color w:val="000000" w:themeColor="text1"/>
                <w:sz w:val="24"/>
              </w:rPr>
            </w:pPr>
          </w:p>
        </w:tc>
        <w:tc>
          <w:tcPr>
            <w:tcW w:w="1114"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189" w:author="Mike Black" w:date="2023-04-05T09:19:00Z">
              <w:r w:rsidRPr="003E3089" w:rsidDel="00BB6095">
                <w:rPr>
                  <w:rFonts w:cstheme="minorHAnsi"/>
                  <w:color w:val="000000" w:themeColor="text1"/>
                  <w:sz w:val="24"/>
                </w:rPr>
                <w:delText>5</w:delText>
              </w:r>
            </w:del>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w:t>
            </w:r>
            <w:del w:id="190" w:author="Mike Black" w:date="2023-04-05T09:19:00Z">
              <w:r w:rsidRPr="003E3089" w:rsidDel="00BB6095">
                <w:rPr>
                  <w:rFonts w:cstheme="minorHAnsi"/>
                  <w:color w:val="000000" w:themeColor="text1"/>
                  <w:sz w:val="24"/>
                </w:rPr>
                <w:delText>5</w:delText>
              </w:r>
            </w:del>
          </w:p>
        </w:tc>
        <w:tc>
          <w:tcPr>
            <w:tcW w:w="0" w:type="auto"/>
          </w:tcPr>
          <w:p w14:paraId="64806F17" w14:textId="3CB2E7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191" w:author="Mike Black" w:date="2023-04-05T09:20:00Z">
              <w:r w:rsidR="00BB6095">
                <w:rPr>
                  <w:rFonts w:cstheme="minorHAnsi"/>
                  <w:color w:val="000000" w:themeColor="text1"/>
                  <w:sz w:val="24"/>
                </w:rPr>
                <w:t>70</w:t>
              </w:r>
            </w:ins>
            <w:del w:id="192" w:author="Mike Black" w:date="2023-04-05T09:20:00Z">
              <w:r w:rsidRPr="003E3089" w:rsidDel="00BB6095">
                <w:rPr>
                  <w:rFonts w:cstheme="minorHAnsi"/>
                  <w:color w:val="000000" w:themeColor="text1"/>
                  <w:sz w:val="24"/>
                </w:rPr>
                <w:delText>509</w:delText>
              </w:r>
            </w:del>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2336CA1" w14:textId="77777777" w:rsidR="00362A53" w:rsidRPr="003E3089" w:rsidRDefault="00362A53" w:rsidP="00C04DC4">
            <w:pPr>
              <w:jc w:val="center"/>
              <w:rPr>
                <w:rFonts w:cstheme="minorHAnsi"/>
                <w:color w:val="000000" w:themeColor="text1"/>
                <w:sz w:val="24"/>
              </w:rPr>
            </w:pPr>
          </w:p>
        </w:tc>
        <w:tc>
          <w:tcPr>
            <w:tcW w:w="1114"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193" w:author="Mike Black" w:date="2023-04-05T09:19:00Z">
              <w:r w:rsidRPr="003E3089" w:rsidDel="00BB6095">
                <w:rPr>
                  <w:rFonts w:cstheme="minorHAnsi"/>
                  <w:color w:val="000000" w:themeColor="text1"/>
                  <w:sz w:val="24"/>
                </w:rPr>
                <w:delText>4</w:delText>
              </w:r>
            </w:del>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w:t>
            </w:r>
            <w:del w:id="194" w:author="Mike Black" w:date="2023-04-05T09:19:00Z">
              <w:r w:rsidRPr="003E3089" w:rsidDel="00BB6095">
                <w:rPr>
                  <w:rFonts w:cstheme="minorHAnsi"/>
                  <w:color w:val="000000" w:themeColor="text1"/>
                  <w:sz w:val="24"/>
                </w:rPr>
                <w:delText>5</w:delText>
              </w:r>
            </w:del>
          </w:p>
        </w:tc>
        <w:tc>
          <w:tcPr>
            <w:tcW w:w="0" w:type="auto"/>
          </w:tcPr>
          <w:p w14:paraId="6956E594" w14:textId="7A30FC6F"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195" w:author="Mike Black" w:date="2023-04-05T09:20:00Z">
              <w:r w:rsidR="00BB6095">
                <w:rPr>
                  <w:rFonts w:cstheme="minorHAnsi"/>
                  <w:color w:val="000000" w:themeColor="text1"/>
                  <w:sz w:val="24"/>
                </w:rPr>
                <w:t>30</w:t>
              </w:r>
            </w:ins>
            <w:del w:id="196" w:author="Mike Black" w:date="2023-04-05T09:20:00Z">
              <w:r w:rsidRPr="003E3089" w:rsidDel="00BB6095">
                <w:rPr>
                  <w:rFonts w:cstheme="minorHAnsi"/>
                  <w:color w:val="000000" w:themeColor="text1"/>
                  <w:sz w:val="24"/>
                </w:rPr>
                <w:delText>24</w:delText>
              </w:r>
            </w:del>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0CF0161" w14:textId="77777777" w:rsidR="00362A53" w:rsidRPr="003E3089" w:rsidRDefault="00362A53" w:rsidP="00362A53">
            <w:pPr>
              <w:jc w:val="center"/>
              <w:rPr>
                <w:rFonts w:cstheme="minorHAnsi"/>
                <w:color w:val="000000" w:themeColor="text1"/>
                <w:sz w:val="24"/>
              </w:rPr>
            </w:pPr>
          </w:p>
        </w:tc>
        <w:tc>
          <w:tcPr>
            <w:tcW w:w="1114"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97" w:author="Mike Black" w:date="2023-04-05T09:18:00Z">
              <w:r w:rsidRPr="003E3089" w:rsidDel="00BB6095">
                <w:rPr>
                  <w:rFonts w:cstheme="minorHAnsi"/>
                  <w:color w:val="000000" w:themeColor="text1"/>
                  <w:sz w:val="24"/>
                </w:rPr>
                <w:delText>2</w:delText>
              </w:r>
            </w:del>
          </w:p>
        </w:tc>
        <w:tc>
          <w:tcPr>
            <w:tcW w:w="0" w:type="auto"/>
          </w:tcPr>
          <w:p w14:paraId="59390A9A" w14:textId="23AF255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98" w:author="Mike Black" w:date="2023-04-05T09:18:00Z">
              <w:r w:rsidR="00BB6095">
                <w:rPr>
                  <w:rFonts w:cstheme="minorHAnsi"/>
                  <w:color w:val="000000" w:themeColor="text1"/>
                  <w:sz w:val="24"/>
                </w:rPr>
                <w:t>2</w:t>
              </w:r>
            </w:ins>
            <w:del w:id="199" w:author="Mike Black" w:date="2023-04-05T09:18:00Z">
              <w:r w:rsidRPr="003E3089" w:rsidDel="00BB6095">
                <w:rPr>
                  <w:rFonts w:cstheme="minorHAnsi"/>
                  <w:color w:val="000000" w:themeColor="text1"/>
                  <w:sz w:val="24"/>
                </w:rPr>
                <w:delText>17</w:delText>
              </w:r>
            </w:del>
          </w:p>
        </w:tc>
        <w:tc>
          <w:tcPr>
            <w:tcW w:w="0" w:type="auto"/>
          </w:tcPr>
          <w:p w14:paraId="7C589CAB" w14:textId="65CCBEB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00" w:author="Mike Black" w:date="2023-04-05T09:19:00Z">
              <w:r w:rsidRPr="003E3089" w:rsidDel="00BB6095">
                <w:rPr>
                  <w:rFonts w:cstheme="minorHAnsi"/>
                  <w:color w:val="000000" w:themeColor="text1"/>
                  <w:sz w:val="24"/>
                </w:rPr>
                <w:delText>814</w:delText>
              </w:r>
            </w:del>
            <w:ins w:id="201" w:author="Mike Black" w:date="2023-04-05T09:19:00Z">
              <w:r w:rsidR="00BB6095">
                <w:rPr>
                  <w:rFonts w:cstheme="minorHAnsi"/>
                  <w:color w:val="000000" w:themeColor="text1"/>
                  <w:sz w:val="24"/>
                </w:rPr>
                <w:t>78</w:t>
              </w:r>
            </w:ins>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CBBF7EA" w14:textId="77777777" w:rsidR="00362A53" w:rsidRPr="003E3089" w:rsidRDefault="00362A53" w:rsidP="00362A53">
            <w:pPr>
              <w:jc w:val="center"/>
              <w:rPr>
                <w:rFonts w:cstheme="minorHAnsi"/>
                <w:color w:val="000000" w:themeColor="text1"/>
                <w:sz w:val="24"/>
              </w:rPr>
            </w:pPr>
          </w:p>
        </w:tc>
        <w:tc>
          <w:tcPr>
            <w:tcW w:w="1114"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3A7EAB7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02" w:author="Mike Black" w:date="2023-04-05T09:19:00Z">
              <w:r w:rsidR="00BB6095">
                <w:rPr>
                  <w:rFonts w:cstheme="minorHAnsi"/>
                  <w:color w:val="000000" w:themeColor="text1"/>
                  <w:sz w:val="24"/>
                </w:rPr>
                <w:t>2</w:t>
              </w:r>
            </w:ins>
            <w:del w:id="203" w:author="Mike Black" w:date="2023-04-05T09:19:00Z">
              <w:r w:rsidRPr="003E3089" w:rsidDel="00BB6095">
                <w:rPr>
                  <w:rFonts w:cstheme="minorHAnsi"/>
                  <w:color w:val="000000" w:themeColor="text1"/>
                  <w:sz w:val="24"/>
                </w:rPr>
                <w:delText>16</w:delText>
              </w:r>
            </w:del>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w:t>
            </w:r>
            <w:del w:id="204" w:author="Mike Black" w:date="2023-04-05T09:19:00Z">
              <w:r w:rsidRPr="003E3089" w:rsidDel="00BB6095">
                <w:rPr>
                  <w:rFonts w:cstheme="minorHAnsi"/>
                  <w:color w:val="000000" w:themeColor="text1"/>
                  <w:sz w:val="24"/>
                </w:rPr>
                <w:delText>1</w:delText>
              </w:r>
            </w:del>
          </w:p>
        </w:tc>
        <w:tc>
          <w:tcPr>
            <w:tcW w:w="0" w:type="auto"/>
          </w:tcPr>
          <w:p w14:paraId="4BE9F247" w14:textId="605FA81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205" w:author="Mike Black" w:date="2023-04-05T09:19:00Z">
              <w:r w:rsidR="00BB6095">
                <w:rPr>
                  <w:rFonts w:cstheme="minorHAnsi"/>
                  <w:color w:val="000000" w:themeColor="text1"/>
                  <w:sz w:val="24"/>
                </w:rPr>
                <w:t>1</w:t>
              </w:r>
            </w:ins>
            <w:del w:id="206" w:author="Mike Black" w:date="2023-04-05T09:19:00Z">
              <w:r w:rsidRPr="003E3089" w:rsidDel="00BB6095">
                <w:rPr>
                  <w:rFonts w:cstheme="minorHAnsi"/>
                  <w:color w:val="000000" w:themeColor="text1"/>
                  <w:sz w:val="24"/>
                </w:rPr>
                <w:delText>20</w:delText>
              </w:r>
            </w:del>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1114"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07" w:author="Mike Black" w:date="2023-04-05T09:20:00Z">
              <w:r w:rsidRPr="003E3089" w:rsidDel="00BB6095">
                <w:rPr>
                  <w:rFonts w:cstheme="minorHAnsi"/>
                  <w:color w:val="000000" w:themeColor="text1"/>
                  <w:sz w:val="24"/>
                </w:rPr>
                <w:delText>0</w:delText>
              </w:r>
            </w:del>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08" w:author="Mike Black" w:date="2023-04-05T09:20:00Z">
              <w:r w:rsidRPr="003E3089" w:rsidDel="00BB6095">
                <w:rPr>
                  <w:rFonts w:cstheme="minorHAnsi"/>
                  <w:color w:val="000000" w:themeColor="text1"/>
                  <w:sz w:val="24"/>
                </w:rPr>
                <w:delText>0</w:delText>
              </w:r>
            </w:del>
          </w:p>
        </w:tc>
        <w:tc>
          <w:tcPr>
            <w:tcW w:w="0" w:type="auto"/>
          </w:tcPr>
          <w:p w14:paraId="2299206E" w14:textId="39CA1BB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09" w:author="Mike Black" w:date="2023-04-05T09:21:00Z">
              <w:r w:rsidRPr="003E3089" w:rsidDel="00BB6095">
                <w:rPr>
                  <w:rFonts w:cstheme="minorHAnsi"/>
                  <w:color w:val="000000" w:themeColor="text1"/>
                  <w:sz w:val="24"/>
                </w:rPr>
                <w:delText>0.999</w:delText>
              </w:r>
            </w:del>
            <w:ins w:id="210" w:author="Mike Black" w:date="2023-04-05T09:21:00Z">
              <w:r w:rsidR="00BB6095">
                <w:rPr>
                  <w:rFonts w:cstheme="minorHAnsi"/>
                  <w:color w:val="000000" w:themeColor="text1"/>
                  <w:sz w:val="24"/>
                </w:rPr>
                <w:t>1.00</w:t>
              </w:r>
            </w:ins>
          </w:p>
        </w:tc>
        <w:tc>
          <w:tcPr>
            <w:tcW w:w="0" w:type="auto"/>
          </w:tcPr>
          <w:p w14:paraId="677DDE45" w14:textId="407716A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11" w:author="Mike Black" w:date="2023-04-05T09:21:00Z">
              <w:r>
                <w:rPr>
                  <w:rFonts w:cstheme="minorHAnsi"/>
                  <w:color w:val="000000" w:themeColor="text1"/>
                  <w:sz w:val="24"/>
                </w:rPr>
                <w:t>1.00</w:t>
              </w:r>
            </w:ins>
            <w:del w:id="212" w:author="Mike Black" w:date="2023-04-05T09:21:00Z">
              <w:r w:rsidR="00362A53" w:rsidRPr="003E3089" w:rsidDel="00BB6095">
                <w:rPr>
                  <w:rFonts w:cstheme="minorHAnsi"/>
                  <w:color w:val="000000" w:themeColor="text1"/>
                  <w:sz w:val="24"/>
                </w:rPr>
                <w:delText>0.998</w:delText>
              </w:r>
            </w:del>
          </w:p>
        </w:tc>
      </w:tr>
      <w:tr w:rsidR="00362A53" w:rsidRPr="003E3089" w14:paraId="46DF8230"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6C07D0EF" w14:textId="77777777" w:rsidR="00362A53" w:rsidRPr="003E3089" w:rsidRDefault="00362A53" w:rsidP="00C04DC4">
            <w:pPr>
              <w:jc w:val="center"/>
              <w:rPr>
                <w:rFonts w:cstheme="minorHAnsi"/>
                <w:color w:val="000000" w:themeColor="text1"/>
                <w:sz w:val="24"/>
              </w:rPr>
            </w:pPr>
          </w:p>
        </w:tc>
        <w:tc>
          <w:tcPr>
            <w:tcW w:w="1114"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399E599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13" w:author="Mike Black" w:date="2023-04-05T09:22:00Z">
              <w:r w:rsidR="00BB6095">
                <w:rPr>
                  <w:rFonts w:cstheme="minorHAnsi"/>
                  <w:color w:val="000000" w:themeColor="text1"/>
                  <w:sz w:val="24"/>
                </w:rPr>
                <w:t>1</w:t>
              </w:r>
            </w:ins>
            <w:del w:id="214" w:author="Mike Black" w:date="2023-04-05T09:22:00Z">
              <w:r w:rsidRPr="003E3089" w:rsidDel="00BB6095">
                <w:rPr>
                  <w:rFonts w:cstheme="minorHAnsi"/>
                  <w:color w:val="000000" w:themeColor="text1"/>
                  <w:sz w:val="24"/>
                </w:rPr>
                <w:delText>08</w:delText>
              </w:r>
            </w:del>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w:t>
            </w:r>
            <w:del w:id="215" w:author="Mike Black" w:date="2023-04-05T09:22:00Z">
              <w:r w:rsidRPr="003E3089" w:rsidDel="00BB6095">
                <w:rPr>
                  <w:rFonts w:cstheme="minorHAnsi"/>
                  <w:color w:val="000000" w:themeColor="text1"/>
                  <w:sz w:val="24"/>
                </w:rPr>
                <w:delText>3</w:delText>
              </w:r>
            </w:del>
          </w:p>
        </w:tc>
        <w:tc>
          <w:tcPr>
            <w:tcW w:w="0" w:type="auto"/>
          </w:tcPr>
          <w:p w14:paraId="4EAC0156" w14:textId="601284A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16" w:author="Mike Black" w:date="2023-04-05T09:22:00Z">
              <w:r w:rsidR="00BB6095">
                <w:rPr>
                  <w:rFonts w:cstheme="minorHAnsi"/>
                  <w:color w:val="000000" w:themeColor="text1"/>
                  <w:sz w:val="24"/>
                </w:rPr>
                <w:t>6</w:t>
              </w:r>
            </w:ins>
            <w:del w:id="217" w:author="Mike Black" w:date="2023-04-05T09:22:00Z">
              <w:r w:rsidRPr="003E3089" w:rsidDel="00BB6095">
                <w:rPr>
                  <w:rFonts w:cstheme="minorHAnsi"/>
                  <w:color w:val="000000" w:themeColor="text1"/>
                  <w:sz w:val="24"/>
                </w:rPr>
                <w:delText>82</w:delText>
              </w:r>
            </w:del>
          </w:p>
        </w:tc>
        <w:tc>
          <w:tcPr>
            <w:tcW w:w="0" w:type="auto"/>
          </w:tcPr>
          <w:p w14:paraId="37BC1E34" w14:textId="53AD3967"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18" w:author="Mike Black" w:date="2023-04-05T09:22:00Z">
              <w:r>
                <w:rPr>
                  <w:rFonts w:cstheme="minorHAnsi"/>
                  <w:color w:val="000000" w:themeColor="text1"/>
                  <w:sz w:val="24"/>
                </w:rPr>
                <w:t>5.33</w:t>
              </w:r>
            </w:ins>
            <w:del w:id="219" w:author="Mike Black" w:date="2023-04-05T09:22:00Z">
              <w:r w:rsidR="00362A53" w:rsidRPr="003E3089" w:rsidDel="00BB6095">
                <w:rPr>
                  <w:rFonts w:cstheme="minorHAnsi"/>
                  <w:color w:val="000000" w:themeColor="text1"/>
                  <w:sz w:val="24"/>
                </w:rPr>
                <w:delText>4.722</w:delText>
              </w:r>
            </w:del>
          </w:p>
        </w:tc>
      </w:tr>
      <w:tr w:rsidR="00950992" w:rsidRPr="003E3089" w14:paraId="3D94235D"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11EE612A" w14:textId="77777777" w:rsidR="00362A53" w:rsidRPr="003E3089" w:rsidRDefault="00362A53" w:rsidP="00C04DC4">
            <w:pPr>
              <w:jc w:val="center"/>
              <w:rPr>
                <w:rFonts w:cstheme="minorHAnsi"/>
                <w:color w:val="000000" w:themeColor="text1"/>
                <w:sz w:val="24"/>
              </w:rPr>
            </w:pPr>
          </w:p>
        </w:tc>
        <w:tc>
          <w:tcPr>
            <w:tcW w:w="1114"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w:t>
            </w:r>
            <w:del w:id="220" w:author="Mike Black" w:date="2023-04-05T09:22:00Z">
              <w:r w:rsidRPr="003E3089" w:rsidDel="00BB6095">
                <w:rPr>
                  <w:rFonts w:cstheme="minorHAnsi"/>
                  <w:color w:val="000000" w:themeColor="text1"/>
                  <w:sz w:val="24"/>
                </w:rPr>
                <w:delText>0</w:delText>
              </w:r>
            </w:del>
          </w:p>
        </w:tc>
        <w:tc>
          <w:tcPr>
            <w:tcW w:w="0" w:type="auto"/>
          </w:tcPr>
          <w:p w14:paraId="2CC0ECCB" w14:textId="7304C1B4"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21" w:author="Mike Black" w:date="2023-04-05T09:22:00Z">
              <w:r w:rsidR="00BB6095">
                <w:rPr>
                  <w:rFonts w:cstheme="minorHAnsi"/>
                  <w:color w:val="000000" w:themeColor="text1"/>
                  <w:sz w:val="24"/>
                </w:rPr>
                <w:t>8</w:t>
              </w:r>
            </w:ins>
            <w:del w:id="222" w:author="Mike Black" w:date="2023-04-05T09:22:00Z">
              <w:r w:rsidRPr="003E3089" w:rsidDel="00BB6095">
                <w:rPr>
                  <w:rFonts w:cstheme="minorHAnsi"/>
                  <w:color w:val="000000" w:themeColor="text1"/>
                  <w:sz w:val="24"/>
                </w:rPr>
                <w:delText>76</w:delText>
              </w:r>
            </w:del>
          </w:p>
        </w:tc>
        <w:tc>
          <w:tcPr>
            <w:tcW w:w="0" w:type="auto"/>
          </w:tcPr>
          <w:p w14:paraId="0048FE5E" w14:textId="11ED881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23" w:author="Mike Black" w:date="2023-04-05T09:22:00Z">
              <w:r w:rsidR="00BB6095">
                <w:rPr>
                  <w:rFonts w:cstheme="minorHAnsi"/>
                  <w:color w:val="000000" w:themeColor="text1"/>
                  <w:sz w:val="24"/>
                </w:rPr>
                <w:t>6</w:t>
              </w:r>
            </w:ins>
            <w:del w:id="224" w:author="Mike Black" w:date="2023-04-05T09:22:00Z">
              <w:r w:rsidRPr="003E3089" w:rsidDel="00BB6095">
                <w:rPr>
                  <w:rFonts w:cstheme="minorHAnsi"/>
                  <w:color w:val="000000" w:themeColor="text1"/>
                  <w:sz w:val="24"/>
                </w:rPr>
                <w:delText>8</w:delText>
              </w:r>
            </w:del>
          </w:p>
        </w:tc>
        <w:tc>
          <w:tcPr>
            <w:tcW w:w="0" w:type="auto"/>
          </w:tcPr>
          <w:p w14:paraId="0B530EBB" w14:textId="7C226F5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25" w:author="Mike Black" w:date="2023-04-05T09:23:00Z">
              <w:r>
                <w:rPr>
                  <w:rFonts w:cstheme="minorHAnsi"/>
                  <w:color w:val="000000" w:themeColor="text1"/>
                  <w:sz w:val="24"/>
                </w:rPr>
                <w:t>5.26</w:t>
              </w:r>
            </w:ins>
            <w:del w:id="226" w:author="Mike Black" w:date="2023-04-05T09:22:00Z">
              <w:r w:rsidR="00362A53" w:rsidRPr="003E3089" w:rsidDel="00BB6095">
                <w:rPr>
                  <w:rFonts w:cstheme="minorHAnsi"/>
                  <w:color w:val="000000" w:themeColor="text1"/>
                  <w:sz w:val="24"/>
                </w:rPr>
                <w:delText>4.714</w:delText>
              </w:r>
            </w:del>
          </w:p>
        </w:tc>
      </w:tr>
      <w:tr w:rsidR="00362A53" w:rsidRPr="003E3089" w14:paraId="57F2E414"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2E75527B" w14:textId="77777777" w:rsidR="00362A53" w:rsidRPr="003E3089" w:rsidRDefault="00362A53" w:rsidP="00362A53">
            <w:pPr>
              <w:jc w:val="center"/>
              <w:rPr>
                <w:rFonts w:cstheme="minorHAnsi"/>
                <w:color w:val="000000" w:themeColor="text1"/>
                <w:sz w:val="24"/>
              </w:rPr>
            </w:pPr>
          </w:p>
        </w:tc>
        <w:tc>
          <w:tcPr>
            <w:tcW w:w="1114"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7" w:author="Mike Black" w:date="2023-04-05T09:21:00Z">
              <w:r w:rsidRPr="003E3089" w:rsidDel="00BB6095">
                <w:rPr>
                  <w:rFonts w:cstheme="minorHAnsi"/>
                  <w:color w:val="000000" w:themeColor="text1"/>
                  <w:sz w:val="24"/>
                </w:rPr>
                <w:delText>2</w:delText>
              </w:r>
            </w:del>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8" w:author="Mike Black" w:date="2023-04-05T09:21:00Z">
              <w:r w:rsidRPr="003E3089" w:rsidDel="00BB6095">
                <w:rPr>
                  <w:rFonts w:cstheme="minorHAnsi"/>
                  <w:color w:val="000000" w:themeColor="text1"/>
                  <w:sz w:val="24"/>
                </w:rPr>
                <w:delText>1</w:delText>
              </w:r>
            </w:del>
            <w:r w:rsidRPr="003E3089">
              <w:rPr>
                <w:rFonts w:cstheme="minorHAnsi"/>
                <w:color w:val="000000" w:themeColor="text1"/>
                <w:sz w:val="24"/>
              </w:rPr>
              <w:t xml:space="preserve">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9" w:author="Mike Black" w:date="2023-04-05T09:21:00Z">
              <w:r w:rsidRPr="003E3089" w:rsidDel="00BB6095">
                <w:rPr>
                  <w:rFonts w:cstheme="minorHAnsi"/>
                  <w:color w:val="000000" w:themeColor="text1"/>
                  <w:sz w:val="24"/>
                </w:rPr>
                <w:delText>1</w:delText>
              </w:r>
            </w:del>
          </w:p>
        </w:tc>
        <w:tc>
          <w:tcPr>
            <w:tcW w:w="0" w:type="auto"/>
          </w:tcPr>
          <w:p w14:paraId="2DBD7309" w14:textId="04EB8E6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230" w:author="Mike Black" w:date="2023-04-05T09:21:00Z">
              <w:r w:rsidRPr="003E3089" w:rsidDel="00BB6095">
                <w:rPr>
                  <w:rFonts w:cstheme="minorHAnsi"/>
                  <w:color w:val="000000" w:themeColor="text1"/>
                  <w:sz w:val="24"/>
                </w:rPr>
                <w:delText>0.998</w:delText>
              </w:r>
            </w:del>
            <w:ins w:id="231" w:author="Mike Black" w:date="2023-04-05T09:21:00Z">
              <w:r w:rsidR="00BB6095">
                <w:rPr>
                  <w:rFonts w:cstheme="minorHAnsi"/>
                  <w:color w:val="000000" w:themeColor="text1"/>
                  <w:sz w:val="24"/>
                </w:rPr>
                <w:t>1.00</w:t>
              </w:r>
            </w:ins>
            <w:r w:rsidRPr="003E3089">
              <w:rPr>
                <w:rFonts w:cstheme="minorHAnsi"/>
                <w:color w:val="000000" w:themeColor="text1"/>
                <w:sz w:val="24"/>
              </w:rPr>
              <w:t xml:space="preserve"> </w:t>
            </w:r>
          </w:p>
        </w:tc>
      </w:tr>
      <w:tr w:rsidR="00950992" w:rsidRPr="003E3089" w14:paraId="1DEDC77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4847FD01" w14:textId="77777777" w:rsidR="00362A53" w:rsidRPr="003E3089" w:rsidRDefault="00362A53" w:rsidP="00362A53">
            <w:pPr>
              <w:jc w:val="center"/>
              <w:rPr>
                <w:rFonts w:cstheme="minorHAnsi"/>
                <w:color w:val="000000" w:themeColor="text1"/>
                <w:sz w:val="24"/>
              </w:rPr>
            </w:pPr>
          </w:p>
        </w:tc>
        <w:tc>
          <w:tcPr>
            <w:tcW w:w="1114"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w:t>
            </w:r>
            <w:del w:id="232" w:author="Mike Black" w:date="2023-04-05T09:21:00Z">
              <w:r w:rsidRPr="003E3089" w:rsidDel="00BB6095">
                <w:rPr>
                  <w:rFonts w:cstheme="minorHAnsi"/>
                  <w:color w:val="000000" w:themeColor="text1"/>
                  <w:sz w:val="24"/>
                </w:rPr>
                <w:delText>3</w:delText>
              </w:r>
            </w:del>
          </w:p>
        </w:tc>
        <w:tc>
          <w:tcPr>
            <w:tcW w:w="0" w:type="auto"/>
          </w:tcPr>
          <w:p w14:paraId="2E913A6F" w14:textId="218BA12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33" w:author="Mike Black" w:date="2023-04-05T09:21:00Z">
              <w:r w:rsidR="00BB6095">
                <w:rPr>
                  <w:rFonts w:cstheme="minorHAnsi"/>
                  <w:color w:val="000000" w:themeColor="text1"/>
                  <w:sz w:val="24"/>
                </w:rPr>
                <w:t>7</w:t>
              </w:r>
            </w:ins>
            <w:del w:id="234" w:author="Mike Black" w:date="2023-04-05T09:21:00Z">
              <w:r w:rsidRPr="003E3089" w:rsidDel="00BB6095">
                <w:rPr>
                  <w:rFonts w:cstheme="minorHAnsi"/>
                  <w:color w:val="000000" w:themeColor="text1"/>
                  <w:sz w:val="24"/>
                </w:rPr>
                <w:delText>60</w:delText>
              </w:r>
            </w:del>
          </w:p>
        </w:tc>
        <w:tc>
          <w:tcPr>
            <w:tcW w:w="0" w:type="auto"/>
          </w:tcPr>
          <w:p w14:paraId="147B8793" w14:textId="7CDF333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35" w:author="Mike Black" w:date="2023-04-05T09:22:00Z">
              <w:r>
                <w:rPr>
                  <w:rFonts w:cstheme="minorHAnsi"/>
                  <w:color w:val="000000" w:themeColor="text1"/>
                  <w:sz w:val="24"/>
                </w:rPr>
                <w:t>-</w:t>
              </w:r>
            </w:ins>
            <w:r w:rsidR="00362A53" w:rsidRPr="003E3089">
              <w:rPr>
                <w:rFonts w:cstheme="minorHAnsi"/>
                <w:color w:val="000000" w:themeColor="text1"/>
                <w:sz w:val="24"/>
              </w:rPr>
              <w:t>0.0</w:t>
            </w:r>
            <w:ins w:id="236" w:author="Mike Black" w:date="2023-04-05T09:22:00Z">
              <w:r>
                <w:rPr>
                  <w:rFonts w:cstheme="minorHAnsi"/>
                  <w:color w:val="000000" w:themeColor="text1"/>
                  <w:sz w:val="24"/>
                </w:rPr>
                <w:t>1</w:t>
              </w:r>
            </w:ins>
            <w:del w:id="237" w:author="Mike Black" w:date="2023-04-05T09:22:00Z">
              <w:r w:rsidR="00362A53" w:rsidRPr="003E3089" w:rsidDel="00BB6095">
                <w:rPr>
                  <w:rFonts w:cstheme="minorHAnsi"/>
                  <w:color w:val="000000" w:themeColor="text1"/>
                  <w:sz w:val="24"/>
                </w:rPr>
                <w:delText>06</w:delText>
              </w:r>
            </w:del>
          </w:p>
        </w:tc>
        <w:tc>
          <w:tcPr>
            <w:tcW w:w="0" w:type="auto"/>
          </w:tcPr>
          <w:p w14:paraId="620CBE4F" w14:textId="7B45DC1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38" w:author="Mike Black" w:date="2023-04-05T09:22:00Z">
              <w:r>
                <w:rPr>
                  <w:rFonts w:cstheme="minorHAnsi"/>
                  <w:color w:val="000000" w:themeColor="text1"/>
                  <w:sz w:val="24"/>
                </w:rPr>
                <w:t>1.08</w:t>
              </w:r>
            </w:ins>
            <w:del w:id="239" w:author="Mike Black" w:date="2023-04-05T09:22:00Z">
              <w:r w:rsidR="00362A53" w:rsidRPr="003E3089" w:rsidDel="00BB6095">
                <w:rPr>
                  <w:rFonts w:cstheme="minorHAnsi"/>
                  <w:color w:val="000000" w:themeColor="text1"/>
                  <w:sz w:val="24"/>
                </w:rPr>
                <w:delText>0.410</w:delText>
              </w:r>
            </w:del>
          </w:p>
        </w:tc>
      </w:tr>
      <w:tr w:rsidR="00362A53" w:rsidRPr="003E3089" w14:paraId="03D82FBB" w14:textId="77777777" w:rsidTr="00BB6095">
        <w:tc>
          <w:tcPr>
            <w:cnfStyle w:val="001000000000" w:firstRow="0" w:lastRow="0" w:firstColumn="1" w:lastColumn="0" w:oddVBand="0" w:evenVBand="0" w:oddHBand="0" w:evenHBand="0" w:firstRowFirstColumn="0" w:firstRowLastColumn="0" w:lastRowFirstColumn="0" w:lastRowLastColumn="0"/>
            <w:tcW w:w="1641"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1114"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075C981D"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40" w:author="Mike Black" w:date="2023-04-05T09:13:00Z">
              <w:r>
                <w:rPr>
                  <w:rFonts w:cstheme="minorHAnsi"/>
                  <w:color w:val="000000" w:themeColor="text1"/>
                  <w:sz w:val="24"/>
                </w:rPr>
                <w:t>17</w:t>
              </w:r>
            </w:ins>
            <w:del w:id="241" w:author="Mike Black" w:date="2023-04-05T09:13:00Z">
              <w:r w:rsidR="0051379B" w:rsidDel="00BB6095">
                <w:rPr>
                  <w:rFonts w:cstheme="minorHAnsi"/>
                  <w:color w:val="000000" w:themeColor="text1"/>
                  <w:sz w:val="24"/>
                </w:rPr>
                <w:delText>21</w:delText>
              </w:r>
            </w:del>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33839DAC"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42" w:author="Mike Black" w:date="2023-04-01T10:28:00Z">
              <w:r>
                <w:rPr>
                  <w:rFonts w:cstheme="minorHAnsi"/>
                  <w:color w:val="000000" w:themeColor="text1"/>
                  <w:sz w:val="24"/>
                </w:rPr>
                <w:t>88</w:t>
              </w:r>
            </w:ins>
            <w:del w:id="243" w:author="Mike Black" w:date="2023-04-01T10:28:00Z">
              <w:r w:rsidR="0051379B" w:rsidDel="00C23970">
                <w:rPr>
                  <w:rFonts w:cstheme="minorHAnsi"/>
                  <w:color w:val="000000" w:themeColor="text1"/>
                  <w:sz w:val="24"/>
                </w:rPr>
                <w:delText>0</w:delText>
              </w:r>
            </w:del>
            <w:r w:rsidR="00362A53" w:rsidRPr="003E3089">
              <w:rPr>
                <w:rFonts w:cstheme="minorHAnsi"/>
                <w:color w:val="000000" w:themeColor="text1"/>
                <w:sz w:val="24"/>
              </w:rPr>
              <w:t xml:space="preserve"> / 216</w:t>
            </w:r>
          </w:p>
        </w:tc>
        <w:tc>
          <w:tcPr>
            <w:tcW w:w="0" w:type="auto"/>
          </w:tcPr>
          <w:p w14:paraId="3AE1CF3D" w14:textId="1197B86A"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44" w:author="Mike Black" w:date="2023-04-05T09:13:00Z">
              <w:r>
                <w:rPr>
                  <w:rFonts w:cstheme="minorHAnsi"/>
                  <w:color w:val="000000" w:themeColor="text1"/>
                  <w:sz w:val="24"/>
                </w:rPr>
                <w:t>0</w:t>
              </w:r>
            </w:ins>
            <w:del w:id="245" w:author="Mike Black" w:date="2023-04-05T09:13:00Z">
              <w:r w:rsidR="0051379B" w:rsidDel="00BB6095">
                <w:rPr>
                  <w:rFonts w:cstheme="minorHAnsi"/>
                  <w:color w:val="000000" w:themeColor="text1"/>
                  <w:sz w:val="24"/>
                </w:rPr>
                <w:delText>84</w:delText>
              </w:r>
            </w:del>
            <w:r w:rsidR="00362A53" w:rsidRPr="003E3089">
              <w:rPr>
                <w:rFonts w:cstheme="minorHAnsi"/>
                <w:color w:val="000000" w:themeColor="text1"/>
                <w:sz w:val="24"/>
              </w:rPr>
              <w:t xml:space="preserve"> / 216</w:t>
            </w:r>
          </w:p>
        </w:tc>
      </w:tr>
      <w:tr w:rsidR="00950992" w:rsidRPr="003E3089" w14:paraId="356FB3B2"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1114"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3AED4267" w:rsidR="00F26A81" w:rsidRDefault="00362A53" w:rsidP="00471DAB">
      <w:pPr>
        <w:spacing w:line="480" w:lineRule="auto"/>
        <w:jc w:val="center"/>
        <w:rPr>
          <w:rFonts w:cstheme="minorHAnsi"/>
        </w:rPr>
      </w:pPr>
      <w:r>
        <w:rPr>
          <w:rFonts w:cstheme="minorHAnsi"/>
        </w:rPr>
        <w:t xml:space="preserve">Table </w:t>
      </w:r>
      <w:ins w:id="246" w:author="Mike Black" w:date="2023-04-05T14:33:00Z">
        <w:r w:rsidR="00BE6134">
          <w:rPr>
            <w:rFonts w:cstheme="minorHAnsi"/>
          </w:rPr>
          <w:t>5</w:t>
        </w:r>
      </w:ins>
      <w:del w:id="247" w:author="Mike Black" w:date="2023-04-05T14:33:00Z">
        <w:r w:rsidDel="00BE6134">
          <w:rPr>
            <w:rFonts w:cstheme="minorHAnsi"/>
          </w:rPr>
          <w:delText>4</w:delText>
        </w:r>
      </w:del>
      <w:r>
        <w:rPr>
          <w:rFonts w:cstheme="minorHAnsi"/>
        </w:rPr>
        <w:t>.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67"/>
        <w:gridCol w:w="1759"/>
        <w:gridCol w:w="1201"/>
        <w:gridCol w:w="1988"/>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8" w:author="Mike Black" w:date="2023-04-05T16:30:00Z">
              <w:r w:rsidRPr="003E3089" w:rsidDel="00F26A15">
                <w:rPr>
                  <w:rFonts w:cstheme="minorHAnsi"/>
                  <w:color w:val="000000" w:themeColor="text1"/>
                  <w:sz w:val="24"/>
                </w:rPr>
                <w:delText>0</w:delText>
              </w:r>
            </w:del>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9" w:author="Mike Black" w:date="2023-04-05T16:30:00Z">
              <w:r w:rsidRPr="003E3089" w:rsidDel="00F26A15">
                <w:rPr>
                  <w:rFonts w:cstheme="minorHAnsi"/>
                  <w:color w:val="000000" w:themeColor="text1"/>
                  <w:sz w:val="24"/>
                </w:rPr>
                <w:delText>0</w:delText>
              </w:r>
            </w:del>
          </w:p>
        </w:tc>
        <w:tc>
          <w:tcPr>
            <w:tcW w:w="0" w:type="auto"/>
          </w:tcPr>
          <w:p w14:paraId="661DE844" w14:textId="55CD19F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50" w:author="Mike Black" w:date="2023-04-05T16:31:00Z">
              <w:r w:rsidRPr="003E3089" w:rsidDel="00F26A15">
                <w:rPr>
                  <w:rFonts w:cstheme="minorHAnsi"/>
                  <w:color w:val="000000" w:themeColor="text1"/>
                  <w:sz w:val="24"/>
                </w:rPr>
                <w:delText>0.999</w:delText>
              </w:r>
            </w:del>
            <w:ins w:id="251" w:author="Mike Black" w:date="2023-04-05T16:31:00Z">
              <w:r w:rsidR="00F26A15">
                <w:rPr>
                  <w:rFonts w:cstheme="minorHAnsi"/>
                  <w:color w:val="000000" w:themeColor="text1"/>
                  <w:sz w:val="24"/>
                </w:rPr>
                <w:t>1.00</w:t>
              </w:r>
            </w:ins>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252" w:author="Mike Black" w:date="2023-04-05T16:32:00Z">
              <w:r w:rsidRPr="003E3089" w:rsidDel="00F26A15">
                <w:rPr>
                  <w:rFonts w:cstheme="minorHAnsi"/>
                  <w:color w:val="000000" w:themeColor="text1"/>
                  <w:sz w:val="24"/>
                </w:rPr>
                <w:delText>4</w:delText>
              </w:r>
            </w:del>
          </w:p>
        </w:tc>
        <w:tc>
          <w:tcPr>
            <w:tcW w:w="0" w:type="auto"/>
          </w:tcPr>
          <w:p w14:paraId="1E0FE0C4" w14:textId="0AC4563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53" w:author="Mike Black" w:date="2023-04-05T16:33:00Z">
              <w:r w:rsidR="00F26A15">
                <w:rPr>
                  <w:rFonts w:cstheme="minorHAnsi"/>
                  <w:color w:val="000000" w:themeColor="text1"/>
                  <w:sz w:val="24"/>
                </w:rPr>
                <w:t>61</w:t>
              </w:r>
            </w:ins>
            <w:del w:id="254" w:author="Mike Black" w:date="2023-04-05T16:33:00Z">
              <w:r w:rsidRPr="003E3089" w:rsidDel="00F26A15">
                <w:rPr>
                  <w:rFonts w:cstheme="minorHAnsi"/>
                  <w:color w:val="000000" w:themeColor="text1"/>
                  <w:sz w:val="24"/>
                </w:rPr>
                <w:delText>911</w:delText>
              </w:r>
            </w:del>
          </w:p>
        </w:tc>
        <w:tc>
          <w:tcPr>
            <w:tcW w:w="0" w:type="auto"/>
          </w:tcPr>
          <w:p w14:paraId="622E7B72" w14:textId="43D25FD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w:t>
            </w:r>
            <w:ins w:id="255" w:author="Mike Black" w:date="2023-04-05T16:33:00Z">
              <w:r w:rsidR="00F26A15">
                <w:rPr>
                  <w:rFonts w:cstheme="minorHAnsi"/>
                  <w:color w:val="000000" w:themeColor="text1"/>
                  <w:sz w:val="24"/>
                </w:rPr>
                <w:t>3</w:t>
              </w:r>
            </w:ins>
            <w:del w:id="256" w:author="Mike Black" w:date="2023-04-05T16:33:00Z">
              <w:r w:rsidRPr="003E3089" w:rsidDel="00F26A15">
                <w:rPr>
                  <w:rFonts w:cstheme="minorHAnsi"/>
                  <w:color w:val="000000" w:themeColor="text1"/>
                  <w:sz w:val="24"/>
                </w:rPr>
                <w:delText>97</w:delText>
              </w:r>
            </w:del>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FD7A1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57" w:author="Mike Black" w:date="2023-04-05T16:32:00Z">
              <w:r w:rsidR="00F26A15">
                <w:rPr>
                  <w:rFonts w:cstheme="minorHAnsi"/>
                  <w:color w:val="000000" w:themeColor="text1"/>
                  <w:sz w:val="24"/>
                </w:rPr>
                <w:t>3</w:t>
              </w:r>
            </w:ins>
            <w:del w:id="258" w:author="Mike Black" w:date="2023-04-05T16:32:00Z">
              <w:r w:rsidRPr="003E3089" w:rsidDel="00F26A15">
                <w:rPr>
                  <w:rFonts w:cstheme="minorHAnsi"/>
                  <w:color w:val="000000" w:themeColor="text1"/>
                  <w:sz w:val="24"/>
                </w:rPr>
                <w:delText>26</w:delText>
              </w:r>
            </w:del>
          </w:p>
        </w:tc>
        <w:tc>
          <w:tcPr>
            <w:tcW w:w="0" w:type="auto"/>
          </w:tcPr>
          <w:p w14:paraId="7C6B6D61" w14:textId="1768FE2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59" w:author="Mike Black" w:date="2023-04-05T16:33:00Z">
              <w:r w:rsidR="00F26A15">
                <w:rPr>
                  <w:rFonts w:cstheme="minorHAnsi"/>
                  <w:color w:val="000000" w:themeColor="text1"/>
                  <w:sz w:val="24"/>
                </w:rPr>
                <w:t>60</w:t>
              </w:r>
            </w:ins>
            <w:del w:id="260" w:author="Mike Black" w:date="2023-04-05T16:33:00Z">
              <w:r w:rsidRPr="003E3089" w:rsidDel="00F26A15">
                <w:rPr>
                  <w:rFonts w:cstheme="minorHAnsi"/>
                  <w:color w:val="000000" w:themeColor="text1"/>
                  <w:sz w:val="24"/>
                </w:rPr>
                <w:delText>843</w:delText>
              </w:r>
            </w:del>
          </w:p>
        </w:tc>
        <w:tc>
          <w:tcPr>
            <w:tcW w:w="0" w:type="auto"/>
          </w:tcPr>
          <w:p w14:paraId="40502F8E" w14:textId="0630D79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261" w:author="Mike Black" w:date="2023-04-05T16:33:00Z">
              <w:r w:rsidR="00F26A15">
                <w:rPr>
                  <w:rFonts w:cstheme="minorHAnsi"/>
                  <w:color w:val="000000" w:themeColor="text1"/>
                  <w:sz w:val="24"/>
                </w:rPr>
                <w:t>31</w:t>
              </w:r>
            </w:ins>
            <w:del w:id="262" w:author="Mike Black" w:date="2023-04-05T16:33:00Z">
              <w:r w:rsidRPr="003E3089" w:rsidDel="00F26A15">
                <w:rPr>
                  <w:rFonts w:cstheme="minorHAnsi"/>
                  <w:color w:val="000000" w:themeColor="text1"/>
                  <w:sz w:val="24"/>
                </w:rPr>
                <w:delText>266</w:delText>
              </w:r>
            </w:del>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63" w:author="Mike Black" w:date="2023-04-05T16:31:00Z">
              <w:r w:rsidRPr="003E3089" w:rsidDel="00F26A15">
                <w:rPr>
                  <w:rFonts w:cstheme="minorHAnsi"/>
                  <w:color w:val="000000" w:themeColor="text1"/>
                  <w:sz w:val="24"/>
                </w:rPr>
                <w:delText>4</w:delText>
              </w:r>
            </w:del>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64" w:author="Mike Black" w:date="2023-04-05T16:31:00Z">
              <w:r w:rsidRPr="003E3089" w:rsidDel="00F26A15">
                <w:rPr>
                  <w:rFonts w:cstheme="minorHAnsi"/>
                  <w:color w:val="000000" w:themeColor="text1"/>
                  <w:sz w:val="24"/>
                </w:rPr>
                <w:delText>6</w:delText>
              </w:r>
            </w:del>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w:t>
            </w:r>
            <w:del w:id="265" w:author="Mike Black" w:date="2023-04-05T16:31:00Z">
              <w:r w:rsidRPr="003E3089" w:rsidDel="00F26A15">
                <w:rPr>
                  <w:rFonts w:cstheme="minorHAnsi"/>
                  <w:color w:val="000000" w:themeColor="text1"/>
                  <w:sz w:val="24"/>
                </w:rPr>
                <w:delText>3</w:delText>
              </w:r>
            </w:del>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6BF984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66" w:author="Mike Black" w:date="2023-04-05T16:32:00Z">
              <w:r w:rsidR="00F26A15">
                <w:rPr>
                  <w:rFonts w:cstheme="minorHAnsi"/>
                  <w:color w:val="000000" w:themeColor="text1"/>
                  <w:sz w:val="24"/>
                </w:rPr>
                <w:t>10</w:t>
              </w:r>
            </w:ins>
            <w:del w:id="267" w:author="Mike Black" w:date="2023-04-05T16:32:00Z">
              <w:r w:rsidRPr="003E3089" w:rsidDel="00F26A15">
                <w:rPr>
                  <w:rFonts w:cstheme="minorHAnsi"/>
                  <w:color w:val="000000" w:themeColor="text1"/>
                  <w:sz w:val="24"/>
                </w:rPr>
                <w:delText>0</w:delText>
              </w:r>
            </w:del>
            <w:del w:id="268" w:author="Mike Black" w:date="2023-04-05T16:31:00Z">
              <w:r w:rsidRPr="003E3089" w:rsidDel="00F26A15">
                <w:rPr>
                  <w:rFonts w:cstheme="minorHAnsi"/>
                  <w:color w:val="000000" w:themeColor="text1"/>
                  <w:sz w:val="24"/>
                </w:rPr>
                <w:delText>96</w:delText>
              </w:r>
            </w:del>
          </w:p>
        </w:tc>
        <w:tc>
          <w:tcPr>
            <w:tcW w:w="0" w:type="auto"/>
          </w:tcPr>
          <w:p w14:paraId="73571223" w14:textId="581B616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69" w:author="Mike Black" w:date="2023-04-05T16:32:00Z">
              <w:r w:rsidR="00F26A15">
                <w:rPr>
                  <w:rFonts w:cstheme="minorHAnsi"/>
                  <w:color w:val="000000" w:themeColor="text1"/>
                  <w:sz w:val="24"/>
                </w:rPr>
                <w:t>11</w:t>
              </w:r>
            </w:ins>
            <w:del w:id="270" w:author="Mike Black" w:date="2023-04-05T16:32:00Z">
              <w:r w:rsidRPr="003E3089" w:rsidDel="00F26A15">
                <w:rPr>
                  <w:rFonts w:cstheme="minorHAnsi"/>
                  <w:color w:val="000000" w:themeColor="text1"/>
                  <w:sz w:val="24"/>
                </w:rPr>
                <w:delText>003</w:delText>
              </w:r>
            </w:del>
          </w:p>
        </w:tc>
        <w:tc>
          <w:tcPr>
            <w:tcW w:w="0" w:type="auto"/>
          </w:tcPr>
          <w:p w14:paraId="6E5FAB78" w14:textId="3294179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71" w:author="Mike Black" w:date="2023-04-05T16:32:00Z">
              <w:r w:rsidR="00F26A15">
                <w:rPr>
                  <w:rFonts w:cstheme="minorHAnsi"/>
                  <w:color w:val="000000" w:themeColor="text1"/>
                  <w:sz w:val="24"/>
                </w:rPr>
                <w:t>9</w:t>
              </w:r>
            </w:ins>
            <w:del w:id="272" w:author="Mike Black" w:date="2023-04-05T16:32:00Z">
              <w:r w:rsidRPr="003E3089" w:rsidDel="00F26A15">
                <w:rPr>
                  <w:rFonts w:cstheme="minorHAnsi"/>
                  <w:color w:val="000000" w:themeColor="text1"/>
                  <w:sz w:val="24"/>
                </w:rPr>
                <w:delText>22</w:delText>
              </w:r>
            </w:del>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73" w:author="Mike Black" w:date="2023-04-05T16:31:00Z">
              <w:r w:rsidRPr="003E3089" w:rsidDel="00F26A15">
                <w:rPr>
                  <w:rFonts w:cstheme="minorHAnsi"/>
                  <w:color w:val="000000" w:themeColor="text1"/>
                  <w:sz w:val="24"/>
                </w:rPr>
                <w:delText>2</w:delText>
              </w:r>
            </w:del>
          </w:p>
        </w:tc>
        <w:tc>
          <w:tcPr>
            <w:tcW w:w="0" w:type="auto"/>
          </w:tcPr>
          <w:p w14:paraId="31992975" w14:textId="3C8B910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74" w:author="Mike Black" w:date="2023-04-05T16:31:00Z">
              <w:r w:rsidR="00F26A15">
                <w:rPr>
                  <w:rFonts w:cstheme="minorHAnsi"/>
                  <w:color w:val="000000" w:themeColor="text1"/>
                  <w:sz w:val="24"/>
                </w:rPr>
                <w:t>9</w:t>
              </w:r>
            </w:ins>
            <w:del w:id="275" w:author="Mike Black" w:date="2023-04-05T16:31:00Z">
              <w:r w:rsidRPr="003E3089" w:rsidDel="00F26A15">
                <w:rPr>
                  <w:rFonts w:cstheme="minorHAnsi"/>
                  <w:color w:val="000000" w:themeColor="text1"/>
                  <w:sz w:val="24"/>
                </w:rPr>
                <w:delText>89</w:delText>
              </w:r>
            </w:del>
          </w:p>
        </w:tc>
        <w:tc>
          <w:tcPr>
            <w:tcW w:w="0" w:type="auto"/>
          </w:tcPr>
          <w:p w14:paraId="5BD84E03" w14:textId="47EF96F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76" w:author="Mike Black" w:date="2023-04-05T16:31:00Z">
              <w:r w:rsidR="00F26A15">
                <w:rPr>
                  <w:rFonts w:cstheme="minorHAnsi"/>
                  <w:color w:val="000000" w:themeColor="text1"/>
                  <w:sz w:val="24"/>
                </w:rPr>
                <w:t>5</w:t>
              </w:r>
            </w:ins>
            <w:del w:id="277" w:author="Mike Black" w:date="2023-04-05T16:31:00Z">
              <w:r w:rsidRPr="003E3089" w:rsidDel="00F26A15">
                <w:rPr>
                  <w:rFonts w:cstheme="minorHAnsi"/>
                  <w:color w:val="000000" w:themeColor="text1"/>
                  <w:sz w:val="24"/>
                </w:rPr>
                <w:delText>48</w:delText>
              </w:r>
            </w:del>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w:t>
            </w:r>
            <w:del w:id="278" w:author="Mike Black" w:date="2023-04-05T16:33:00Z">
              <w:r w:rsidRPr="003E3089" w:rsidDel="00F26A15">
                <w:rPr>
                  <w:rFonts w:cstheme="minorHAnsi"/>
                  <w:color w:val="000000" w:themeColor="text1"/>
                  <w:sz w:val="24"/>
                </w:rPr>
                <w:delText>0</w:delText>
              </w:r>
            </w:del>
          </w:p>
        </w:tc>
        <w:tc>
          <w:tcPr>
            <w:tcW w:w="0" w:type="auto"/>
          </w:tcPr>
          <w:p w14:paraId="58D84D96" w14:textId="200B3E7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79" w:author="Mike Black" w:date="2023-04-05T16:33:00Z">
              <w:r w:rsidR="00F26A15">
                <w:rPr>
                  <w:rFonts w:cstheme="minorHAnsi"/>
                  <w:color w:val="000000" w:themeColor="text1"/>
                  <w:sz w:val="24"/>
                </w:rPr>
                <w:t>58</w:t>
              </w:r>
            </w:ins>
            <w:del w:id="280" w:author="Mike Black" w:date="2023-04-05T16:33:00Z">
              <w:r w:rsidRPr="003E3089" w:rsidDel="00F26A15">
                <w:rPr>
                  <w:rFonts w:cstheme="minorHAnsi"/>
                  <w:color w:val="000000" w:themeColor="text1"/>
                  <w:sz w:val="24"/>
                </w:rPr>
                <w:delText>629</w:delText>
              </w:r>
            </w:del>
          </w:p>
        </w:tc>
        <w:tc>
          <w:tcPr>
            <w:tcW w:w="0" w:type="auto"/>
          </w:tcPr>
          <w:p w14:paraId="7D254DC7" w14:textId="1A89CA8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281" w:author="Mike Black" w:date="2023-04-05T16:33:00Z">
              <w:r w:rsidR="00F26A15">
                <w:rPr>
                  <w:rFonts w:cstheme="minorHAnsi"/>
                  <w:color w:val="000000" w:themeColor="text1"/>
                  <w:sz w:val="24"/>
                </w:rPr>
                <w:t>94</w:t>
              </w:r>
            </w:ins>
            <w:del w:id="282" w:author="Mike Black" w:date="2023-04-05T16:33:00Z">
              <w:r w:rsidRPr="003E3089" w:rsidDel="00F26A15">
                <w:rPr>
                  <w:rFonts w:cstheme="minorHAnsi"/>
                  <w:color w:val="000000" w:themeColor="text1"/>
                  <w:sz w:val="24"/>
                </w:rPr>
                <w:delText>822</w:delText>
              </w:r>
            </w:del>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0216F0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83" w:author="Mike Black" w:date="2023-04-05T16:33:00Z">
              <w:r w:rsidR="00F26A15">
                <w:rPr>
                  <w:rFonts w:cstheme="minorHAnsi"/>
                  <w:color w:val="000000" w:themeColor="text1"/>
                  <w:sz w:val="24"/>
                </w:rPr>
                <w:t>50</w:t>
              </w:r>
            </w:ins>
            <w:del w:id="284" w:author="Mike Black" w:date="2023-04-05T16:33:00Z">
              <w:r w:rsidRPr="003E3089" w:rsidDel="00F26A15">
                <w:rPr>
                  <w:rFonts w:cstheme="minorHAnsi"/>
                  <w:color w:val="000000" w:themeColor="text1"/>
                  <w:sz w:val="24"/>
                </w:rPr>
                <w:delText>499</w:delText>
              </w:r>
            </w:del>
          </w:p>
        </w:tc>
        <w:tc>
          <w:tcPr>
            <w:tcW w:w="0" w:type="auto"/>
          </w:tcPr>
          <w:p w14:paraId="7EF22678" w14:textId="0F1C378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ins w:id="285" w:author="Mike Black" w:date="2023-04-05T16:33:00Z">
              <w:r w:rsidR="00F26A15">
                <w:rPr>
                  <w:rFonts w:cstheme="minorHAnsi"/>
                  <w:color w:val="000000" w:themeColor="text1"/>
                  <w:sz w:val="24"/>
                </w:rPr>
                <w:t>7</w:t>
              </w:r>
            </w:ins>
            <w:del w:id="286" w:author="Mike Black" w:date="2023-04-05T16:33:00Z">
              <w:r w:rsidRPr="003E3089" w:rsidDel="00F26A15">
                <w:rPr>
                  <w:rFonts w:cstheme="minorHAnsi"/>
                  <w:color w:val="000000" w:themeColor="text1"/>
                  <w:sz w:val="24"/>
                </w:rPr>
                <w:delText>75</w:delText>
              </w:r>
            </w:del>
          </w:p>
        </w:tc>
        <w:tc>
          <w:tcPr>
            <w:tcW w:w="0" w:type="auto"/>
          </w:tcPr>
          <w:p w14:paraId="2ABACDFE" w14:textId="0E2555B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287" w:author="Mike Black" w:date="2023-04-05T16:33:00Z">
              <w:r w:rsidR="00F26A15">
                <w:rPr>
                  <w:rFonts w:cstheme="minorHAnsi"/>
                  <w:color w:val="000000" w:themeColor="text1"/>
                  <w:sz w:val="24"/>
                </w:rPr>
                <w:t>24</w:t>
              </w:r>
            </w:ins>
            <w:del w:id="288" w:author="Mike Black" w:date="2023-04-05T16:33:00Z">
              <w:r w:rsidRPr="003E3089" w:rsidDel="00F26A15">
                <w:rPr>
                  <w:rFonts w:cstheme="minorHAnsi"/>
                  <w:color w:val="000000" w:themeColor="text1"/>
                  <w:sz w:val="24"/>
                </w:rPr>
                <w:delText>44</w:delText>
              </w:r>
            </w:del>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E6E71A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289" w:author="Mike Black" w:date="2023-04-05T16:32:00Z">
              <w:r w:rsidR="00F26A15">
                <w:rPr>
                  <w:rFonts w:cstheme="minorHAnsi"/>
                  <w:color w:val="000000" w:themeColor="text1"/>
                  <w:sz w:val="24"/>
                </w:rPr>
                <w:t>2</w:t>
              </w:r>
            </w:ins>
            <w:del w:id="290" w:author="Mike Black" w:date="2023-04-05T16:32:00Z">
              <w:r w:rsidRPr="003E3089" w:rsidDel="00F26A15">
                <w:rPr>
                  <w:rFonts w:cstheme="minorHAnsi"/>
                  <w:color w:val="000000" w:themeColor="text1"/>
                  <w:sz w:val="24"/>
                </w:rPr>
                <w:delText>16</w:delText>
              </w:r>
            </w:del>
          </w:p>
        </w:tc>
        <w:tc>
          <w:tcPr>
            <w:tcW w:w="0" w:type="auto"/>
          </w:tcPr>
          <w:p w14:paraId="2639329E" w14:textId="7F3E3E6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291" w:author="Mike Black" w:date="2023-04-05T16:32:00Z">
              <w:r w:rsidR="00F26A15">
                <w:rPr>
                  <w:rFonts w:cstheme="minorHAnsi"/>
                  <w:color w:val="000000" w:themeColor="text1"/>
                  <w:sz w:val="24"/>
                </w:rPr>
                <w:t>2</w:t>
              </w:r>
            </w:ins>
            <w:del w:id="292" w:author="Mike Black" w:date="2023-04-05T16:32:00Z">
              <w:r w:rsidRPr="003E3089" w:rsidDel="00F26A15">
                <w:rPr>
                  <w:rFonts w:cstheme="minorHAnsi"/>
                  <w:color w:val="000000" w:themeColor="text1"/>
                  <w:sz w:val="24"/>
                </w:rPr>
                <w:delText>42</w:delText>
              </w:r>
            </w:del>
          </w:p>
        </w:tc>
        <w:tc>
          <w:tcPr>
            <w:tcW w:w="0" w:type="auto"/>
          </w:tcPr>
          <w:p w14:paraId="7B579330" w14:textId="4749B9D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93" w:author="Mike Black" w:date="2023-04-05T16:32:00Z">
              <w:r w:rsidR="00F26A15">
                <w:rPr>
                  <w:rFonts w:cstheme="minorHAnsi"/>
                  <w:color w:val="000000" w:themeColor="text1"/>
                  <w:sz w:val="24"/>
                </w:rPr>
                <w:t>3</w:t>
              </w:r>
            </w:ins>
            <w:del w:id="294" w:author="Mike Black" w:date="2023-04-05T16:32:00Z">
              <w:r w:rsidRPr="003E3089" w:rsidDel="00F26A15">
                <w:rPr>
                  <w:rFonts w:cstheme="minorHAnsi"/>
                  <w:color w:val="000000" w:themeColor="text1"/>
                  <w:sz w:val="24"/>
                </w:rPr>
                <w:delText>89</w:delText>
              </w:r>
            </w:del>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w:t>
            </w:r>
            <w:del w:id="295" w:author="Mike Black" w:date="2023-04-05T16:32:00Z">
              <w:r w:rsidRPr="003E3089" w:rsidDel="00F26A15">
                <w:rPr>
                  <w:rFonts w:cstheme="minorHAnsi"/>
                  <w:color w:val="000000" w:themeColor="text1"/>
                  <w:sz w:val="24"/>
                </w:rPr>
                <w:delText>3</w:delText>
              </w:r>
            </w:del>
          </w:p>
        </w:tc>
        <w:tc>
          <w:tcPr>
            <w:tcW w:w="0" w:type="auto"/>
          </w:tcPr>
          <w:p w14:paraId="6335C0A2" w14:textId="6C82BC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96" w:author="Mike Black" w:date="2023-04-05T16:32:00Z">
              <w:r w:rsidR="00F26A15">
                <w:rPr>
                  <w:rFonts w:cstheme="minorHAnsi"/>
                  <w:color w:val="000000" w:themeColor="text1"/>
                  <w:sz w:val="24"/>
                </w:rPr>
                <w:t>3</w:t>
              </w:r>
            </w:ins>
            <w:del w:id="297" w:author="Mike Black" w:date="2023-04-05T16:32:00Z">
              <w:r w:rsidRPr="003E3089" w:rsidDel="00F26A15">
                <w:rPr>
                  <w:rFonts w:cstheme="minorHAnsi"/>
                  <w:color w:val="000000" w:themeColor="text1"/>
                  <w:sz w:val="24"/>
                </w:rPr>
                <w:delText>80</w:delText>
              </w:r>
            </w:del>
          </w:p>
        </w:tc>
        <w:tc>
          <w:tcPr>
            <w:tcW w:w="0" w:type="auto"/>
          </w:tcPr>
          <w:p w14:paraId="202BEF28" w14:textId="05F62AE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298" w:author="Mike Black" w:date="2023-04-05T16:32:00Z">
              <w:r w:rsidR="00F26A15">
                <w:rPr>
                  <w:rFonts w:cstheme="minorHAnsi"/>
                  <w:color w:val="000000" w:themeColor="text1"/>
                  <w:sz w:val="24"/>
                </w:rPr>
                <w:t>57</w:t>
              </w:r>
            </w:ins>
            <w:del w:id="299" w:author="Mike Black" w:date="2023-04-05T16:32:00Z">
              <w:r w:rsidRPr="003E3089" w:rsidDel="00F26A15">
                <w:rPr>
                  <w:rFonts w:cstheme="minorHAnsi"/>
                  <w:color w:val="000000" w:themeColor="text1"/>
                  <w:sz w:val="24"/>
                </w:rPr>
                <w:delText>706</w:delText>
              </w:r>
            </w:del>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4AB974A"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00" w:author="Mike Black" w:date="2023-04-05T16:35:00Z">
              <w:r>
                <w:rPr>
                  <w:rFonts w:cstheme="minorHAnsi"/>
                  <w:color w:val="000000" w:themeColor="text1"/>
                  <w:sz w:val="24"/>
                </w:rPr>
                <w:t>1.00</w:t>
              </w:r>
            </w:ins>
            <w:del w:id="301" w:author="Mike Black" w:date="2023-04-05T16:35:00Z">
              <w:r w:rsidR="00362A53" w:rsidRPr="003E3089" w:rsidDel="00F26A15">
                <w:rPr>
                  <w:rFonts w:cstheme="minorHAnsi"/>
                  <w:color w:val="000000" w:themeColor="text1"/>
                  <w:sz w:val="24"/>
                </w:rPr>
                <w:delText>0.999</w:delText>
              </w:r>
            </w:del>
          </w:p>
        </w:tc>
        <w:tc>
          <w:tcPr>
            <w:tcW w:w="0" w:type="auto"/>
          </w:tcPr>
          <w:p w14:paraId="585A7264" w14:textId="26A8B7A4"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02" w:author="Mike Black" w:date="2023-04-05T16:35:00Z">
              <w:r>
                <w:rPr>
                  <w:rFonts w:cstheme="minorHAnsi"/>
                  <w:color w:val="000000" w:themeColor="text1"/>
                  <w:sz w:val="24"/>
                </w:rPr>
                <w:t>1.00</w:t>
              </w:r>
            </w:ins>
            <w:del w:id="303" w:author="Mike Black" w:date="2023-04-05T16:35:00Z">
              <w:r w:rsidR="00362A53" w:rsidRPr="003E3089" w:rsidDel="00F26A15">
                <w:rPr>
                  <w:rFonts w:cstheme="minorHAnsi"/>
                  <w:color w:val="000000" w:themeColor="text1"/>
                  <w:sz w:val="24"/>
                </w:rPr>
                <w:delText>0.999</w:delText>
              </w:r>
            </w:del>
          </w:p>
        </w:tc>
        <w:tc>
          <w:tcPr>
            <w:tcW w:w="0" w:type="auto"/>
          </w:tcPr>
          <w:p w14:paraId="20E35A52" w14:textId="615EA78F"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04" w:author="Mike Black" w:date="2023-04-05T16:35:00Z">
              <w:r>
                <w:rPr>
                  <w:rFonts w:cstheme="minorHAnsi"/>
                  <w:color w:val="000000" w:themeColor="text1"/>
                  <w:sz w:val="24"/>
                </w:rPr>
                <w:t>1.00</w:t>
              </w:r>
            </w:ins>
            <w:del w:id="305" w:author="Mike Black" w:date="2023-04-05T16:35:00Z">
              <w:r w:rsidR="00362A53" w:rsidRPr="003E3089" w:rsidDel="00F26A15">
                <w:rPr>
                  <w:rFonts w:cstheme="minorHAnsi"/>
                  <w:color w:val="000000" w:themeColor="text1"/>
                  <w:sz w:val="24"/>
                </w:rPr>
                <w:delText>0.998</w:delText>
              </w:r>
            </w:del>
          </w:p>
        </w:tc>
        <w:tc>
          <w:tcPr>
            <w:tcW w:w="0" w:type="auto"/>
          </w:tcPr>
          <w:p w14:paraId="4D0CB628" w14:textId="348A177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306" w:author="Mike Black" w:date="2023-04-05T16:35:00Z">
              <w:r w:rsidR="00F26A15">
                <w:rPr>
                  <w:rFonts w:cstheme="minorHAnsi"/>
                  <w:color w:val="000000" w:themeColor="text1"/>
                  <w:sz w:val="24"/>
                </w:rPr>
                <w:t>6</w:t>
              </w:r>
            </w:ins>
            <w:del w:id="307" w:author="Mike Black" w:date="2023-04-05T16:35:00Z">
              <w:r w:rsidRPr="003E3089" w:rsidDel="00F26A15">
                <w:rPr>
                  <w:rFonts w:cstheme="minorHAnsi"/>
                  <w:color w:val="000000" w:themeColor="text1"/>
                  <w:sz w:val="24"/>
                </w:rPr>
                <w:delText>87</w:delText>
              </w:r>
            </w:del>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08" w:author="Mike Black" w:date="2023-04-05T17:08:00Z">
              <w:r w:rsidRPr="003E3089" w:rsidDel="001C535A">
                <w:rPr>
                  <w:rFonts w:cstheme="minorHAnsi"/>
                  <w:color w:val="000000" w:themeColor="text1"/>
                  <w:sz w:val="24"/>
                </w:rPr>
                <w:delText>4</w:delText>
              </w:r>
            </w:del>
          </w:p>
        </w:tc>
        <w:tc>
          <w:tcPr>
            <w:tcW w:w="0" w:type="auto"/>
          </w:tcPr>
          <w:p w14:paraId="5A117C1C" w14:textId="0F161E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09" w:author="Mike Black" w:date="2023-04-05T17:08:00Z">
              <w:r w:rsidR="001C535A">
                <w:rPr>
                  <w:rFonts w:cstheme="minorHAnsi"/>
                  <w:color w:val="000000" w:themeColor="text1"/>
                  <w:sz w:val="24"/>
                </w:rPr>
                <w:t>3</w:t>
              </w:r>
            </w:ins>
            <w:del w:id="310" w:author="Mike Black" w:date="2023-04-05T17:08:00Z">
              <w:r w:rsidRPr="003E3089" w:rsidDel="001C535A">
                <w:rPr>
                  <w:rFonts w:cstheme="minorHAnsi"/>
                  <w:color w:val="000000" w:themeColor="text1"/>
                  <w:sz w:val="24"/>
                </w:rPr>
                <w:delText>19</w:delText>
              </w:r>
            </w:del>
          </w:p>
        </w:tc>
        <w:tc>
          <w:tcPr>
            <w:tcW w:w="0" w:type="auto"/>
          </w:tcPr>
          <w:p w14:paraId="6BD32E30" w14:textId="5451A28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11" w:author="Mike Black" w:date="2023-04-05T17:08:00Z">
              <w:r w:rsidR="001C535A">
                <w:rPr>
                  <w:rFonts w:cstheme="minorHAnsi"/>
                  <w:color w:val="000000" w:themeColor="text1"/>
                  <w:sz w:val="24"/>
                </w:rPr>
                <w:t>74</w:t>
              </w:r>
            </w:ins>
            <w:del w:id="312" w:author="Mike Black" w:date="2023-04-05T17:08:00Z">
              <w:r w:rsidRPr="003E3089" w:rsidDel="001C535A">
                <w:rPr>
                  <w:rFonts w:cstheme="minorHAnsi"/>
                  <w:color w:val="000000" w:themeColor="text1"/>
                  <w:sz w:val="24"/>
                </w:rPr>
                <w:delText>948</w:delText>
              </w:r>
            </w:del>
          </w:p>
        </w:tc>
        <w:tc>
          <w:tcPr>
            <w:tcW w:w="0" w:type="auto"/>
          </w:tcPr>
          <w:p w14:paraId="1F9FD67C" w14:textId="09CC2E4E"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13" w:author="Mike Black" w:date="2023-04-05T17:08:00Z">
              <w:r>
                <w:rPr>
                  <w:rFonts w:cstheme="minorHAnsi"/>
                  <w:color w:val="000000" w:themeColor="text1"/>
                  <w:sz w:val="24"/>
                </w:rPr>
                <w:t>25.97</w:t>
              </w:r>
            </w:ins>
            <w:del w:id="314" w:author="Mike Black" w:date="2023-04-05T17:08:00Z">
              <w:r w:rsidR="00362A53" w:rsidRPr="003E3089" w:rsidDel="001C535A">
                <w:rPr>
                  <w:rFonts w:cstheme="minorHAnsi"/>
                  <w:color w:val="000000" w:themeColor="text1"/>
                  <w:sz w:val="24"/>
                </w:rPr>
                <w:delText>13.687</w:delText>
              </w:r>
            </w:del>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15" w:author="Mike Black" w:date="2023-04-05T17:08:00Z">
              <w:r w:rsidRPr="003E3089" w:rsidDel="001C535A">
                <w:rPr>
                  <w:rFonts w:cstheme="minorHAnsi"/>
                  <w:color w:val="000000" w:themeColor="text1"/>
                  <w:sz w:val="24"/>
                </w:rPr>
                <w:delText>2</w:delText>
              </w:r>
            </w:del>
          </w:p>
        </w:tc>
        <w:tc>
          <w:tcPr>
            <w:tcW w:w="0" w:type="auto"/>
          </w:tcPr>
          <w:p w14:paraId="71C1ACFE" w14:textId="548A2A7E"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16" w:author="Mike Black" w:date="2023-04-05T17:08:00Z">
              <w:r>
                <w:rPr>
                  <w:rFonts w:cstheme="minorHAnsi"/>
                  <w:color w:val="000000" w:themeColor="text1"/>
                  <w:sz w:val="24"/>
                </w:rPr>
                <w:t>0.91</w:t>
              </w:r>
            </w:ins>
            <w:del w:id="317" w:author="Mike Black" w:date="2023-04-05T17:08:00Z">
              <w:r w:rsidR="00362A53" w:rsidRPr="003E3089" w:rsidDel="001C535A">
                <w:rPr>
                  <w:rFonts w:cstheme="minorHAnsi"/>
                  <w:color w:val="000000" w:themeColor="text1"/>
                  <w:sz w:val="24"/>
                </w:rPr>
                <w:delText>1.004</w:delText>
              </w:r>
            </w:del>
          </w:p>
        </w:tc>
        <w:tc>
          <w:tcPr>
            <w:tcW w:w="0" w:type="auto"/>
          </w:tcPr>
          <w:p w14:paraId="2E1689B4" w14:textId="6D0DBE5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18" w:author="Mike Black" w:date="2023-04-05T17:08:00Z">
              <w:r w:rsidR="001C535A">
                <w:rPr>
                  <w:rFonts w:cstheme="minorHAnsi"/>
                  <w:color w:val="000000" w:themeColor="text1"/>
                  <w:sz w:val="24"/>
                </w:rPr>
                <w:t>73</w:t>
              </w:r>
            </w:ins>
            <w:del w:id="319" w:author="Mike Black" w:date="2023-04-05T17:08:00Z">
              <w:r w:rsidRPr="003E3089" w:rsidDel="001C535A">
                <w:rPr>
                  <w:rFonts w:cstheme="minorHAnsi"/>
                  <w:color w:val="000000" w:themeColor="text1"/>
                  <w:sz w:val="24"/>
                </w:rPr>
                <w:delText>938</w:delText>
              </w:r>
            </w:del>
          </w:p>
        </w:tc>
        <w:tc>
          <w:tcPr>
            <w:tcW w:w="0" w:type="auto"/>
          </w:tcPr>
          <w:p w14:paraId="31AD9AEE" w14:textId="426F7248"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20" w:author="Mike Black" w:date="2023-04-05T17:08:00Z">
              <w:r>
                <w:rPr>
                  <w:rFonts w:cstheme="minorHAnsi"/>
                  <w:color w:val="000000" w:themeColor="text1"/>
                  <w:sz w:val="24"/>
                </w:rPr>
                <w:t>25.27</w:t>
              </w:r>
            </w:ins>
            <w:del w:id="321" w:author="Mike Black" w:date="2023-04-05T17:08:00Z">
              <w:r w:rsidR="00362A53" w:rsidRPr="003E3089" w:rsidDel="001C535A">
                <w:rPr>
                  <w:rFonts w:cstheme="minorHAnsi"/>
                  <w:color w:val="000000" w:themeColor="text1"/>
                  <w:sz w:val="24"/>
                </w:rPr>
                <w:delText>13.499</w:delText>
              </w:r>
            </w:del>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1F67FDAA"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22" w:author="Mike Black" w:date="2023-04-05T17:07:00Z">
              <w:r>
                <w:rPr>
                  <w:rFonts w:cstheme="minorHAnsi"/>
                  <w:color w:val="000000" w:themeColor="text1"/>
                  <w:sz w:val="24"/>
                </w:rPr>
                <w:t>1.00</w:t>
              </w:r>
            </w:ins>
            <w:del w:id="323" w:author="Mike Black" w:date="2023-04-05T17:07:00Z">
              <w:r w:rsidR="00362A53" w:rsidRPr="003E3089" w:rsidDel="001C535A">
                <w:rPr>
                  <w:rFonts w:cstheme="minorHAnsi"/>
                  <w:color w:val="000000" w:themeColor="text1"/>
                  <w:sz w:val="24"/>
                </w:rPr>
                <w:delText>0.998</w:delText>
              </w:r>
            </w:del>
          </w:p>
        </w:tc>
        <w:tc>
          <w:tcPr>
            <w:tcW w:w="0" w:type="auto"/>
          </w:tcPr>
          <w:p w14:paraId="669F0A25" w14:textId="2257705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24" w:author="Mike Black" w:date="2023-04-05T17:07:00Z">
              <w:r w:rsidR="001C535A">
                <w:rPr>
                  <w:rFonts w:cstheme="minorHAnsi"/>
                  <w:color w:val="000000" w:themeColor="text1"/>
                  <w:sz w:val="24"/>
                </w:rPr>
                <w:t>1</w:t>
              </w:r>
            </w:ins>
            <w:del w:id="325" w:author="Mike Black" w:date="2023-04-05T17:07:00Z">
              <w:r w:rsidRPr="003E3089" w:rsidDel="001C535A">
                <w:rPr>
                  <w:rFonts w:cstheme="minorHAnsi"/>
                  <w:color w:val="000000" w:themeColor="text1"/>
                  <w:sz w:val="24"/>
                </w:rPr>
                <w:delText>04</w:delText>
              </w:r>
            </w:del>
          </w:p>
        </w:tc>
        <w:tc>
          <w:tcPr>
            <w:tcW w:w="0" w:type="auto"/>
          </w:tcPr>
          <w:p w14:paraId="7E552BC4" w14:textId="4B7C77A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26" w:author="Mike Black" w:date="2023-04-05T17:07:00Z">
              <w:r w:rsidR="001C535A">
                <w:rPr>
                  <w:rFonts w:cstheme="minorHAnsi"/>
                  <w:color w:val="000000" w:themeColor="text1"/>
                  <w:sz w:val="24"/>
                </w:rPr>
                <w:t>0</w:t>
              </w:r>
            </w:ins>
            <w:del w:id="327" w:author="Mike Black" w:date="2023-04-05T17:07:00Z">
              <w:r w:rsidRPr="003E3089" w:rsidDel="001C535A">
                <w:rPr>
                  <w:rFonts w:cstheme="minorHAnsi"/>
                  <w:color w:val="000000" w:themeColor="text1"/>
                  <w:sz w:val="24"/>
                </w:rPr>
                <w:delText>04</w:delText>
              </w:r>
            </w:del>
          </w:p>
        </w:tc>
        <w:tc>
          <w:tcPr>
            <w:tcW w:w="0" w:type="auto"/>
          </w:tcPr>
          <w:p w14:paraId="247D07D9" w14:textId="043D2B3C"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28" w:author="Mike Black" w:date="2023-04-05T17:07:00Z">
              <w:r>
                <w:rPr>
                  <w:rFonts w:cstheme="minorHAnsi"/>
                  <w:color w:val="000000" w:themeColor="text1"/>
                  <w:sz w:val="24"/>
                </w:rPr>
                <w:t>0.98</w:t>
              </w:r>
            </w:ins>
            <w:del w:id="329" w:author="Mike Black" w:date="2023-04-05T17:07:00Z">
              <w:r w:rsidR="00362A53" w:rsidRPr="003E3089" w:rsidDel="001C535A">
                <w:rPr>
                  <w:rFonts w:cstheme="minorHAnsi"/>
                  <w:color w:val="000000" w:themeColor="text1"/>
                  <w:sz w:val="24"/>
                </w:rPr>
                <w:delText>1.013</w:delText>
              </w:r>
            </w:del>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w:t>
            </w:r>
            <w:del w:id="330" w:author="Mike Black" w:date="2023-04-05T17:07:00Z">
              <w:r w:rsidRPr="003E3089" w:rsidDel="001C535A">
                <w:rPr>
                  <w:rFonts w:cstheme="minorHAnsi"/>
                  <w:color w:val="000000" w:themeColor="text1"/>
                  <w:sz w:val="24"/>
                </w:rPr>
                <w:delText>5</w:delText>
              </w:r>
            </w:del>
          </w:p>
        </w:tc>
        <w:tc>
          <w:tcPr>
            <w:tcW w:w="0" w:type="auto"/>
          </w:tcPr>
          <w:p w14:paraId="6B8DA0DD" w14:textId="0E5A84FC"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31" w:author="Mike Black" w:date="2023-04-05T17:07:00Z">
              <w:r>
                <w:rPr>
                  <w:rFonts w:cstheme="minorHAnsi"/>
                  <w:color w:val="000000" w:themeColor="text1"/>
                  <w:sz w:val="24"/>
                </w:rPr>
                <w:t>-0.02</w:t>
              </w:r>
            </w:ins>
            <w:del w:id="332" w:author="Mike Black" w:date="2023-04-05T17:07:00Z">
              <w:r w:rsidR="00362A53" w:rsidRPr="003E3089" w:rsidDel="001C535A">
                <w:rPr>
                  <w:rFonts w:cstheme="minorHAnsi"/>
                  <w:color w:val="000000" w:themeColor="text1"/>
                  <w:sz w:val="24"/>
                </w:rPr>
                <w:delText>0.009</w:delText>
              </w:r>
            </w:del>
          </w:p>
        </w:tc>
        <w:tc>
          <w:tcPr>
            <w:tcW w:w="0" w:type="auto"/>
          </w:tcPr>
          <w:p w14:paraId="336136C5" w14:textId="5D1610E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333" w:author="Mike Black" w:date="2023-04-05T17:07:00Z">
              <w:r w:rsidR="001C535A">
                <w:rPr>
                  <w:rFonts w:cstheme="minorHAnsi"/>
                  <w:color w:val="000000" w:themeColor="text1"/>
                  <w:sz w:val="24"/>
                </w:rPr>
                <w:t>10</w:t>
              </w:r>
            </w:ins>
            <w:del w:id="334" w:author="Mike Black" w:date="2023-04-05T17:07:00Z">
              <w:r w:rsidRPr="003E3089" w:rsidDel="001C535A">
                <w:rPr>
                  <w:rFonts w:cstheme="minorHAnsi"/>
                  <w:color w:val="000000" w:themeColor="text1"/>
                  <w:sz w:val="24"/>
                </w:rPr>
                <w:delText>228</w:delText>
              </w:r>
            </w:del>
          </w:p>
        </w:tc>
        <w:tc>
          <w:tcPr>
            <w:tcW w:w="0" w:type="auto"/>
          </w:tcPr>
          <w:p w14:paraId="337F0067" w14:textId="445CD4F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ins w:id="335" w:author="Mike Black" w:date="2023-04-05T17:07:00Z">
              <w:r w:rsidR="001C535A">
                <w:rPr>
                  <w:rFonts w:cstheme="minorHAnsi"/>
                  <w:color w:val="000000" w:themeColor="text1"/>
                  <w:sz w:val="24"/>
                </w:rPr>
                <w:t>1.76</w:t>
              </w:r>
            </w:ins>
            <w:del w:id="336" w:author="Mike Black" w:date="2023-04-05T17:07:00Z">
              <w:r w:rsidRPr="003E3089" w:rsidDel="001C535A">
                <w:rPr>
                  <w:rFonts w:cstheme="minorHAnsi"/>
                  <w:color w:val="000000" w:themeColor="text1"/>
                  <w:sz w:val="24"/>
                </w:rPr>
                <w:delText>0.396</w:delText>
              </w:r>
            </w:del>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12E4C861"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37" w:author="Mike Black" w:date="2023-04-05T17:09:00Z">
              <w:r>
                <w:rPr>
                  <w:rFonts w:cstheme="minorHAnsi"/>
                  <w:color w:val="000000" w:themeColor="text1"/>
                  <w:sz w:val="24"/>
                </w:rPr>
                <w:t>20</w:t>
              </w:r>
            </w:ins>
            <w:del w:id="338"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40AF628B" w14:textId="54698A5D"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39" w:author="Mike Black" w:date="2023-04-05T17:09:00Z">
              <w:r>
                <w:rPr>
                  <w:rFonts w:cstheme="minorHAnsi"/>
                  <w:color w:val="000000" w:themeColor="text1"/>
                  <w:sz w:val="24"/>
                </w:rPr>
                <w:t>22</w:t>
              </w:r>
            </w:ins>
            <w:del w:id="340"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23644DBB" w14:textId="1E48DA57"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41" w:author="Mike Black" w:date="2023-04-05T17:11:00Z">
              <w:r>
                <w:rPr>
                  <w:rFonts w:cstheme="minorHAnsi"/>
                  <w:color w:val="000000" w:themeColor="text1"/>
                  <w:sz w:val="24"/>
                </w:rPr>
                <w:t>91</w:t>
              </w:r>
            </w:ins>
            <w:ins w:id="342" w:author="Mike Black" w:date="2023-04-05T17:09:00Z">
              <w:r w:rsidR="002D3AF0">
                <w:rPr>
                  <w:rFonts w:cstheme="minorHAnsi"/>
                  <w:color w:val="000000" w:themeColor="text1"/>
                  <w:sz w:val="24"/>
                </w:rPr>
                <w:t xml:space="preserve"> </w:t>
              </w:r>
            </w:ins>
            <w:del w:id="343" w:author="Mike Black" w:date="2023-04-05T17:09:00Z">
              <w:r w:rsidR="00220D42" w:rsidDel="002D3AF0">
                <w:rPr>
                  <w:rFonts w:cstheme="minorHAnsi"/>
                  <w:color w:val="000000" w:themeColor="text1"/>
                  <w:sz w:val="24"/>
                </w:rPr>
                <w:delText>0</w:delText>
              </w:r>
              <w:r w:rsidR="00362A53" w:rsidRPr="003E3089" w:rsidDel="002D3AF0">
                <w:rPr>
                  <w:rFonts w:cstheme="minorHAnsi"/>
                  <w:color w:val="000000" w:themeColor="text1"/>
                  <w:sz w:val="24"/>
                </w:rPr>
                <w:delText xml:space="preserve"> </w:delText>
              </w:r>
            </w:del>
            <w:r w:rsidR="00362A53" w:rsidRPr="003E3089">
              <w:rPr>
                <w:rFonts w:cstheme="minorHAnsi"/>
                <w:color w:val="000000" w:themeColor="text1"/>
                <w:sz w:val="24"/>
              </w:rPr>
              <w:t>/ 216</w:t>
            </w:r>
          </w:p>
        </w:tc>
        <w:tc>
          <w:tcPr>
            <w:tcW w:w="0" w:type="auto"/>
          </w:tcPr>
          <w:p w14:paraId="5A06D39A" w14:textId="21C68BC1"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44" w:author="Mike Black" w:date="2023-04-05T17:11:00Z">
              <w:r>
                <w:rPr>
                  <w:rFonts w:cstheme="minorHAnsi"/>
                  <w:color w:val="000000" w:themeColor="text1"/>
                  <w:sz w:val="24"/>
                </w:rPr>
                <w:t>0</w:t>
              </w:r>
            </w:ins>
            <w:del w:id="345" w:author="Mike Black" w:date="2023-04-05T17:11:00Z">
              <w:r w:rsidR="00362A53" w:rsidRPr="003E3089" w:rsidDel="00E05D67">
                <w:rPr>
                  <w:rFonts w:cstheme="minorHAnsi"/>
                  <w:color w:val="000000" w:themeColor="text1"/>
                  <w:sz w:val="24"/>
                </w:rPr>
                <w:delText>9</w:delText>
              </w:r>
              <w:r w:rsidR="00220D42" w:rsidDel="00E05D67">
                <w:rPr>
                  <w:rFonts w:cstheme="minorHAnsi"/>
                  <w:color w:val="000000" w:themeColor="text1"/>
                  <w:sz w:val="24"/>
                </w:rPr>
                <w:delText>1</w:delText>
              </w:r>
            </w:del>
            <w:r w:rsidR="00362A53"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2253C57E"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46" w:author="Mike Black" w:date="2023-04-05T17:11:00Z">
              <w:r>
                <w:rPr>
                  <w:rFonts w:cstheme="minorHAnsi"/>
                  <w:color w:val="000000" w:themeColor="text1"/>
                  <w:sz w:val="24"/>
                </w:rPr>
                <w:t xml:space="preserve">2 </w:t>
              </w:r>
            </w:ins>
            <w:del w:id="347" w:author="Mike Black" w:date="2023-04-05T17:11:00Z">
              <w:r w:rsidR="00220D42" w:rsidDel="00E05D67">
                <w:rPr>
                  <w:rFonts w:cstheme="minorHAnsi"/>
                  <w:color w:val="000000" w:themeColor="text1"/>
                  <w:sz w:val="24"/>
                </w:rPr>
                <w:delText>0</w:delText>
              </w:r>
            </w:del>
            <w:r w:rsidR="00362A53" w:rsidRPr="003E3089">
              <w:rPr>
                <w:rFonts w:cstheme="minorHAnsi"/>
                <w:color w:val="000000" w:themeColor="text1"/>
                <w:sz w:val="24"/>
              </w:rPr>
              <w:t>/ 72</w:t>
            </w:r>
          </w:p>
        </w:tc>
        <w:tc>
          <w:tcPr>
            <w:tcW w:w="0" w:type="auto"/>
          </w:tcPr>
          <w:p w14:paraId="3C310058" w14:textId="1816300A"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48" w:author="Mike Black" w:date="2023-04-05T17:11:00Z">
              <w:r>
                <w:rPr>
                  <w:rFonts w:cstheme="minorHAnsi"/>
                  <w:color w:val="000000" w:themeColor="text1"/>
                  <w:sz w:val="24"/>
                </w:rPr>
                <w:t>0</w:t>
              </w:r>
            </w:ins>
            <w:del w:id="349" w:author="Mike Black" w:date="2023-04-05T17:11:00Z">
              <w:r w:rsidR="00220D42" w:rsidDel="00E05D67">
                <w:rPr>
                  <w:rFonts w:cstheme="minorHAnsi"/>
                  <w:color w:val="000000" w:themeColor="text1"/>
                  <w:sz w:val="24"/>
                </w:rPr>
                <w:delText>2</w:delText>
              </w:r>
            </w:del>
            <w:r w:rsidR="00362A53" w:rsidRPr="003E3089">
              <w:rPr>
                <w:rFonts w:cstheme="minorHAnsi"/>
                <w:color w:val="000000" w:themeColor="text1"/>
                <w:sz w:val="24"/>
              </w:rPr>
              <w:t xml:space="preserve"> / 72</w:t>
            </w:r>
          </w:p>
        </w:tc>
      </w:tr>
    </w:tbl>
    <w:p w14:paraId="3B3FBF8D" w14:textId="7324A079" w:rsidR="00362A53" w:rsidRDefault="00362A53" w:rsidP="00560284">
      <w:pPr>
        <w:spacing w:line="480" w:lineRule="auto"/>
        <w:jc w:val="center"/>
        <w:rPr>
          <w:rFonts w:cstheme="minorHAnsi"/>
        </w:rPr>
      </w:pPr>
      <w:r>
        <w:rPr>
          <w:rFonts w:cstheme="minorHAnsi"/>
        </w:rPr>
        <w:t xml:space="preserve">Table </w:t>
      </w:r>
      <w:ins w:id="350" w:author="Mike Black" w:date="2023-04-05T17:15:00Z">
        <w:r w:rsidR="00916C81">
          <w:rPr>
            <w:rFonts w:cstheme="minorHAnsi"/>
          </w:rPr>
          <w:t>6</w:t>
        </w:r>
      </w:ins>
      <w:del w:id="351" w:author="Mike Black" w:date="2023-04-05T17:15:00Z">
        <w:r w:rsidDel="00916C81">
          <w:rPr>
            <w:rFonts w:cstheme="minorHAnsi"/>
          </w:rPr>
          <w:delText>5</w:delText>
        </w:r>
      </w:del>
      <w:r>
        <w:rPr>
          <w:rFonts w:cstheme="minorHAnsi"/>
        </w:rPr>
        <w:t>.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Praagh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Agatston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57F2A25F"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RMSE, and RMSD values were calculated for Agatston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Agatston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ins w:id="352" w:author="Mike Black" w:date="2023-04-05T17:16:00Z">
        <w:r w:rsidR="00916C81">
          <w:rPr>
            <w:rFonts w:cstheme="minorHAnsi"/>
          </w:rPr>
          <w:t>7</w:t>
        </w:r>
      </w:ins>
      <w:del w:id="353" w:author="Mike Black" w:date="2023-04-05T17:16:00Z">
        <w:r w:rsidR="003C6482" w:rsidDel="00916C81">
          <w:rPr>
            <w:rFonts w:cstheme="minorHAnsi"/>
          </w:rPr>
          <w:delText>6</w:delText>
        </w:r>
      </w:del>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30AF7475" w:rsidR="00F26A81" w:rsidRPr="003E3089" w:rsidRDefault="005F17CA" w:rsidP="003E3089">
      <w:pPr>
        <w:spacing w:line="480" w:lineRule="auto"/>
        <w:jc w:val="center"/>
        <w:rPr>
          <w:rFonts w:cstheme="minorHAnsi"/>
        </w:rPr>
      </w:pPr>
      <w:ins w:id="354" w:author="Mike Black" w:date="2023-04-05T17:34:00Z">
        <w:r>
          <w:rPr>
            <w:rFonts w:cstheme="minorHAnsi"/>
            <w:noProof/>
          </w:rPr>
          <w:lastRenderedPageBreak/>
          <w:drawing>
            <wp:inline distT="0" distB="0" distL="0" distR="0" wp14:anchorId="56138358" wp14:editId="50FF18D0">
              <wp:extent cx="5423647" cy="40677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9269" cy="4079452"/>
                      </a:xfrm>
                      <a:prstGeom prst="rect">
                        <a:avLst/>
                      </a:prstGeom>
                    </pic:spPr>
                  </pic:pic>
                </a:graphicData>
              </a:graphic>
            </wp:inline>
          </w:drawing>
        </w:r>
      </w:ins>
      <w:del w:id="355" w:author="Mike Black" w:date="2023-04-05T17:34:00Z">
        <w:r w:rsidR="00F26A81" w:rsidRPr="003E3089" w:rsidDel="005F17CA">
          <w:rPr>
            <w:rFonts w:cstheme="minorHAnsi"/>
            <w:noProof/>
          </w:rPr>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9"/>
                      <a:stretch>
                        <a:fillRect/>
                      </a:stretch>
                    </pic:blipFill>
                    <pic:spPr>
                      <a:xfrm>
                        <a:off x="0" y="0"/>
                        <a:ext cx="5080000" cy="3810000"/>
                      </a:xfrm>
                      <a:prstGeom prst="rect">
                        <a:avLst/>
                      </a:prstGeom>
                    </pic:spPr>
                  </pic:pic>
                </a:graphicData>
              </a:graphic>
            </wp:inline>
          </w:drawing>
        </w:r>
      </w:del>
    </w:p>
    <w:p w14:paraId="351DD9F5" w14:textId="3CE7C668"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shows the results of the volume fraction method. (C) shows the results of Agatston mass scoring. The best fit line, along with the root mean squared error</w:t>
      </w:r>
      <w:r w:rsidR="00555B26">
        <w:rPr>
          <w:rFonts w:cstheme="minorHAnsi"/>
        </w:rPr>
        <w:t xml:space="preserve"> </w:t>
      </w:r>
      <w:r w:rsidR="00D45084">
        <w:rPr>
          <w:rFonts w:cstheme="minorHAnsi"/>
        </w:rPr>
        <w:t>(RMSE)</w:t>
      </w:r>
      <w:r w:rsidR="00D45084" w:rsidRPr="00F26A81">
        <w:rPr>
          <w:rFonts w:cstheme="minorHAnsi"/>
        </w:rPr>
        <w:t xml:space="preserve"> </w:t>
      </w:r>
      <w:r w:rsidRPr="00F26A81">
        <w:rPr>
          <w:rFonts w:cstheme="minorHAnsi"/>
        </w:rPr>
        <w:t xml:space="preserve"> and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ins w:id="356" w:author="Mike Black" w:date="2023-04-03T10:52:00Z">
        <w:r w:rsidR="007A4124" w:rsidRPr="007A4124">
          <w:rPr>
            <w:rFonts w:cstheme="minorHAnsi"/>
          </w:rPr>
          <w:t xml:space="preserve"> </w:t>
        </w:r>
        <w:r w:rsidR="007A4124">
          <w:rPr>
            <w:rFonts w:cstheme="minorHAnsi"/>
          </w:rPr>
          <w:t>The small, medium, and large inserts label corresponds to the diameter of the insert (1, 3, and 5 mm, respectively).</w:t>
        </w:r>
      </w:ins>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Agatston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The RMSE and RMSD values for integrated calcium mass were 2.838 mg and 1.906 mg, respectively (Fig. 8A). The RMSE and RMSD values for volume fraction calcium mass were 3.203 mg and 1.777 mg, respectively (Fig. 8B). The RMSE and RMSD values for Agatston scoring were 2.144 mg and 1.792 mg, respectively (Fig. 8C).</w:t>
      </w:r>
    </w:p>
    <w:p w14:paraId="64436146" w14:textId="77777777" w:rsidR="00F26A81" w:rsidRPr="00F26A81" w:rsidRDefault="00F26A81" w:rsidP="003E3089">
      <w:pPr>
        <w:spacing w:line="480" w:lineRule="auto"/>
        <w:rPr>
          <w:rFonts w:cstheme="minorHAnsi"/>
        </w:rPr>
      </w:pPr>
    </w:p>
    <w:p w14:paraId="176AFDDA" w14:textId="36910FBE" w:rsidR="00F26A81" w:rsidRPr="00F26A81" w:rsidRDefault="00F26A81" w:rsidP="003E3089">
      <w:pPr>
        <w:spacing w:line="480" w:lineRule="auto"/>
        <w:rPr>
          <w:rFonts w:cstheme="minorHAnsi"/>
        </w:rPr>
      </w:pPr>
      <w:r w:rsidRPr="00F26A81">
        <w:rPr>
          <w:rFonts w:cstheme="minorHAnsi"/>
        </w:rPr>
        <w:t>The up to 50% underestimation for the Agatston scoring masses (Fig. 7C) means the calculated masses are, on average, smaller than the calculated masses from the integrated and volume fraction calcium mass techniques. Since RMS values are sensitive to the magnitude of the inputs, the smaller RMSE and RMSD values for Agatston scoring, relative to integrated calcium mass and volume fraction calcium mass techniques, are explained by the underestimated mass calculations of the Agatston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ins w:id="357" w:author="Mike Black" w:date="2023-04-05T17:16:00Z">
        <w:r w:rsidR="00916C81">
          <w:rPr>
            <w:rFonts w:cstheme="minorHAnsi"/>
          </w:rPr>
          <w:t>7</w:t>
        </w:r>
      </w:ins>
      <w:del w:id="358" w:author="Mike Black" w:date="2023-04-05T17:16:00Z">
        <w:r w:rsidR="003C6482" w:rsidDel="00916C81">
          <w:rPr>
            <w:rFonts w:cstheme="minorHAnsi"/>
          </w:rPr>
          <w:delText>6</w:delText>
        </w:r>
      </w:del>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0DCF3107" w:rsidR="00F26A81" w:rsidRPr="003E3089" w:rsidRDefault="005F17CA" w:rsidP="003E3089">
      <w:pPr>
        <w:spacing w:line="480" w:lineRule="auto"/>
        <w:jc w:val="center"/>
        <w:rPr>
          <w:rFonts w:cstheme="minorHAnsi"/>
        </w:rPr>
      </w:pPr>
      <w:ins w:id="359" w:author="Mike Black" w:date="2023-04-05T17:36:00Z">
        <w:r>
          <w:rPr>
            <w:rFonts w:cstheme="minorHAnsi"/>
            <w:noProof/>
          </w:rPr>
          <w:lastRenderedPageBreak/>
          <w:drawing>
            <wp:inline distT="0" distB="0" distL="0" distR="0" wp14:anchorId="60989EED" wp14:editId="331D8AE3">
              <wp:extent cx="5262282" cy="3946712"/>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0229" cy="3952672"/>
                      </a:xfrm>
                      <a:prstGeom prst="rect">
                        <a:avLst/>
                      </a:prstGeom>
                    </pic:spPr>
                  </pic:pic>
                </a:graphicData>
              </a:graphic>
            </wp:inline>
          </w:drawing>
        </w:r>
      </w:ins>
      <w:del w:id="360" w:author="Mike Black" w:date="2023-04-05T17:36:00Z">
        <w:r w:rsidR="00F26A81" w:rsidRPr="003E3089" w:rsidDel="005F17CA">
          <w:rPr>
            <w:rFonts w:cstheme="minorHAnsi"/>
            <w:noProof/>
          </w:rPr>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1"/>
                      <a:stretch>
                        <a:fillRect/>
                      </a:stretch>
                    </pic:blipFill>
                    <pic:spPr>
                      <a:xfrm>
                        <a:off x="0" y="0"/>
                        <a:ext cx="5080000" cy="3810000"/>
                      </a:xfrm>
                      <a:prstGeom prst="rect">
                        <a:avLst/>
                      </a:prstGeom>
                    </pic:spPr>
                  </pic:pic>
                </a:graphicData>
              </a:graphic>
            </wp:inline>
          </w:drawing>
        </w:r>
      </w:del>
    </w:p>
    <w:p w14:paraId="77376839" w14:textId="6C70CD4E" w:rsidR="00D5029D" w:rsidRPr="003E3089" w:rsidRDefault="00F26A81" w:rsidP="00560284">
      <w:pPr>
        <w:spacing w:line="480" w:lineRule="auto"/>
        <w:jc w:val="center"/>
        <w:rPr>
          <w:rFonts w:cstheme="minorHAnsi"/>
          <w:sz w:val="24"/>
        </w:rPr>
      </w:pPr>
      <w:r w:rsidRPr="00F26A81">
        <w:rPr>
          <w:rFonts w:cstheme="minorHAnsi"/>
        </w:rPr>
        <w:t>Fig. 8 Shows reproducibility measurements on the physical phantom scans at a tube voltage of 120 kV. Measurements from two scans were plotted against a second set of measurements from two different scans. Integrated mass (A), Volume fraction (B), Agatston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ins w:id="361" w:author="Mike Black" w:date="2023-04-03T10:53:00Z">
        <w:r w:rsidR="00EB215C">
          <w:rPr>
            <w:rFonts w:cstheme="minorHAnsi"/>
          </w:rPr>
          <w:t xml:space="preserve"> The small, medium, and large inserts label corresponds to the diameter of the insert (1, 3, and 5 mm, respectively)</w:t>
        </w:r>
      </w:ins>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60284">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0"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t>Result</w:t>
            </w:r>
            <w:r w:rsidR="00CE1C27" w:rsidRPr="00560284">
              <w:rPr>
                <w:rFonts w:cstheme="minorHAnsi"/>
                <w:b/>
                <w:bCs/>
                <w:color w:val="000000" w:themeColor="text1"/>
                <w:sz w:val="24"/>
              </w:rPr>
              <w:t>s</w:t>
            </w:r>
          </w:p>
        </w:tc>
        <w:tc>
          <w:tcPr>
            <w:tcW w:w="0"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r>
      <w:tr w:rsidR="00C05785" w:rsidRPr="003E3089" w14:paraId="62F14BCF"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0"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4826143C" w14:textId="72DD0498" w:rsidR="00326676" w:rsidRPr="003E3089" w:rsidRDefault="00326676" w:rsidP="00326676">
            <w:pPr>
              <w:jc w:val="center"/>
              <w:rPr>
                <w:rFonts w:cstheme="minorHAnsi"/>
                <w:color w:val="000000" w:themeColor="text1"/>
                <w:sz w:val="24"/>
              </w:rPr>
            </w:pPr>
          </w:p>
        </w:tc>
        <w:tc>
          <w:tcPr>
            <w:tcW w:w="0"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9BA0F5C" w14:textId="77777777" w:rsidR="00326676" w:rsidRPr="003E3089" w:rsidRDefault="00326676" w:rsidP="00326676">
            <w:pPr>
              <w:jc w:val="center"/>
              <w:rPr>
                <w:rFonts w:cstheme="minorHAnsi"/>
                <w:color w:val="000000" w:themeColor="text1"/>
                <w:sz w:val="24"/>
              </w:rPr>
            </w:pPr>
          </w:p>
        </w:tc>
        <w:tc>
          <w:tcPr>
            <w:tcW w:w="0"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8DBDF71" w14:textId="25F0AA08" w:rsidR="00326676" w:rsidRPr="003E3089" w:rsidRDefault="00326676" w:rsidP="00326676">
            <w:pPr>
              <w:jc w:val="center"/>
              <w:rPr>
                <w:rFonts w:cstheme="minorHAnsi"/>
                <w:color w:val="000000" w:themeColor="text1"/>
                <w:sz w:val="24"/>
              </w:rPr>
            </w:pPr>
          </w:p>
        </w:tc>
        <w:tc>
          <w:tcPr>
            <w:tcW w:w="0"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10990E0B" w14:textId="1E83DB5F" w:rsidR="00326676" w:rsidRPr="003E3089" w:rsidRDefault="00326676" w:rsidP="00326676">
            <w:pPr>
              <w:jc w:val="center"/>
              <w:rPr>
                <w:rFonts w:cstheme="minorHAnsi"/>
                <w:color w:val="000000" w:themeColor="text1"/>
                <w:sz w:val="24"/>
              </w:rPr>
            </w:pPr>
          </w:p>
        </w:tc>
        <w:tc>
          <w:tcPr>
            <w:tcW w:w="0"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tcPr>
          <w:p w14:paraId="1AD2F9A4" w14:textId="07C96F1E"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2ABFC173" w14:textId="41053B3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00BD89E5"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5AA1D21E" w:rsidR="00326676" w:rsidRDefault="00326676" w:rsidP="00560284">
      <w:pPr>
        <w:spacing w:line="480" w:lineRule="auto"/>
        <w:jc w:val="center"/>
        <w:rPr>
          <w:rFonts w:cstheme="minorHAnsi"/>
        </w:rPr>
      </w:pPr>
      <w:r>
        <w:rPr>
          <w:rFonts w:cstheme="minorHAnsi"/>
        </w:rPr>
        <w:t xml:space="preserve">Table </w:t>
      </w:r>
      <w:ins w:id="362" w:author="Mike Black" w:date="2023-04-05T17:15:00Z">
        <w:r w:rsidR="00916C81">
          <w:rPr>
            <w:rFonts w:cstheme="minorHAnsi"/>
          </w:rPr>
          <w:t>7</w:t>
        </w:r>
      </w:ins>
      <w:del w:id="363" w:author="Mike Black" w:date="2023-04-05T17:15:00Z">
        <w:r w:rsidDel="00916C81">
          <w:rPr>
            <w:rFonts w:cstheme="minorHAnsi"/>
          </w:rPr>
          <w:delText>6</w:delText>
        </w:r>
      </w:del>
      <w:r>
        <w:rPr>
          <w:rFonts w:cstheme="minorHAnsi"/>
        </w:rPr>
        <w:t>.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48341B4"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kVs,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acquired by Praagh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The results indicate that integrated calcium mass and volume fraction calcium mass are more accurate, reproducible, sensitive, and specific than Agatston scoring (Table</w:t>
      </w:r>
      <w:r w:rsidR="00521D29">
        <w:rPr>
          <w:rFonts w:cstheme="minorHAnsi"/>
        </w:rPr>
        <w:t>s</w:t>
      </w:r>
      <w:r w:rsidRPr="00372564">
        <w:rPr>
          <w:rFonts w:cstheme="minorHAnsi"/>
        </w:rPr>
        <w:t xml:space="preserve"> </w:t>
      </w:r>
      <w:ins w:id="364" w:author="Mike Black" w:date="2023-04-05T17:16:00Z">
        <w:r w:rsidR="00916C81">
          <w:rPr>
            <w:rFonts w:cstheme="minorHAnsi"/>
          </w:rPr>
          <w:t>5</w:t>
        </w:r>
      </w:ins>
      <w:del w:id="365" w:author="Mike Black" w:date="2023-04-05T17:16:00Z">
        <w:r w:rsidRPr="00372564" w:rsidDel="00916C81">
          <w:rPr>
            <w:rFonts w:cstheme="minorHAnsi"/>
          </w:rPr>
          <w:delText>4</w:delText>
        </w:r>
      </w:del>
      <w:r w:rsidR="00521D29">
        <w:rPr>
          <w:rFonts w:cstheme="minorHAnsi"/>
        </w:rPr>
        <w:t xml:space="preserve">, </w:t>
      </w:r>
      <w:ins w:id="366" w:author="Mike Black" w:date="2023-04-05T17:17:00Z">
        <w:r w:rsidR="00916C81">
          <w:rPr>
            <w:rFonts w:cstheme="minorHAnsi"/>
          </w:rPr>
          <w:t>6</w:t>
        </w:r>
      </w:ins>
      <w:del w:id="367" w:author="Mike Black" w:date="2023-04-05T17:17:00Z">
        <w:r w:rsidR="00521D29" w:rsidDel="00916C81">
          <w:rPr>
            <w:rFonts w:cstheme="minorHAnsi"/>
          </w:rPr>
          <w:delText>5</w:delText>
        </w:r>
      </w:del>
      <w:r w:rsidR="00521D29">
        <w:rPr>
          <w:rFonts w:cstheme="minorHAnsi"/>
        </w:rPr>
        <w:t xml:space="preserve">, and </w:t>
      </w:r>
      <w:ins w:id="368" w:author="Mike Black" w:date="2023-04-05T17:17:00Z">
        <w:r w:rsidR="00916C81">
          <w:rPr>
            <w:rFonts w:cstheme="minorHAnsi"/>
          </w:rPr>
          <w:t>7</w:t>
        </w:r>
      </w:ins>
      <w:del w:id="369" w:author="Mike Black" w:date="2023-04-05T17:17:00Z">
        <w:r w:rsidR="00521D29" w:rsidDel="00916C81">
          <w:rPr>
            <w:rFonts w:cstheme="minorHAnsi"/>
          </w:rPr>
          <w:delText>6</w:delText>
        </w:r>
      </w:del>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r w:rsidRPr="00372564">
        <w:rPr>
          <w:rFonts w:cstheme="minorHAnsi"/>
        </w:rPr>
        <w:t xml:space="preserve">Agatston scoring has commonly been used in the past for predicting patient outcomes. However, a limitation of Agatston scoring is that it's only defined at 120 kV, and a threshold of 130 HU is commonly used for calcium detection. However, the calcium attenuation coefficient is energy dependent, which makes scoring challenging when images are acquired at lower kVs, to reduce patient radiation dose. Recent reports have introduced correction factors for calcium measurements at lower kVs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xml:space="preserve">. Another </w:t>
      </w:r>
      <w:r w:rsidRPr="00372564">
        <w:rPr>
          <w:rFonts w:cstheme="minorHAnsi"/>
        </w:rPr>
        <w:lastRenderedPageBreak/>
        <w:t>limitation of a thresholding approach for calcium</w:t>
      </w:r>
      <w:r w:rsidR="00A1644B">
        <w:rPr>
          <w:rFonts w:cstheme="minorHAnsi"/>
        </w:rPr>
        <w:t xml:space="preserve"> </w:t>
      </w:r>
      <w:r w:rsidRPr="00372564">
        <w:rPr>
          <w:rFonts w:cstheme="minorHAnsi"/>
        </w:rPr>
        <w:t xml:space="preserve">measurement is that it is affected by partial volume 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66A47259"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Agatston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Agatston scoring or simply no calcium. Integrated calcium mass, volume fraction calcium mass, and spatially weighted calcium scoring attempt to address this concern by removing the intensity thresholding requirements of standard Agatston scoring. This study shows that integrated calcium mass and volume fraction calcium mass are more sensitive to low-density calcifications than spatially weighted calcium scoring and Agatston scoring. The results showed that the percentage of false-negative (CAC=0) scores on the stationary simulated phantom were </w:t>
      </w:r>
      <w:r w:rsidR="00D22290">
        <w:rPr>
          <w:rFonts w:cstheme="minorHAnsi"/>
        </w:rPr>
        <w:t>9.722</w:t>
      </w:r>
      <w:r w:rsidRPr="00372564">
        <w:rPr>
          <w:rFonts w:cstheme="minorHAnsi"/>
        </w:rPr>
        <w:t xml:space="preserve">, </w:t>
      </w:r>
      <w:r w:rsidR="00D22290">
        <w:rPr>
          <w:rFonts w:cstheme="minorHAnsi"/>
        </w:rPr>
        <w:t>10.185</w:t>
      </w:r>
      <w:r w:rsidRPr="00372564">
        <w:rPr>
          <w:rFonts w:cstheme="minorHAnsi"/>
        </w:rPr>
        <w:t xml:space="preserve">, </w:t>
      </w:r>
      <w:r w:rsidR="00D22290">
        <w:rPr>
          <w:rFonts w:cstheme="minorHAnsi"/>
        </w:rPr>
        <w:t>0.0</w:t>
      </w:r>
      <w:r w:rsidRPr="00372564">
        <w:rPr>
          <w:rFonts w:cstheme="minorHAnsi"/>
        </w:rPr>
        <w:t xml:space="preserve">, and 38.889 for integrated calcium mass, volume fraction calcium mass, spatially weighted calcium scoring, and Agatston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Agatston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Agatston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w:t>
      </w:r>
      <w:r w:rsidRPr="00372564">
        <w:rPr>
          <w:rFonts w:cstheme="minorHAnsi"/>
        </w:rPr>
        <w:lastRenderedPageBreak/>
        <w:t xml:space="preserve">between these studies are </w:t>
      </w:r>
      <w:r w:rsidR="003547DD">
        <w:rPr>
          <w:rFonts w:cstheme="minorHAnsi"/>
        </w:rPr>
        <w:t>likely related to the thresholding approach of Agatston scoring, and poor reproducibility of Agatston scoring, which is also a limitation of all the traditional calcium (mass, volume, and density) scoring approaches based on the Agatston technique.</w:t>
      </w:r>
      <w:r w:rsidRPr="00372564">
        <w:rPr>
          <w:rFonts w:cstheme="minorHAnsi"/>
        </w:rPr>
        <w:t xml:space="preserve"> Integrated calcium mass and volume fraction calcium mass provide more accurate, reproducible, and quantitative approaches to calcium measurement. Future studies on patient data comparing Agatston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OrCaScore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Agatston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Our results (Figures 4 and 7) show that integrated calcium mass and volume fraction calcium mass measure calcium mass more accurately than Agatston scoring, on both simulated and physical phantoms. We also see an improvement in reproducibility when comparing integrated calcium mass and volume fraction calcium mass against Agatston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Agatston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5A939729"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Agatston scoring is only defined at a slice thickness of 3 mm. Recent studies have shown that the accuracy and sensitivity of Agatston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w:t>
      </w:r>
      <w:ins w:id="370" w:author="Mike Black" w:date="2023-04-05T09:44:00Z">
        <w:r w:rsidR="00AB72FB">
          <w:rPr>
            <w:rFonts w:cstheme="minorHAnsi"/>
          </w:rPr>
          <w:t xml:space="preserve">Hou et al. demonstrated good correlation between </w:t>
        </w:r>
      </w:ins>
      <w:ins w:id="371" w:author="Mike Black" w:date="2023-04-05T09:45:00Z">
        <w:r w:rsidR="00AB72FB">
          <w:rPr>
            <w:rFonts w:cstheme="minorHAnsi"/>
          </w:rPr>
          <w:t>Agatston scoring on a 3 mm slice thickness image compared to Agatston</w:t>
        </w:r>
      </w:ins>
      <w:ins w:id="372" w:author="Mike Black" w:date="2023-04-05T09:46:00Z">
        <w:r w:rsidR="00AB72FB">
          <w:rPr>
            <w:rFonts w:cstheme="minorHAnsi"/>
          </w:rPr>
          <w:t xml:space="preserve"> scoring</w:t>
        </w:r>
      </w:ins>
      <w:ins w:id="373" w:author="Mike Black" w:date="2023-04-05T09:45:00Z">
        <w:r w:rsidR="00AB72FB">
          <w:rPr>
            <w:rFonts w:cstheme="minorHAnsi"/>
          </w:rPr>
          <w:t xml:space="preserve"> on </w:t>
        </w:r>
      </w:ins>
      <w:ins w:id="374" w:author="Mike Black" w:date="2023-04-05T09:46:00Z">
        <w:r w:rsidR="00AB72FB">
          <w:rPr>
            <w:rFonts w:cstheme="minorHAnsi"/>
          </w:rPr>
          <w:t xml:space="preserve">a </w:t>
        </w:r>
      </w:ins>
      <w:ins w:id="375" w:author="Mike Black" w:date="2023-04-05T09:45:00Z">
        <w:r w:rsidR="00AB72FB">
          <w:rPr>
            <w:rFonts w:cstheme="minorHAnsi"/>
          </w:rPr>
          <w:t>0.5 mm slice thickness</w:t>
        </w:r>
      </w:ins>
      <w:ins w:id="376" w:author="Mike Black" w:date="2023-04-05T09:46:00Z">
        <w:r w:rsidR="00AB72FB">
          <w:rPr>
            <w:rFonts w:cstheme="minorHAnsi"/>
          </w:rPr>
          <w:t xml:space="preserve"> image</w:t>
        </w:r>
      </w:ins>
      <w:ins w:id="377" w:author="Mike Black" w:date="2023-04-05T09:47:00Z">
        <w:r w:rsidR="00D4208F">
          <w:rPr>
            <w:rFonts w:cstheme="minorHAnsi"/>
          </w:rPr>
          <w:t xml:space="preserve"> </w:t>
        </w:r>
      </w:ins>
      <w:r w:rsidR="00D4208F">
        <w:rPr>
          <w:rFonts w:cstheme="minorHAnsi"/>
        </w:rPr>
        <w:fldChar w:fldCharType="begin"/>
      </w:r>
      <w:r w:rsidR="00D4208F">
        <w:rPr>
          <w:rFonts w:cstheme="minorHAnsi"/>
        </w:rPr>
        <w:instrText xml:space="preserve"> ADDIN ZOTERO_ITEM CSL_CITATION {"citationID":"GbWw7Cf4","properties":{"formattedCitation":"\\super 30\\nosupersub{}","plainCitation":"30","noteIndex":0},"citationItems":[{"id":455,"uris":["http://zotero.org/users/6884353/items/78D46BEQ"],"itemData":{"id":455,"type":"article-journal","abstract":"Purpose\nThis work investigated the simultaneous influence of tube voltage, tube current, body size, and HU threshold on calcium scoring reconstructed at 0.5‐mm slice thickness using iterative reconstruction (IR) through multivariate analysis. Regression results were used to optimize the HU threshold to calibrate the resulting Agatston scores to be consistent with those obtained from the conventional protocol.\n\nMethods\nA thorax phantom set simulating three different body sizes was used in this study. A total of 14 coronary artery calcium (CAC) protocols were studied, including 1 conventional protocol reconstructed at 3‐mm slice thickness, 1 FBP protocol, and 12 statistical IR protocols (3 kVp values*4 SD values) reconstructed at 0.5‐mm slice thickness. Three HU thresholds were applied for calcium identification, including 130, 150, and 170 HU. A multiple linear regression method was used to analyze the impact of kVp, SD, body size, and HU threshold on the Agatston scores of three calcification densities for IR‐reconstructed CAC scans acquired with 0.5‐mm slice thickness.\n\nResults\nEach regression relationship has R2 larger than 0.80, indicating a good fit to the data. Based on the regression models, the HU thresholds as a function of SD estimated to ensure the quantification accuracy of calcium scores for 120‐, 100‐, and 80‐kVp CAC scans reconstructed at 0.5‐mm slice thickness using IR for three different body sizes were proposed. Our results indicate that the HU threshold should be adjusted according to the imaging condition, whereas a 130‐HU threshold is appropriate for 120‐kVp CAC scans acquired with SD = 55 for body size of 24.5 cm.\n\nConclusion\nThe optimized HU thresholds were proposed for CAC scans reconstructed at 0.5‐mm slice thickness using IR. Our study results may provide a potential strategy to improve the reliability of calcium scoring by reducing partial volume effect while keeping radiation dose as low as reasonably achievable.","container-title":"Journal of Applied Clinical Medical Physics","DOI":"10.1002/acm2.12806","ISSN":"1526-9914","issue":"2","journalAbbreviation":"J Appl Clin Med Phys","note":"PMID: 31889419\nPMCID: PMC7021007","page":"111-120","source":"PubMed Central","title":"Optimization of HU threshold for coronary artery calcium scans reconstructed at 0.5‐mm slice thickness using iterative reconstruction","volume":"21","author":[{"family":"Hou","given":"Kuei‐Yuan"},{"family":"Tsujioka","given":"Katsumi"},{"family":"Yang","given":"Ching‐Ching"}],"issued":{"date-parts":[["2019",12,30]]}}}],"schema":"https://github.com/citation-style-language/schema/raw/master/csl-citation.json"} </w:instrText>
      </w:r>
      <w:r w:rsidR="00D4208F">
        <w:rPr>
          <w:rFonts w:cstheme="minorHAnsi"/>
        </w:rPr>
        <w:fldChar w:fldCharType="separate"/>
      </w:r>
      <w:r w:rsidR="00D4208F" w:rsidRPr="00D4208F">
        <w:rPr>
          <w:rFonts w:ascii="Calibri" w:cs="Calibri"/>
          <w:vertAlign w:val="superscript"/>
        </w:rPr>
        <w:t>30</w:t>
      </w:r>
      <w:r w:rsidR="00D4208F">
        <w:rPr>
          <w:rFonts w:cstheme="minorHAnsi"/>
        </w:rPr>
        <w:fldChar w:fldCharType="end"/>
      </w:r>
      <w:ins w:id="378" w:author="Mike Black" w:date="2023-04-05T09:45:00Z">
        <w:r w:rsidR="00AB72FB">
          <w:rPr>
            <w:rFonts w:cstheme="minorHAnsi"/>
          </w:rPr>
          <w:t xml:space="preserve">. </w:t>
        </w:r>
      </w:ins>
      <w:r w:rsidRPr="00372564">
        <w:rPr>
          <w:rFonts w:cstheme="minorHAnsi"/>
        </w:rPr>
        <w:t>Our simulation was limited to 0.5 mm slice thickness which is expected to provide more accurate and sensitive comparisons for Agatston scoring. Nonetheless, future studies might provide insights by varying the slice thickness</w:t>
      </w:r>
      <w:ins w:id="379" w:author="Mike Black" w:date="2023-03-30T14:15:00Z">
        <w:r w:rsidR="00E41C6C">
          <w:rPr>
            <w:rFonts w:cstheme="minorHAnsi"/>
          </w:rPr>
          <w:t xml:space="preserve">, and this study is limited without a </w:t>
        </w:r>
      </w:ins>
      <w:ins w:id="380" w:author="Mike Black" w:date="2023-04-05T09:46:00Z">
        <w:r w:rsidR="00AB72FB">
          <w:rPr>
            <w:rFonts w:cstheme="minorHAnsi"/>
          </w:rPr>
          <w:t xml:space="preserve">direct </w:t>
        </w:r>
      </w:ins>
      <w:ins w:id="381" w:author="Mike Black" w:date="2023-03-30T14:15:00Z">
        <w:r w:rsidR="00E41C6C">
          <w:rPr>
            <w:rFonts w:cstheme="minorHAnsi"/>
          </w:rPr>
          <w:t xml:space="preserve">comparison to Agatston scoring </w:t>
        </w:r>
      </w:ins>
      <w:ins w:id="382" w:author="Mike Black" w:date="2023-03-30T14:16:00Z">
        <w:r w:rsidR="00E41C6C">
          <w:rPr>
            <w:rFonts w:cstheme="minorHAnsi"/>
          </w:rPr>
          <w:t>at the gold standard slice thickness of 3 mm</w:t>
        </w:r>
      </w:ins>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D4208F">
        <w:rPr>
          <w:rFonts w:cstheme="minorHAnsi"/>
        </w:rPr>
        <w:instrText xml:space="preserve"> ADDIN ZOTERO_ITEM CSL_CITATION {"citationID":"Hhjp6tUB","properties":{"formattedCitation":"\\super 31\\nosupersub{}","plainCitation":"31","noteIndex":0},"citationItems":[{"id":403,"uris":["http://zotero.org/users/6884353/items/XTZ6Q7L8"],"itemData":{"id":403,"type":"article-journal","abstract":"Coronary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D4208F" w:rsidRPr="00D4208F">
        <w:rPr>
          <w:rFonts w:ascii="Calibri" w:cs="Calibri"/>
          <w:vertAlign w:val="superscript"/>
        </w:rPr>
        <w:t>31</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was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w:t>
      </w:r>
      <w:r w:rsidRPr="00372564">
        <w:rPr>
          <w:rFonts w:cstheme="minorHAnsi"/>
        </w:rPr>
        <w:lastRenderedPageBreak/>
        <w:t>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770EDA34" w:rsidR="00372564" w:rsidRPr="003E3089" w:rsidRDefault="00372564" w:rsidP="003E3089">
      <w:pPr>
        <w:spacing w:line="480" w:lineRule="auto"/>
        <w:rPr>
          <w:rFonts w:cstheme="minorHAnsi"/>
        </w:rPr>
      </w:pPr>
      <w:r w:rsidRPr="00372564">
        <w:rPr>
          <w:rFonts w:cstheme="minorHAnsi"/>
        </w:rPr>
        <w:t xml:space="preserve">Previous studies show that Agatston scoring consistently underestimates calcium density and volume, with even further underestimation for low-density and motion-affected plaques </w:t>
      </w:r>
      <w:r w:rsidR="000209E2">
        <w:rPr>
          <w:rFonts w:cstheme="minorHAnsi"/>
        </w:rPr>
        <w:fldChar w:fldCharType="begin"/>
      </w:r>
      <w:r w:rsidR="00D4208F">
        <w:rPr>
          <w:rFonts w:cstheme="minorHAnsi"/>
        </w:rPr>
        <w:instrText xml:space="preserve"> ADDIN ZOTERO_ITEM CSL_CITATION {"citationID":"HRr1DzLK","properties":{"formattedCitation":"\\super 32\\nosupersub{}","plainCitation":"32","noteIndex":0},"citationItems":[{"id":380,"uris":["http://zotero.org/users/6884353/items/5LDIEVJB"],"itemData":{"id":380,"type":"article-journal","abstract":"Introduction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32</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Agatston score </w:t>
      </w:r>
      <w:r w:rsidR="000209E2">
        <w:rPr>
          <w:rFonts w:cstheme="minorHAnsi"/>
        </w:rPr>
        <w:fldChar w:fldCharType="begin"/>
      </w:r>
      <w:r w:rsidR="00D4208F">
        <w:rPr>
          <w:rFonts w:cstheme="minorHAnsi"/>
        </w:rPr>
        <w:instrText xml:space="preserve"> ADDIN ZOTERO_ITEM CSL_CITATION {"citationID":"GsUTG1kn","properties":{"formattedCitation":"\\super 33\\nosupersub{}","plainCitation":"33","noteIndex":0},"citationItems":[{"id":383,"uris":["http://zotero.org/users/6884353/items/RX6K7MLD"],"itemData":{"id":383,"type":"article-journal","abstract":"To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33</w:t>
      </w:r>
      <w:r w:rsidR="000209E2">
        <w:rPr>
          <w:rFonts w:cstheme="minorHAnsi"/>
        </w:rPr>
        <w:fldChar w:fldCharType="end"/>
      </w:r>
      <w:r w:rsidRPr="00372564">
        <w:rPr>
          <w:rFonts w:cstheme="minorHAnsi"/>
        </w:rPr>
        <w:t xml:space="preserve">. Our study is consistent with these results (Fig. 4C and 7C); we showed that Agatston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Agatston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Agatston scoring has already been shown to be a good predictor of cardiovascular disease within this subset of patients </w:t>
      </w:r>
      <w:r w:rsidR="000209E2">
        <w:rPr>
          <w:rFonts w:cstheme="minorHAnsi"/>
        </w:rPr>
        <w:fldChar w:fldCharType="begin"/>
      </w:r>
      <w:r w:rsidR="00D4208F">
        <w:rPr>
          <w:rFonts w:cstheme="minorHAnsi"/>
        </w:rPr>
        <w:instrText xml:space="preserve"> ADDIN ZOTERO_ITEM CSL_CITATION {"citationID":"g0mtmn7l","properties":{"formattedCitation":"\\super 34\\nosupersub{}","plainCitation":"34","noteIndex":0},"citationItems":[{"id":441,"uris":["http://zotero.org/users/6884353/items/UU85QVH2"],"itemData":{"id":441,"type":"article-journal","abstract":"Background:\n\nThere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34</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3EE87CC5" w:rsidR="00372564" w:rsidRPr="003E3089" w:rsidRDefault="00372564" w:rsidP="003E3089">
      <w:pPr>
        <w:spacing w:line="480" w:lineRule="auto"/>
        <w:rPr>
          <w:rFonts w:cstheme="minorHAnsi"/>
        </w:rPr>
      </w:pPr>
      <w:r w:rsidRPr="00372564">
        <w:rPr>
          <w:rFonts w:cstheme="minorHAnsi"/>
        </w:rPr>
        <w:t xml:space="preserve">Tzolos et al. showed that Agatston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D4208F">
        <w:rPr>
          <w:rFonts w:cstheme="minorHAnsi"/>
        </w:rPr>
        <w:instrText xml:space="preserve"> ADDIN ZOTERO_ITEM CSL_CITATION {"citationID":"XGm7FowB","properties":{"formattedCitation":"\\super 35\\nosupersub{}","plainCitation":"35","noteIndex":0},"citationItems":[{"id":385,"uris":["http://zotero.org/users/6884353/items/V37QDAEQ"],"itemData":{"id":385,"type":"article-journal","abstract":"Background\nA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35</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Agatston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32 and 12 false-negative (CAC=0) scores, respectively. Based on our results, integrated calcium mass and volume </w:t>
      </w:r>
      <w:r w:rsidRPr="00372564">
        <w:rPr>
          <w:rFonts w:cstheme="minorHAnsi"/>
        </w:rPr>
        <w:lastRenderedPageBreak/>
        <w:t>fraction calcium mass improved upon many of the issues associated with Agatston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sensitivity, accuracy, and reproducibility of calcium mass measurement as compared to traditional Agatston scoring. This improvement in calcium scoring can potentially improve risk stratification for patients undergoing calcium scoring and further improve outcomes compared to Agatston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The authors would like to thank Drs. Martin Willemink and GD van Praagh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0CAE9138" w14:textId="77777777" w:rsidR="00D4208F" w:rsidRPr="00D4208F" w:rsidRDefault="005C2507" w:rsidP="00D4208F">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D4208F" w:rsidRPr="00D4208F">
        <w:rPr>
          <w:rFonts w:ascii="Calibri" w:cs="Calibri"/>
        </w:rPr>
        <w:t>1.</w:t>
      </w:r>
      <w:r w:rsidR="00D4208F" w:rsidRPr="00D4208F">
        <w:rPr>
          <w:rFonts w:ascii="Calibri" w:cs="Calibri"/>
        </w:rPr>
        <w:tab/>
        <w:t xml:space="preserve">Greenland, P., Blaha, M. J., Budoff, M. J., Erbel, R. &amp; Watson, K. E. Coronary Calcium Score and Cardiovascular Risk. </w:t>
      </w:r>
      <w:r w:rsidR="00D4208F" w:rsidRPr="00D4208F">
        <w:rPr>
          <w:rFonts w:ascii="Calibri" w:cs="Calibri"/>
          <w:i/>
          <w:iCs/>
        </w:rPr>
        <w:t>J Am Coll Cardiol</w:t>
      </w:r>
      <w:r w:rsidR="00D4208F" w:rsidRPr="00D4208F">
        <w:rPr>
          <w:rFonts w:ascii="Calibri" w:cs="Calibri"/>
        </w:rPr>
        <w:t xml:space="preserve"> </w:t>
      </w:r>
      <w:r w:rsidR="00D4208F" w:rsidRPr="00D4208F">
        <w:rPr>
          <w:rFonts w:ascii="Calibri" w:cs="Calibri"/>
          <w:b/>
          <w:bCs/>
        </w:rPr>
        <w:t>72</w:t>
      </w:r>
      <w:r w:rsidR="00D4208F" w:rsidRPr="00D4208F">
        <w:rPr>
          <w:rFonts w:ascii="Calibri" w:cs="Calibri"/>
        </w:rPr>
        <w:t>, 434–447 (2018).</w:t>
      </w:r>
    </w:p>
    <w:p w14:paraId="2005CBF1" w14:textId="77777777" w:rsidR="00D4208F" w:rsidRPr="00D4208F" w:rsidRDefault="00D4208F" w:rsidP="00D4208F">
      <w:pPr>
        <w:pStyle w:val="Bibliography"/>
        <w:rPr>
          <w:rFonts w:ascii="Calibri" w:cs="Calibri"/>
        </w:rPr>
      </w:pPr>
      <w:r w:rsidRPr="00D4208F">
        <w:rPr>
          <w:rFonts w:ascii="Calibri" w:cs="Calibri"/>
        </w:rPr>
        <w:t>2.</w:t>
      </w:r>
      <w:r w:rsidRPr="00D4208F">
        <w:rPr>
          <w:rFonts w:ascii="Calibri" w:cs="Calibri"/>
        </w:rPr>
        <w:tab/>
        <w:t xml:space="preserve">Lloyd-Jones, D. </w:t>
      </w:r>
      <w:r w:rsidRPr="00D4208F">
        <w:rPr>
          <w:rFonts w:ascii="Calibri" w:cs="Calibri"/>
          <w:i/>
          <w:iCs/>
        </w:rPr>
        <w:t>et al.</w:t>
      </w:r>
      <w:r w:rsidRPr="00D4208F">
        <w:rPr>
          <w:rFonts w:ascii="Calibri" w:cs="Calibri"/>
        </w:rPr>
        <w:t xml:space="preserve"> Executive summary: heart disease and stroke statistics--2010 update: a report from the American Heart Association. </w:t>
      </w:r>
      <w:r w:rsidRPr="00D4208F">
        <w:rPr>
          <w:rFonts w:ascii="Calibri" w:cs="Calibri"/>
          <w:i/>
          <w:iCs/>
        </w:rPr>
        <w:t>Circulation</w:t>
      </w:r>
      <w:r w:rsidRPr="00D4208F">
        <w:rPr>
          <w:rFonts w:ascii="Calibri" w:cs="Calibri"/>
        </w:rPr>
        <w:t xml:space="preserve"> </w:t>
      </w:r>
      <w:r w:rsidRPr="00D4208F">
        <w:rPr>
          <w:rFonts w:ascii="Calibri" w:cs="Calibri"/>
          <w:b/>
          <w:bCs/>
        </w:rPr>
        <w:t>121</w:t>
      </w:r>
      <w:r w:rsidRPr="00D4208F">
        <w:rPr>
          <w:rFonts w:ascii="Calibri" w:cs="Calibri"/>
        </w:rPr>
        <w:t>, 948–954 (2010).</w:t>
      </w:r>
    </w:p>
    <w:p w14:paraId="196D91AD" w14:textId="77777777" w:rsidR="00D4208F" w:rsidRPr="00D4208F" w:rsidRDefault="00D4208F" w:rsidP="00D4208F">
      <w:pPr>
        <w:pStyle w:val="Bibliography"/>
        <w:rPr>
          <w:rFonts w:ascii="Calibri" w:cs="Calibri"/>
        </w:rPr>
      </w:pPr>
      <w:r w:rsidRPr="00D4208F">
        <w:rPr>
          <w:rFonts w:ascii="Calibri" w:cs="Calibri"/>
        </w:rPr>
        <w:t>3.</w:t>
      </w:r>
      <w:r w:rsidRPr="00D4208F">
        <w:rPr>
          <w:rFonts w:ascii="Calibri" w:cs="Calibri"/>
        </w:rPr>
        <w:tab/>
        <w:t xml:space="preserve">Agatston, A. S. </w:t>
      </w:r>
      <w:r w:rsidRPr="00D4208F">
        <w:rPr>
          <w:rFonts w:ascii="Calibri" w:cs="Calibri"/>
          <w:i/>
          <w:iCs/>
        </w:rPr>
        <w:t>et al.</w:t>
      </w:r>
      <w:r w:rsidRPr="00D4208F">
        <w:rPr>
          <w:rFonts w:ascii="Calibri" w:cs="Calibri"/>
        </w:rPr>
        <w:t xml:space="preserve"> Quantification of coronary artery calcium using ultrafast computed tomography. </w:t>
      </w:r>
      <w:r w:rsidRPr="00D4208F">
        <w:rPr>
          <w:rFonts w:ascii="Calibri" w:cs="Calibri"/>
          <w:i/>
          <w:iCs/>
        </w:rPr>
        <w:t>Journal of the American College of Cardiology</w:t>
      </w:r>
      <w:r w:rsidRPr="00D4208F">
        <w:rPr>
          <w:rFonts w:ascii="Calibri" w:cs="Calibri"/>
        </w:rPr>
        <w:t xml:space="preserve"> </w:t>
      </w:r>
      <w:r w:rsidRPr="00D4208F">
        <w:rPr>
          <w:rFonts w:ascii="Calibri" w:cs="Calibri"/>
          <w:b/>
          <w:bCs/>
        </w:rPr>
        <w:t>15</w:t>
      </w:r>
      <w:r w:rsidRPr="00D4208F">
        <w:rPr>
          <w:rFonts w:ascii="Calibri" w:cs="Calibri"/>
        </w:rPr>
        <w:t>, 827–832 (1990).</w:t>
      </w:r>
    </w:p>
    <w:p w14:paraId="1B7A6B5F" w14:textId="77777777" w:rsidR="00D4208F" w:rsidRPr="00D4208F" w:rsidRDefault="00D4208F" w:rsidP="00D4208F">
      <w:pPr>
        <w:pStyle w:val="Bibliography"/>
        <w:rPr>
          <w:rFonts w:ascii="Calibri" w:cs="Calibri"/>
        </w:rPr>
      </w:pPr>
      <w:r w:rsidRPr="00D4208F">
        <w:rPr>
          <w:rFonts w:ascii="Calibri" w:cs="Calibri"/>
        </w:rPr>
        <w:t>4.</w:t>
      </w:r>
      <w:r w:rsidRPr="00D4208F">
        <w:rPr>
          <w:rFonts w:ascii="Calibri" w:cs="Calibri"/>
        </w:rPr>
        <w:tab/>
        <w:t xml:space="preserve">Lo‐Kioeng‐Shioe, M. S. </w:t>
      </w:r>
      <w:r w:rsidRPr="00D4208F">
        <w:rPr>
          <w:rFonts w:ascii="Calibri" w:cs="Calibri"/>
          <w:i/>
          <w:iCs/>
        </w:rPr>
        <w:t>et al.</w:t>
      </w:r>
      <w:r w:rsidRPr="00D4208F">
        <w:rPr>
          <w:rFonts w:ascii="Calibri" w:cs="Calibri"/>
        </w:rPr>
        <w:t xml:space="preserve"> Coronary Calcium Characteristics as Predictors of Major Adverse Cardiac Events in Symptomatic Patients: Insights From the CORE320 Multinational Study. </w:t>
      </w:r>
      <w:r w:rsidRPr="00D4208F">
        <w:rPr>
          <w:rFonts w:ascii="Calibri" w:cs="Calibri"/>
          <w:i/>
          <w:iCs/>
        </w:rPr>
        <w:t>Journal of the American Heart Association</w:t>
      </w:r>
      <w:r w:rsidRPr="00D4208F">
        <w:rPr>
          <w:rFonts w:ascii="Calibri" w:cs="Calibri"/>
        </w:rPr>
        <w:t xml:space="preserve"> </w:t>
      </w:r>
      <w:r w:rsidRPr="00D4208F">
        <w:rPr>
          <w:rFonts w:ascii="Calibri" w:cs="Calibri"/>
          <w:b/>
          <w:bCs/>
        </w:rPr>
        <w:t>8</w:t>
      </w:r>
      <w:r w:rsidRPr="00D4208F">
        <w:rPr>
          <w:rFonts w:ascii="Calibri" w:cs="Calibri"/>
        </w:rPr>
        <w:t>, e007201 (2019).</w:t>
      </w:r>
    </w:p>
    <w:p w14:paraId="4275E6F7" w14:textId="77777777" w:rsidR="00D4208F" w:rsidRPr="00D4208F" w:rsidRDefault="00D4208F" w:rsidP="00D4208F">
      <w:pPr>
        <w:pStyle w:val="Bibliography"/>
        <w:rPr>
          <w:rFonts w:ascii="Calibri" w:cs="Calibri"/>
        </w:rPr>
      </w:pPr>
      <w:r w:rsidRPr="00D4208F">
        <w:rPr>
          <w:rFonts w:ascii="Calibri" w:cs="Calibri"/>
        </w:rPr>
        <w:t>5.</w:t>
      </w:r>
      <w:r w:rsidRPr="00D4208F">
        <w:rPr>
          <w:rFonts w:ascii="Calibri" w:cs="Calibri"/>
        </w:rPr>
        <w:tab/>
        <w:t xml:space="preserve">Bild, D. E. </w:t>
      </w:r>
      <w:r w:rsidRPr="00D4208F">
        <w:rPr>
          <w:rFonts w:ascii="Calibri" w:cs="Calibri"/>
          <w:i/>
          <w:iCs/>
        </w:rPr>
        <w:t>et al.</w:t>
      </w:r>
      <w:r w:rsidRPr="00D4208F">
        <w:rPr>
          <w:rFonts w:ascii="Calibri" w:cs="Calibri"/>
        </w:rPr>
        <w:t xml:space="preserve"> Multi-Ethnic Study of Atherosclerosis: Objectives and Design. </w:t>
      </w:r>
      <w:r w:rsidRPr="00D4208F">
        <w:rPr>
          <w:rFonts w:ascii="Calibri" w:cs="Calibri"/>
          <w:i/>
          <w:iCs/>
        </w:rPr>
        <w:t>American Journal of Epidemiology</w:t>
      </w:r>
      <w:r w:rsidRPr="00D4208F">
        <w:rPr>
          <w:rFonts w:ascii="Calibri" w:cs="Calibri"/>
        </w:rPr>
        <w:t xml:space="preserve"> </w:t>
      </w:r>
      <w:r w:rsidRPr="00D4208F">
        <w:rPr>
          <w:rFonts w:ascii="Calibri" w:cs="Calibri"/>
          <w:b/>
          <w:bCs/>
        </w:rPr>
        <w:t>156</w:t>
      </w:r>
      <w:r w:rsidRPr="00D4208F">
        <w:rPr>
          <w:rFonts w:ascii="Calibri" w:cs="Calibri"/>
        </w:rPr>
        <w:t>, 871–881 (2002).</w:t>
      </w:r>
    </w:p>
    <w:p w14:paraId="402A6833" w14:textId="77777777" w:rsidR="00D4208F" w:rsidRPr="00D4208F" w:rsidRDefault="00D4208F" w:rsidP="00D4208F">
      <w:pPr>
        <w:pStyle w:val="Bibliography"/>
        <w:rPr>
          <w:rFonts w:ascii="Calibri" w:cs="Calibri"/>
        </w:rPr>
      </w:pPr>
      <w:r w:rsidRPr="00D4208F">
        <w:rPr>
          <w:rFonts w:ascii="Calibri" w:cs="Calibri"/>
        </w:rPr>
        <w:t>6.</w:t>
      </w:r>
      <w:r w:rsidRPr="00D4208F">
        <w:rPr>
          <w:rFonts w:ascii="Calibri" w:cs="Calibri"/>
        </w:rPr>
        <w:tab/>
        <w:t xml:space="preserve">Liang, C. J., Budoff, M. J., Kaufman, J. D., Kronmal, R. A. &amp; Brown, E. R. An alternative method for quantifying coronary artery calcification: the multi-ethnic study of atherosclerosis (MESA). </w:t>
      </w:r>
      <w:r w:rsidRPr="00D4208F">
        <w:rPr>
          <w:rFonts w:ascii="Calibri" w:cs="Calibri"/>
          <w:i/>
          <w:iCs/>
        </w:rPr>
        <w:t>BMC Med Imaging</w:t>
      </w:r>
      <w:r w:rsidRPr="00D4208F">
        <w:rPr>
          <w:rFonts w:ascii="Calibri" w:cs="Calibri"/>
        </w:rPr>
        <w:t xml:space="preserve"> </w:t>
      </w:r>
      <w:r w:rsidRPr="00D4208F">
        <w:rPr>
          <w:rFonts w:ascii="Calibri" w:cs="Calibri"/>
          <w:b/>
          <w:bCs/>
        </w:rPr>
        <w:t>12</w:t>
      </w:r>
      <w:r w:rsidRPr="00D4208F">
        <w:rPr>
          <w:rFonts w:ascii="Calibri" w:cs="Calibri"/>
        </w:rPr>
        <w:t>, 14 (2012).</w:t>
      </w:r>
    </w:p>
    <w:p w14:paraId="35EC3788" w14:textId="77777777" w:rsidR="00D4208F" w:rsidRPr="00D4208F" w:rsidRDefault="00D4208F" w:rsidP="00D4208F">
      <w:pPr>
        <w:pStyle w:val="Bibliography"/>
        <w:rPr>
          <w:rFonts w:ascii="Calibri" w:cs="Calibri"/>
        </w:rPr>
      </w:pPr>
      <w:r w:rsidRPr="00D4208F">
        <w:rPr>
          <w:rFonts w:ascii="Calibri" w:cs="Calibri"/>
        </w:rPr>
        <w:t>7.</w:t>
      </w:r>
      <w:r w:rsidRPr="00D4208F">
        <w:rPr>
          <w:rFonts w:ascii="Calibri" w:cs="Calibri"/>
        </w:rPr>
        <w:tab/>
        <w:t xml:space="preserve">Shea, S. </w:t>
      </w:r>
      <w:r w:rsidRPr="00D4208F">
        <w:rPr>
          <w:rFonts w:ascii="Calibri" w:cs="Calibri"/>
          <w:i/>
          <w:iCs/>
        </w:rPr>
        <w:t>et al.</w:t>
      </w:r>
      <w:r w:rsidRPr="00D4208F">
        <w:rPr>
          <w:rFonts w:ascii="Calibri" w:cs="Calibri"/>
        </w:rPr>
        <w:t xml:space="preserve"> Spatially Weighted Coronary Artery Calcium Score and Coronary Heart Disease Events in the Multi-Ethnic Study of Atherosclerosis. </w:t>
      </w:r>
      <w:r w:rsidRPr="00D4208F">
        <w:rPr>
          <w:rFonts w:ascii="Calibri" w:cs="Calibri"/>
          <w:i/>
          <w:iCs/>
        </w:rPr>
        <w:t>Circulation: Cardiovascular Imaging</w:t>
      </w:r>
      <w:r w:rsidRPr="00D4208F">
        <w:rPr>
          <w:rFonts w:ascii="Calibri" w:cs="Calibri"/>
        </w:rPr>
        <w:t xml:space="preserve"> </w:t>
      </w:r>
      <w:r w:rsidRPr="00D4208F">
        <w:rPr>
          <w:rFonts w:ascii="Calibri" w:cs="Calibri"/>
          <w:b/>
          <w:bCs/>
        </w:rPr>
        <w:t>14</w:t>
      </w:r>
      <w:r w:rsidRPr="00D4208F">
        <w:rPr>
          <w:rFonts w:ascii="Calibri" w:cs="Calibri"/>
        </w:rPr>
        <w:t>, e011981 (2021).</w:t>
      </w:r>
    </w:p>
    <w:p w14:paraId="421B2F6D" w14:textId="77777777" w:rsidR="00D4208F" w:rsidRPr="00D4208F" w:rsidRDefault="00D4208F" w:rsidP="00D4208F">
      <w:pPr>
        <w:pStyle w:val="Bibliography"/>
        <w:rPr>
          <w:rFonts w:ascii="Calibri" w:cs="Calibri"/>
        </w:rPr>
      </w:pPr>
      <w:r w:rsidRPr="00D4208F">
        <w:rPr>
          <w:rFonts w:ascii="Calibri" w:cs="Calibri"/>
        </w:rPr>
        <w:t>8.</w:t>
      </w:r>
      <w:r w:rsidRPr="00D4208F">
        <w:rPr>
          <w:rFonts w:ascii="Calibri" w:cs="Calibri"/>
        </w:rPr>
        <w:tab/>
        <w:t xml:space="preserve">Blaha, M. J., Mortensen, M. B., Kianoush, S., Tota-Maharaj, R. &amp; Cainzos-Achirica, M. Coronary Artery Calcium Scoring: Is It Time for a Change in Methodology? </w:t>
      </w:r>
      <w:r w:rsidRPr="00D4208F">
        <w:rPr>
          <w:rFonts w:ascii="Calibri" w:cs="Calibri"/>
          <w:i/>
          <w:iCs/>
        </w:rPr>
        <w:t>JACC: Cardiovascular Imaging</w:t>
      </w:r>
      <w:r w:rsidRPr="00D4208F">
        <w:rPr>
          <w:rFonts w:ascii="Calibri" w:cs="Calibri"/>
        </w:rPr>
        <w:t xml:space="preserve"> </w:t>
      </w:r>
      <w:r w:rsidRPr="00D4208F">
        <w:rPr>
          <w:rFonts w:ascii="Calibri" w:cs="Calibri"/>
          <w:b/>
          <w:bCs/>
        </w:rPr>
        <w:t>10</w:t>
      </w:r>
      <w:r w:rsidRPr="00D4208F">
        <w:rPr>
          <w:rFonts w:ascii="Calibri" w:cs="Calibri"/>
        </w:rPr>
        <w:t>, 923–937 (2017).</w:t>
      </w:r>
    </w:p>
    <w:p w14:paraId="27F74C54" w14:textId="77777777" w:rsidR="00D4208F" w:rsidRPr="00D4208F" w:rsidRDefault="00D4208F" w:rsidP="00D4208F">
      <w:pPr>
        <w:pStyle w:val="Bibliography"/>
        <w:rPr>
          <w:rFonts w:ascii="Calibri" w:cs="Calibri"/>
        </w:rPr>
      </w:pPr>
      <w:r w:rsidRPr="00D4208F">
        <w:rPr>
          <w:rFonts w:ascii="Calibri" w:cs="Calibri"/>
        </w:rPr>
        <w:t>9.</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Artery Calcification Scoring with State-of-the-Art CT Scanners from Different Vendors Has Substantial Effect on Risk Classification. </w:t>
      </w:r>
      <w:r w:rsidRPr="00D4208F">
        <w:rPr>
          <w:rFonts w:ascii="Calibri" w:cs="Calibri"/>
          <w:i/>
          <w:iCs/>
        </w:rPr>
        <w:t>Radiology</w:t>
      </w:r>
      <w:r w:rsidRPr="00D4208F">
        <w:rPr>
          <w:rFonts w:ascii="Calibri" w:cs="Calibri"/>
        </w:rPr>
        <w:t xml:space="preserve"> </w:t>
      </w:r>
      <w:r w:rsidRPr="00D4208F">
        <w:rPr>
          <w:rFonts w:ascii="Calibri" w:cs="Calibri"/>
          <w:b/>
          <w:bCs/>
        </w:rPr>
        <w:t>273</w:t>
      </w:r>
      <w:r w:rsidRPr="00D4208F">
        <w:rPr>
          <w:rFonts w:ascii="Calibri" w:cs="Calibri"/>
        </w:rPr>
        <w:t>, 695–702 (2014).</w:t>
      </w:r>
    </w:p>
    <w:p w14:paraId="5538034A" w14:textId="77777777" w:rsidR="00D4208F" w:rsidRPr="00D4208F" w:rsidRDefault="00D4208F" w:rsidP="00D4208F">
      <w:pPr>
        <w:pStyle w:val="Bibliography"/>
        <w:rPr>
          <w:rFonts w:ascii="Calibri" w:cs="Calibri"/>
        </w:rPr>
      </w:pPr>
      <w:r w:rsidRPr="00D4208F">
        <w:rPr>
          <w:rFonts w:ascii="Calibri" w:cs="Calibri"/>
        </w:rPr>
        <w:lastRenderedPageBreak/>
        <w:t>10.</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calcium scores are systematically underestimated at a large chest size: A multivendor phantom study. </w:t>
      </w:r>
      <w:r w:rsidRPr="00D4208F">
        <w:rPr>
          <w:rFonts w:ascii="Calibri" w:cs="Calibri"/>
          <w:i/>
          <w:iCs/>
        </w:rPr>
        <w:t>J Cardiovasc Comput Tomogr</w:t>
      </w:r>
      <w:r w:rsidRPr="00D4208F">
        <w:rPr>
          <w:rFonts w:ascii="Calibri" w:cs="Calibri"/>
        </w:rPr>
        <w:t xml:space="preserve"> </w:t>
      </w:r>
      <w:r w:rsidRPr="00D4208F">
        <w:rPr>
          <w:rFonts w:ascii="Calibri" w:cs="Calibri"/>
          <w:b/>
          <w:bCs/>
        </w:rPr>
        <w:t>9</w:t>
      </w:r>
      <w:r w:rsidRPr="00D4208F">
        <w:rPr>
          <w:rFonts w:ascii="Calibri" w:cs="Calibri"/>
        </w:rPr>
        <w:t>, 415–421 (2015).</w:t>
      </w:r>
    </w:p>
    <w:p w14:paraId="60E30061" w14:textId="77777777" w:rsidR="00D4208F" w:rsidRPr="00D4208F" w:rsidRDefault="00D4208F" w:rsidP="00D4208F">
      <w:pPr>
        <w:pStyle w:val="Bibliography"/>
        <w:rPr>
          <w:rFonts w:ascii="Calibri" w:cs="Calibri"/>
        </w:rPr>
      </w:pPr>
      <w:r w:rsidRPr="00D4208F">
        <w:rPr>
          <w:rFonts w:ascii="Calibri" w:cs="Calibri"/>
        </w:rPr>
        <w:t>11.</w:t>
      </w:r>
      <w:r w:rsidRPr="00D4208F">
        <w:rPr>
          <w:rFonts w:ascii="Calibri" w:cs="Calibri"/>
        </w:rPr>
        <w:tab/>
        <w:t xml:space="preserve">Molloi, S., Johnson, T., Ding, H. &amp; Lipinski, J. Accurate quantification of vessel cross-sectional area using CT angiography: a simulation study. </w:t>
      </w:r>
      <w:r w:rsidRPr="00D4208F">
        <w:rPr>
          <w:rFonts w:ascii="Calibri" w:cs="Calibri"/>
          <w:i/>
          <w:iCs/>
        </w:rPr>
        <w:t>The international journal of cardiovascular imaging</w:t>
      </w:r>
      <w:r w:rsidRPr="00D4208F">
        <w:rPr>
          <w:rFonts w:ascii="Calibri" w:cs="Calibri"/>
        </w:rPr>
        <w:t xml:space="preserve"> </w:t>
      </w:r>
      <w:r w:rsidRPr="00D4208F">
        <w:rPr>
          <w:rFonts w:ascii="Calibri" w:cs="Calibri"/>
          <w:b/>
          <w:bCs/>
        </w:rPr>
        <w:t>33</w:t>
      </w:r>
      <w:r w:rsidRPr="00D4208F">
        <w:rPr>
          <w:rFonts w:ascii="Calibri" w:cs="Calibri"/>
        </w:rPr>
        <w:t>, (2017).</w:t>
      </w:r>
    </w:p>
    <w:p w14:paraId="7F92628D" w14:textId="77777777" w:rsidR="00D4208F" w:rsidRPr="00D4208F" w:rsidRDefault="00D4208F" w:rsidP="00D4208F">
      <w:pPr>
        <w:pStyle w:val="Bibliography"/>
        <w:rPr>
          <w:rFonts w:ascii="Calibri" w:cs="Calibri"/>
        </w:rPr>
      </w:pPr>
      <w:r w:rsidRPr="00D4208F">
        <w:rPr>
          <w:rFonts w:ascii="Calibri" w:cs="Calibri"/>
        </w:rPr>
        <w:t>12.</w:t>
      </w:r>
      <w:r w:rsidRPr="00D4208F">
        <w:rPr>
          <w:rFonts w:ascii="Calibri" w:cs="Calibri"/>
        </w:rPr>
        <w:tab/>
        <w:t xml:space="preserve">Ding, H., Wang, C., Malkasian, S., Johnson, T. &amp; Molloi, S. Characterization of arterial plaque composition with dual energy computed tomography: a simulation study. </w:t>
      </w:r>
      <w:r w:rsidRPr="00D4208F">
        <w:rPr>
          <w:rFonts w:ascii="Calibri" w:cs="Calibri"/>
          <w:i/>
          <w:iCs/>
        </w:rPr>
        <w:t>Int J Cardiovasc Imaging</w:t>
      </w:r>
      <w:r w:rsidRPr="00D4208F">
        <w:rPr>
          <w:rFonts w:ascii="Calibri" w:cs="Calibri"/>
        </w:rPr>
        <w:t xml:space="preserve"> </w:t>
      </w:r>
      <w:r w:rsidRPr="00D4208F">
        <w:rPr>
          <w:rFonts w:ascii="Calibri" w:cs="Calibri"/>
          <w:b/>
          <w:bCs/>
        </w:rPr>
        <w:t>37</w:t>
      </w:r>
      <w:r w:rsidRPr="00D4208F">
        <w:rPr>
          <w:rFonts w:ascii="Calibri" w:cs="Calibri"/>
        </w:rPr>
        <w:t>, 331–341 (2021).</w:t>
      </w:r>
    </w:p>
    <w:p w14:paraId="2DDBA8D8" w14:textId="77777777" w:rsidR="00D4208F" w:rsidRPr="00D4208F" w:rsidRDefault="00D4208F" w:rsidP="00D4208F">
      <w:pPr>
        <w:pStyle w:val="Bibliography"/>
        <w:rPr>
          <w:rFonts w:ascii="Calibri" w:cs="Calibri"/>
        </w:rPr>
      </w:pPr>
      <w:r w:rsidRPr="00D4208F">
        <w:rPr>
          <w:rFonts w:ascii="Calibri" w:cs="Calibri"/>
        </w:rPr>
        <w:t>13.</w:t>
      </w:r>
      <w:r w:rsidRPr="00D4208F">
        <w:rPr>
          <w:rFonts w:ascii="Calibri" w:cs="Calibri"/>
        </w:rPr>
        <w:tab/>
        <w:t xml:space="preserve">Boone, J. M., Fewell, T. R. &amp; Jennings, R. J. Molybdenum, rhodium, and tungsten anode spectral models using interpolating polynomials with application to mammography. </w:t>
      </w:r>
      <w:r w:rsidRPr="00D4208F">
        <w:rPr>
          <w:rFonts w:ascii="Calibri" w:cs="Calibri"/>
          <w:i/>
          <w:iCs/>
        </w:rPr>
        <w:t>Med Phys</w:t>
      </w:r>
      <w:r w:rsidRPr="00D4208F">
        <w:rPr>
          <w:rFonts w:ascii="Calibri" w:cs="Calibri"/>
        </w:rPr>
        <w:t xml:space="preserve"> </w:t>
      </w:r>
      <w:r w:rsidRPr="00D4208F">
        <w:rPr>
          <w:rFonts w:ascii="Calibri" w:cs="Calibri"/>
          <w:b/>
          <w:bCs/>
        </w:rPr>
        <w:t>24</w:t>
      </w:r>
      <w:r w:rsidRPr="00D4208F">
        <w:rPr>
          <w:rFonts w:ascii="Calibri" w:cs="Calibri"/>
        </w:rPr>
        <w:t>, 1863–1874 (1997).</w:t>
      </w:r>
    </w:p>
    <w:p w14:paraId="5EE9366A" w14:textId="77777777" w:rsidR="00D4208F" w:rsidRPr="00D4208F" w:rsidRDefault="00D4208F" w:rsidP="00D4208F">
      <w:pPr>
        <w:pStyle w:val="Bibliography"/>
        <w:rPr>
          <w:rFonts w:ascii="Calibri" w:cs="Calibri"/>
        </w:rPr>
      </w:pPr>
      <w:r w:rsidRPr="00D4208F">
        <w:rPr>
          <w:rFonts w:ascii="Calibri" w:cs="Calibri"/>
        </w:rPr>
        <w:t>14.</w:t>
      </w:r>
      <w:r w:rsidRPr="00D4208F">
        <w:rPr>
          <w:rFonts w:ascii="Calibri" w:cs="Calibri"/>
        </w:rPr>
        <w:tab/>
        <w:t xml:space="preserve">Boone, J. M. &amp; Chavez, A. E. Comparison of x-ray cross sections for diagnostic and therapeutic medical physics. </w:t>
      </w:r>
      <w:r w:rsidRPr="00D4208F">
        <w:rPr>
          <w:rFonts w:ascii="Calibri" w:cs="Calibri"/>
          <w:i/>
          <w:iCs/>
        </w:rPr>
        <w:t>Med Phys</w:t>
      </w:r>
      <w:r w:rsidRPr="00D4208F">
        <w:rPr>
          <w:rFonts w:ascii="Calibri" w:cs="Calibri"/>
        </w:rPr>
        <w:t xml:space="preserve"> </w:t>
      </w:r>
      <w:r w:rsidRPr="00D4208F">
        <w:rPr>
          <w:rFonts w:ascii="Calibri" w:cs="Calibri"/>
          <w:b/>
          <w:bCs/>
        </w:rPr>
        <w:t>23</w:t>
      </w:r>
      <w:r w:rsidRPr="00D4208F">
        <w:rPr>
          <w:rFonts w:ascii="Calibri" w:cs="Calibri"/>
        </w:rPr>
        <w:t>, 1997–2005 (1996).</w:t>
      </w:r>
    </w:p>
    <w:p w14:paraId="33D97971" w14:textId="77777777" w:rsidR="00D4208F" w:rsidRPr="00D4208F" w:rsidRDefault="00D4208F" w:rsidP="00D4208F">
      <w:pPr>
        <w:pStyle w:val="Bibliography"/>
        <w:rPr>
          <w:rFonts w:ascii="Calibri" w:cs="Calibri"/>
        </w:rPr>
      </w:pPr>
      <w:r w:rsidRPr="00D4208F">
        <w:rPr>
          <w:rFonts w:ascii="Calibri" w:cs="Calibri"/>
        </w:rPr>
        <w:t>15.</w:t>
      </w:r>
      <w:r w:rsidRPr="00D4208F">
        <w:rPr>
          <w:rFonts w:ascii="Calibri" w:cs="Calibri"/>
        </w:rPr>
        <w:tab/>
        <w:t xml:space="preserve">Praagh, G. D. </w:t>
      </w:r>
      <w:r w:rsidRPr="00D4208F">
        <w:rPr>
          <w:rFonts w:ascii="Calibri" w:cs="Calibri"/>
          <w:i/>
          <w:iCs/>
        </w:rPr>
        <w:t>et al.</w:t>
      </w:r>
      <w:r w:rsidRPr="00D4208F">
        <w:rPr>
          <w:rFonts w:ascii="Calibri" w:cs="Calibri"/>
        </w:rPr>
        <w:t xml:space="preserve"> Fully automated quantification method (FQM) of coronary calcium in an anthropomorphic phantom. </w:t>
      </w:r>
      <w:r w:rsidRPr="00D4208F">
        <w:rPr>
          <w:rFonts w:ascii="Calibri" w:cs="Calibri"/>
          <w:i/>
          <w:iCs/>
        </w:rPr>
        <w:t>Medical Physics</w:t>
      </w:r>
      <w:r w:rsidRPr="00D4208F">
        <w:rPr>
          <w:rFonts w:ascii="Calibri" w:cs="Calibri"/>
        </w:rPr>
        <w:t xml:space="preserve"> </w:t>
      </w:r>
      <w:r w:rsidRPr="00D4208F">
        <w:rPr>
          <w:rFonts w:ascii="Calibri" w:cs="Calibri"/>
          <w:b/>
          <w:bCs/>
        </w:rPr>
        <w:t>48</w:t>
      </w:r>
      <w:r w:rsidRPr="00D4208F">
        <w:rPr>
          <w:rFonts w:ascii="Calibri" w:cs="Calibri"/>
        </w:rPr>
        <w:t>, 3730–3740 (2021).</w:t>
      </w:r>
    </w:p>
    <w:p w14:paraId="3914C456" w14:textId="77777777" w:rsidR="00D4208F" w:rsidRPr="00D4208F" w:rsidRDefault="00D4208F" w:rsidP="00D4208F">
      <w:pPr>
        <w:pStyle w:val="Bibliography"/>
        <w:rPr>
          <w:rFonts w:ascii="Calibri" w:cs="Calibri"/>
        </w:rPr>
      </w:pPr>
      <w:r w:rsidRPr="00D4208F">
        <w:rPr>
          <w:rFonts w:ascii="Calibri" w:cs="Calibri"/>
        </w:rPr>
        <w:t>16.</w:t>
      </w:r>
      <w:r w:rsidRPr="00D4208F">
        <w:rPr>
          <w:rFonts w:ascii="Calibri" w:cs="Calibri"/>
        </w:rPr>
        <w:tab/>
        <w:t xml:space="preserve">Pérez-García, F., Sparks, R. &amp; Ourselin, S. TorchIO: A Python library for efficient loading, preprocessing, augmentation and patch-based sampling of medical images in deep learning. </w:t>
      </w:r>
      <w:r w:rsidRPr="00D4208F">
        <w:rPr>
          <w:rFonts w:ascii="Calibri" w:cs="Calibri"/>
          <w:i/>
          <w:iCs/>
        </w:rPr>
        <w:t>Computer Methods and Programs in Biomedicine</w:t>
      </w:r>
      <w:r w:rsidRPr="00D4208F">
        <w:rPr>
          <w:rFonts w:ascii="Calibri" w:cs="Calibri"/>
        </w:rPr>
        <w:t xml:space="preserve"> </w:t>
      </w:r>
      <w:r w:rsidRPr="00D4208F">
        <w:rPr>
          <w:rFonts w:ascii="Calibri" w:cs="Calibri"/>
          <w:b/>
          <w:bCs/>
        </w:rPr>
        <w:t>208</w:t>
      </w:r>
      <w:r w:rsidRPr="00D4208F">
        <w:rPr>
          <w:rFonts w:ascii="Calibri" w:cs="Calibri"/>
        </w:rPr>
        <w:t>, 106236 (2021).</w:t>
      </w:r>
    </w:p>
    <w:p w14:paraId="6CBCDA60" w14:textId="77777777" w:rsidR="00D4208F" w:rsidRPr="00D4208F" w:rsidRDefault="00D4208F" w:rsidP="00D4208F">
      <w:pPr>
        <w:pStyle w:val="Bibliography"/>
        <w:rPr>
          <w:rFonts w:ascii="Calibri" w:cs="Calibri"/>
        </w:rPr>
      </w:pPr>
      <w:r w:rsidRPr="00D4208F">
        <w:rPr>
          <w:rFonts w:ascii="Calibri" w:cs="Calibri"/>
        </w:rPr>
        <w:t>17.</w:t>
      </w:r>
      <w:r w:rsidRPr="00D4208F">
        <w:rPr>
          <w:rFonts w:ascii="Calibri" w:cs="Calibri"/>
        </w:rPr>
        <w:tab/>
        <w:t xml:space="preserve">Shaw, R., Sudre, C., Ourselin, S. &amp; Cardoso, M. J. MRI k-Space Motion Artefact Augmentation: Model Robustness and Task-Specific Uncertainty. in </w:t>
      </w:r>
      <w:r w:rsidRPr="00D4208F">
        <w:rPr>
          <w:rFonts w:ascii="Calibri" w:cs="Calibri"/>
          <w:i/>
          <w:iCs/>
        </w:rPr>
        <w:t>Proceedings of The 2nd International Conference on Medical Imaging with Deep Learning</w:t>
      </w:r>
      <w:r w:rsidRPr="00D4208F">
        <w:rPr>
          <w:rFonts w:ascii="Calibri" w:cs="Calibri"/>
        </w:rPr>
        <w:t xml:space="preserve"> 427–436 (PMLR, 2019).</w:t>
      </w:r>
    </w:p>
    <w:p w14:paraId="24128B7D" w14:textId="77777777" w:rsidR="00D4208F" w:rsidRPr="00D4208F" w:rsidRDefault="00D4208F" w:rsidP="00D4208F">
      <w:pPr>
        <w:pStyle w:val="Bibliography"/>
        <w:rPr>
          <w:rFonts w:ascii="Calibri" w:cs="Calibri"/>
        </w:rPr>
      </w:pPr>
      <w:r w:rsidRPr="00D4208F">
        <w:rPr>
          <w:rFonts w:ascii="Calibri" w:cs="Calibri"/>
        </w:rPr>
        <w:t>18.</w:t>
      </w:r>
      <w:r w:rsidRPr="00D4208F">
        <w:rPr>
          <w:rFonts w:ascii="Calibri" w:cs="Calibri"/>
        </w:rPr>
        <w:tab/>
        <w:t xml:space="preserve">Bezanson, J., Edelman, A., Karpinski, S. &amp; Shah, V. B. Julia: A Fresh Approach to Numerical Computing. </w:t>
      </w:r>
      <w:r w:rsidRPr="00D4208F">
        <w:rPr>
          <w:rFonts w:ascii="Calibri" w:cs="Calibri"/>
          <w:i/>
          <w:iCs/>
        </w:rPr>
        <w:t>SIAM Rev.</w:t>
      </w:r>
      <w:r w:rsidRPr="00D4208F">
        <w:rPr>
          <w:rFonts w:ascii="Calibri" w:cs="Calibri"/>
        </w:rPr>
        <w:t xml:space="preserve"> </w:t>
      </w:r>
      <w:r w:rsidRPr="00D4208F">
        <w:rPr>
          <w:rFonts w:ascii="Calibri" w:cs="Calibri"/>
          <w:b/>
          <w:bCs/>
        </w:rPr>
        <w:t>59</w:t>
      </w:r>
      <w:r w:rsidRPr="00D4208F">
        <w:rPr>
          <w:rFonts w:ascii="Calibri" w:cs="Calibri"/>
        </w:rPr>
        <w:t>, 65–98 (2017).</w:t>
      </w:r>
    </w:p>
    <w:p w14:paraId="767E0290" w14:textId="77777777" w:rsidR="00D4208F" w:rsidRPr="00D4208F" w:rsidRDefault="00D4208F" w:rsidP="00D4208F">
      <w:pPr>
        <w:pStyle w:val="Bibliography"/>
        <w:rPr>
          <w:rFonts w:ascii="Calibri" w:cs="Calibri"/>
        </w:rPr>
      </w:pPr>
      <w:r w:rsidRPr="00D4208F">
        <w:rPr>
          <w:rFonts w:ascii="Calibri" w:cs="Calibri"/>
        </w:rPr>
        <w:lastRenderedPageBreak/>
        <w:t>19.</w:t>
      </w:r>
      <w:r w:rsidRPr="00D4208F">
        <w:rPr>
          <w:rFonts w:ascii="Calibri" w:cs="Calibri"/>
        </w:rPr>
        <w:tab/>
        <w:t xml:space="preserve">Gräni, C. </w:t>
      </w:r>
      <w:r w:rsidRPr="00D4208F">
        <w:rPr>
          <w:rFonts w:ascii="Calibri" w:cs="Calibri"/>
          <w:i/>
          <w:iCs/>
        </w:rPr>
        <w:t>et al.</w:t>
      </w:r>
      <w:r w:rsidRPr="00D4208F">
        <w:rPr>
          <w:rFonts w:ascii="Calibri" w:cs="Calibri"/>
        </w:rPr>
        <w:t xml:space="preserve"> Ultra-low-dose coronary artery calcium scoring using novel scoring thresholds for low tube voltage protocols—a pilot study. </w:t>
      </w:r>
      <w:r w:rsidRPr="00D4208F">
        <w:rPr>
          <w:rFonts w:ascii="Calibri" w:cs="Calibri"/>
          <w:i/>
          <w:iCs/>
        </w:rPr>
        <w:t>European Heart Journal - Cardiovascular Imaging</w:t>
      </w:r>
      <w:r w:rsidRPr="00D4208F">
        <w:rPr>
          <w:rFonts w:ascii="Calibri" w:cs="Calibri"/>
        </w:rPr>
        <w:t xml:space="preserve"> </w:t>
      </w:r>
      <w:r w:rsidRPr="00D4208F">
        <w:rPr>
          <w:rFonts w:ascii="Calibri" w:cs="Calibri"/>
          <w:b/>
          <w:bCs/>
        </w:rPr>
        <w:t>19</w:t>
      </w:r>
      <w:r w:rsidRPr="00D4208F">
        <w:rPr>
          <w:rFonts w:ascii="Calibri" w:cs="Calibri"/>
        </w:rPr>
        <w:t>, 1362–1371 (2018).</w:t>
      </w:r>
    </w:p>
    <w:p w14:paraId="5B354B71" w14:textId="77777777" w:rsidR="00D4208F" w:rsidRPr="00D4208F" w:rsidRDefault="00D4208F" w:rsidP="00D4208F">
      <w:pPr>
        <w:pStyle w:val="Bibliography"/>
        <w:rPr>
          <w:rFonts w:ascii="Calibri" w:cs="Calibri"/>
        </w:rPr>
      </w:pPr>
      <w:r w:rsidRPr="00D4208F">
        <w:rPr>
          <w:rFonts w:ascii="Calibri" w:cs="Calibri"/>
        </w:rPr>
        <w:t>20.</w:t>
      </w:r>
      <w:r w:rsidRPr="00D4208F">
        <w:rPr>
          <w:rFonts w:ascii="Calibri" w:cs="Calibri"/>
        </w:rPr>
        <w:tab/>
        <w:t xml:space="preserve">Nakazato, R. </w:t>
      </w:r>
      <w:r w:rsidRPr="00D4208F">
        <w:rPr>
          <w:rFonts w:ascii="Calibri" w:cs="Calibri"/>
          <w:i/>
          <w:iCs/>
        </w:rPr>
        <w:t>et al.</w:t>
      </w:r>
      <w:r w:rsidRPr="00D4208F">
        <w:rPr>
          <w:rFonts w:ascii="Calibri" w:cs="Calibri"/>
        </w:rPr>
        <w:t xml:space="preserve"> Coronary artery calcium scoring using a reduced tube voltage and radiation dose protocol with dual-source computed tomography. </w:t>
      </w:r>
      <w:r w:rsidRPr="00D4208F">
        <w:rPr>
          <w:rFonts w:ascii="Calibri" w:cs="Calibri"/>
          <w:i/>
          <w:iCs/>
        </w:rPr>
        <w:t>J Cardiovasc Comput Tomogr</w:t>
      </w:r>
      <w:r w:rsidRPr="00D4208F">
        <w:rPr>
          <w:rFonts w:ascii="Calibri" w:cs="Calibri"/>
        </w:rPr>
        <w:t xml:space="preserve"> </w:t>
      </w:r>
      <w:r w:rsidRPr="00D4208F">
        <w:rPr>
          <w:rFonts w:ascii="Calibri" w:cs="Calibri"/>
          <w:b/>
          <w:bCs/>
        </w:rPr>
        <w:t>3</w:t>
      </w:r>
      <w:r w:rsidRPr="00D4208F">
        <w:rPr>
          <w:rFonts w:ascii="Calibri" w:cs="Calibri"/>
        </w:rPr>
        <w:t>, 394–400 (2009).</w:t>
      </w:r>
    </w:p>
    <w:p w14:paraId="269C1514" w14:textId="77777777" w:rsidR="00D4208F" w:rsidRPr="00D4208F" w:rsidRDefault="00D4208F" w:rsidP="00D4208F">
      <w:pPr>
        <w:pStyle w:val="Bibliography"/>
        <w:rPr>
          <w:rFonts w:ascii="Calibri" w:cs="Calibri"/>
        </w:rPr>
      </w:pPr>
      <w:r w:rsidRPr="00D4208F">
        <w:rPr>
          <w:rFonts w:ascii="Calibri" w:cs="Calibri"/>
        </w:rPr>
        <w:t>21.</w:t>
      </w:r>
      <w:r w:rsidRPr="00D4208F">
        <w:rPr>
          <w:rFonts w:ascii="Calibri" w:cs="Calibri"/>
        </w:rPr>
        <w:tab/>
        <w:t xml:space="preserve">van Praagh, G. D. </w:t>
      </w:r>
      <w:r w:rsidRPr="00D4208F">
        <w:rPr>
          <w:rFonts w:ascii="Calibri" w:cs="Calibri"/>
          <w:i/>
          <w:iCs/>
        </w:rPr>
        <w:t>et al.</w:t>
      </w:r>
      <w:r w:rsidRPr="00D4208F">
        <w:rPr>
          <w:rFonts w:ascii="Calibri" w:cs="Calibri"/>
        </w:rPr>
        <w:t xml:space="preserve"> Coronary Artery Calcium Scoring: Toward a New Standard. </w:t>
      </w:r>
      <w:r w:rsidRPr="00D4208F">
        <w:rPr>
          <w:rFonts w:ascii="Calibri" w:cs="Calibri"/>
          <w:i/>
          <w:iCs/>
        </w:rPr>
        <w:t>Invest Radiol</w:t>
      </w:r>
      <w:r w:rsidRPr="00D4208F">
        <w:rPr>
          <w:rFonts w:ascii="Calibri" w:cs="Calibri"/>
        </w:rPr>
        <w:t xml:space="preserve"> </w:t>
      </w:r>
      <w:r w:rsidRPr="00D4208F">
        <w:rPr>
          <w:rFonts w:ascii="Calibri" w:cs="Calibri"/>
          <w:b/>
          <w:bCs/>
        </w:rPr>
        <w:t>57</w:t>
      </w:r>
      <w:r w:rsidRPr="00D4208F">
        <w:rPr>
          <w:rFonts w:ascii="Calibri" w:cs="Calibri"/>
        </w:rPr>
        <w:t>, 13–22 (2022).</w:t>
      </w:r>
    </w:p>
    <w:p w14:paraId="4CE170BD" w14:textId="77777777" w:rsidR="00D4208F" w:rsidRPr="00D4208F" w:rsidRDefault="00D4208F" w:rsidP="00D4208F">
      <w:pPr>
        <w:pStyle w:val="Bibliography"/>
        <w:rPr>
          <w:rFonts w:ascii="Calibri" w:cs="Calibri"/>
        </w:rPr>
      </w:pPr>
      <w:r w:rsidRPr="00D4208F">
        <w:rPr>
          <w:rFonts w:ascii="Calibri" w:cs="Calibri"/>
        </w:rPr>
        <w:t>22.</w:t>
      </w:r>
      <w:r w:rsidRPr="00D4208F">
        <w:rPr>
          <w:rFonts w:ascii="Calibri" w:cs="Calibri"/>
        </w:rPr>
        <w:tab/>
        <w:t xml:space="preserve">Budoff, M. J. </w:t>
      </w:r>
      <w:r w:rsidRPr="00D4208F">
        <w:rPr>
          <w:rFonts w:ascii="Calibri" w:cs="Calibri"/>
          <w:i/>
          <w:iCs/>
        </w:rPr>
        <w:t>et al.</w:t>
      </w:r>
      <w:r w:rsidRPr="00D4208F">
        <w:rPr>
          <w:rFonts w:ascii="Calibri" w:cs="Calibri"/>
        </w:rPr>
        <w:t xml:space="preserve"> Ten-year association of coronary artery calcium with atherosclerotic cardiovascular disease (ASCVD) events: the multi-ethnic study of atherosclerosis (MESA). </w:t>
      </w:r>
      <w:r w:rsidRPr="00D4208F">
        <w:rPr>
          <w:rFonts w:ascii="Calibri" w:cs="Calibri"/>
          <w:i/>
          <w:iCs/>
        </w:rPr>
        <w:t>European Heart Journal</w:t>
      </w:r>
      <w:r w:rsidRPr="00D4208F">
        <w:rPr>
          <w:rFonts w:ascii="Calibri" w:cs="Calibri"/>
        </w:rPr>
        <w:t xml:space="preserve"> </w:t>
      </w:r>
      <w:r w:rsidRPr="00D4208F">
        <w:rPr>
          <w:rFonts w:ascii="Calibri" w:cs="Calibri"/>
          <w:b/>
          <w:bCs/>
        </w:rPr>
        <w:t>39</w:t>
      </w:r>
      <w:r w:rsidRPr="00D4208F">
        <w:rPr>
          <w:rFonts w:ascii="Calibri" w:cs="Calibri"/>
        </w:rPr>
        <w:t>, 2401–2408 (2018).</w:t>
      </w:r>
    </w:p>
    <w:p w14:paraId="7FAEDFA5" w14:textId="77777777" w:rsidR="00D4208F" w:rsidRPr="00D4208F" w:rsidRDefault="00D4208F" w:rsidP="00D4208F">
      <w:pPr>
        <w:pStyle w:val="Bibliography"/>
        <w:rPr>
          <w:rFonts w:ascii="Calibri" w:cs="Calibri"/>
        </w:rPr>
      </w:pPr>
      <w:r w:rsidRPr="00D4208F">
        <w:rPr>
          <w:rFonts w:ascii="Calibri" w:cs="Calibri"/>
        </w:rPr>
        <w:t>23.</w:t>
      </w:r>
      <w:r w:rsidRPr="00D4208F">
        <w:rPr>
          <w:rFonts w:ascii="Calibri" w:cs="Calibri"/>
        </w:rPr>
        <w:tab/>
        <w:t xml:space="preserve">Criqui, M. H. </w:t>
      </w:r>
      <w:r w:rsidRPr="00D4208F">
        <w:rPr>
          <w:rFonts w:ascii="Calibri" w:cs="Calibri"/>
          <w:i/>
          <w:iCs/>
        </w:rPr>
        <w:t>et al.</w:t>
      </w:r>
      <w:r w:rsidRPr="00D4208F">
        <w:rPr>
          <w:rFonts w:ascii="Calibri" w:cs="Calibri"/>
        </w:rPr>
        <w:t xml:space="preserve"> Calcium Density of Coronary Artery Plaque and Risk of Incident Cardiovascular Events. </w:t>
      </w:r>
      <w:r w:rsidRPr="00D4208F">
        <w:rPr>
          <w:rFonts w:ascii="Calibri" w:cs="Calibri"/>
          <w:i/>
          <w:iCs/>
        </w:rPr>
        <w:t>JAMA</w:t>
      </w:r>
      <w:r w:rsidRPr="00D4208F">
        <w:rPr>
          <w:rFonts w:ascii="Calibri" w:cs="Calibri"/>
        </w:rPr>
        <w:t xml:space="preserve"> </w:t>
      </w:r>
      <w:r w:rsidRPr="00D4208F">
        <w:rPr>
          <w:rFonts w:ascii="Calibri" w:cs="Calibri"/>
          <w:b/>
          <w:bCs/>
        </w:rPr>
        <w:t>311</w:t>
      </w:r>
      <w:r w:rsidRPr="00D4208F">
        <w:rPr>
          <w:rFonts w:ascii="Calibri" w:cs="Calibri"/>
        </w:rPr>
        <w:t>, 271–278 (2014).</w:t>
      </w:r>
    </w:p>
    <w:p w14:paraId="72C6A6BD" w14:textId="77777777" w:rsidR="00D4208F" w:rsidRPr="00D4208F" w:rsidRDefault="00D4208F" w:rsidP="00D4208F">
      <w:pPr>
        <w:pStyle w:val="Bibliography"/>
        <w:rPr>
          <w:rFonts w:ascii="Calibri" w:cs="Calibri"/>
        </w:rPr>
      </w:pPr>
      <w:r w:rsidRPr="00D4208F">
        <w:rPr>
          <w:rFonts w:ascii="Calibri" w:cs="Calibri"/>
        </w:rPr>
        <w:t>24.</w:t>
      </w:r>
      <w:r w:rsidRPr="00D4208F">
        <w:rPr>
          <w:rFonts w:ascii="Calibri" w:cs="Calibri"/>
        </w:rPr>
        <w:tab/>
        <w:t xml:space="preserve">Shahzad, R. </w:t>
      </w:r>
      <w:r w:rsidRPr="00D4208F">
        <w:rPr>
          <w:rFonts w:ascii="Calibri" w:cs="Calibri"/>
          <w:i/>
          <w:iCs/>
        </w:rPr>
        <w:t>et al.</w:t>
      </w:r>
      <w:r w:rsidRPr="00D4208F">
        <w:rPr>
          <w:rFonts w:ascii="Calibri" w:cs="Calibri"/>
        </w:rPr>
        <w:t xml:space="preserve"> Vessel Specific Coronary Artery Calcium Scoring. </w:t>
      </w:r>
      <w:r w:rsidRPr="00D4208F">
        <w:rPr>
          <w:rFonts w:ascii="Calibri" w:cs="Calibri"/>
          <w:i/>
          <w:iCs/>
        </w:rPr>
        <w:t>Academic Radiology</w:t>
      </w:r>
      <w:r w:rsidRPr="00D4208F">
        <w:rPr>
          <w:rFonts w:ascii="Calibri" w:cs="Calibri"/>
        </w:rPr>
        <w:t xml:space="preserve"> </w:t>
      </w:r>
      <w:r w:rsidRPr="00D4208F">
        <w:rPr>
          <w:rFonts w:ascii="Calibri" w:cs="Calibri"/>
          <w:b/>
          <w:bCs/>
        </w:rPr>
        <w:t>20</w:t>
      </w:r>
      <w:r w:rsidRPr="00D4208F">
        <w:rPr>
          <w:rFonts w:ascii="Calibri" w:cs="Calibri"/>
        </w:rPr>
        <w:t>, 1–9 (2013).</w:t>
      </w:r>
    </w:p>
    <w:p w14:paraId="49F78CC8" w14:textId="77777777" w:rsidR="00D4208F" w:rsidRPr="00D4208F" w:rsidRDefault="00D4208F" w:rsidP="00D4208F">
      <w:pPr>
        <w:pStyle w:val="Bibliography"/>
        <w:rPr>
          <w:rFonts w:ascii="Calibri" w:cs="Calibri"/>
        </w:rPr>
      </w:pPr>
      <w:r w:rsidRPr="00D4208F">
        <w:rPr>
          <w:rFonts w:ascii="Calibri" w:cs="Calibri"/>
        </w:rPr>
        <w:t>25.</w:t>
      </w:r>
      <w:r w:rsidRPr="00D4208F">
        <w:rPr>
          <w:rFonts w:ascii="Calibri" w:cs="Calibri"/>
        </w:rPr>
        <w:tab/>
        <w:t xml:space="preserve">Wolterink, J. M., Leiner, T., Takx, R. A. P., Viergever, M. A. &amp; Išgum, I. Automatic Coronary Calcium Scoring in Non-Contrast-Enhanced ECG-Triggered Cardiac CT With Ambiguity Detection. </w:t>
      </w:r>
      <w:r w:rsidRPr="00D4208F">
        <w:rPr>
          <w:rFonts w:ascii="Calibri" w:cs="Calibri"/>
          <w:i/>
          <w:iCs/>
        </w:rPr>
        <w:t>IEEE Transactions on Medical Imaging</w:t>
      </w:r>
      <w:r w:rsidRPr="00D4208F">
        <w:rPr>
          <w:rFonts w:ascii="Calibri" w:cs="Calibri"/>
        </w:rPr>
        <w:t xml:space="preserve"> </w:t>
      </w:r>
      <w:r w:rsidRPr="00D4208F">
        <w:rPr>
          <w:rFonts w:ascii="Calibri" w:cs="Calibri"/>
          <w:b/>
          <w:bCs/>
        </w:rPr>
        <w:t>34</w:t>
      </w:r>
      <w:r w:rsidRPr="00D4208F">
        <w:rPr>
          <w:rFonts w:ascii="Calibri" w:cs="Calibri"/>
        </w:rPr>
        <w:t>, 1867–1878 (2015).</w:t>
      </w:r>
    </w:p>
    <w:p w14:paraId="38E0B2B1" w14:textId="77777777" w:rsidR="00D4208F" w:rsidRPr="00D4208F" w:rsidRDefault="00D4208F" w:rsidP="00D4208F">
      <w:pPr>
        <w:pStyle w:val="Bibliography"/>
        <w:rPr>
          <w:rFonts w:ascii="Calibri" w:cs="Calibri"/>
        </w:rPr>
      </w:pPr>
      <w:r w:rsidRPr="00D4208F">
        <w:rPr>
          <w:rFonts w:ascii="Calibri" w:cs="Calibri"/>
        </w:rPr>
        <w:t>26.</w:t>
      </w:r>
      <w:r w:rsidRPr="00D4208F">
        <w:rPr>
          <w:rFonts w:ascii="Calibri" w:cs="Calibri"/>
        </w:rPr>
        <w:tab/>
        <w:t xml:space="preserve">Wolterink, J. M. </w:t>
      </w:r>
      <w:r w:rsidRPr="00D4208F">
        <w:rPr>
          <w:rFonts w:ascii="Calibri" w:cs="Calibri"/>
          <w:i/>
          <w:iCs/>
        </w:rPr>
        <w:t>et al.</w:t>
      </w:r>
      <w:r w:rsidRPr="00D4208F">
        <w:rPr>
          <w:rFonts w:ascii="Calibri" w:cs="Calibri"/>
        </w:rPr>
        <w:t xml:space="preserve"> An evaluation of automatic coronary artery calcium scoring methods with cardiac CT using the orCaScore framework. </w:t>
      </w:r>
      <w:r w:rsidRPr="00D4208F">
        <w:rPr>
          <w:rFonts w:ascii="Calibri" w:cs="Calibri"/>
          <w:i/>
          <w:iCs/>
        </w:rPr>
        <w:t>Medical Physics</w:t>
      </w:r>
      <w:r w:rsidRPr="00D4208F">
        <w:rPr>
          <w:rFonts w:ascii="Calibri" w:cs="Calibri"/>
        </w:rPr>
        <w:t xml:space="preserve"> </w:t>
      </w:r>
      <w:r w:rsidRPr="00D4208F">
        <w:rPr>
          <w:rFonts w:ascii="Calibri" w:cs="Calibri"/>
          <w:b/>
          <w:bCs/>
        </w:rPr>
        <w:t>43</w:t>
      </w:r>
      <w:r w:rsidRPr="00D4208F">
        <w:rPr>
          <w:rFonts w:ascii="Calibri" w:cs="Calibri"/>
        </w:rPr>
        <w:t>, 2361–2373 (2016).</w:t>
      </w:r>
    </w:p>
    <w:p w14:paraId="1F340892" w14:textId="77777777" w:rsidR="00D4208F" w:rsidRPr="00D4208F" w:rsidRDefault="00D4208F" w:rsidP="00D4208F">
      <w:pPr>
        <w:pStyle w:val="Bibliography"/>
        <w:rPr>
          <w:rFonts w:ascii="Calibri" w:cs="Calibri"/>
        </w:rPr>
      </w:pPr>
      <w:r w:rsidRPr="00D4208F">
        <w:rPr>
          <w:rFonts w:ascii="Calibri" w:cs="Calibri"/>
        </w:rPr>
        <w:t>27.</w:t>
      </w:r>
      <w:r w:rsidRPr="00D4208F">
        <w:rPr>
          <w:rFonts w:ascii="Calibri" w:cs="Calibri"/>
        </w:rPr>
        <w:tab/>
        <w:t xml:space="preserve">Dijkstra, H. </w:t>
      </w:r>
      <w:r w:rsidRPr="00D4208F">
        <w:rPr>
          <w:rFonts w:ascii="Calibri" w:cs="Calibri"/>
          <w:i/>
          <w:iCs/>
        </w:rPr>
        <w:t>et al.</w:t>
      </w:r>
      <w:r w:rsidRPr="00D4208F">
        <w:rPr>
          <w:rFonts w:ascii="Calibri" w:cs="Calibri"/>
        </w:rPr>
        <w:t xml:space="preserve"> Coronary calcium mass scores measured by identical 64-slice MDCT scanners are comparable: a cardiac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26</w:t>
      </w:r>
      <w:r w:rsidRPr="00D4208F">
        <w:rPr>
          <w:rFonts w:ascii="Calibri" w:cs="Calibri"/>
        </w:rPr>
        <w:t>, 89–98 (2010).</w:t>
      </w:r>
    </w:p>
    <w:p w14:paraId="2A397B78" w14:textId="77777777" w:rsidR="00D4208F" w:rsidRPr="00D4208F" w:rsidRDefault="00D4208F" w:rsidP="00D4208F">
      <w:pPr>
        <w:pStyle w:val="Bibliography"/>
        <w:rPr>
          <w:rFonts w:ascii="Calibri" w:cs="Calibri"/>
        </w:rPr>
      </w:pPr>
      <w:r w:rsidRPr="00D4208F">
        <w:rPr>
          <w:rFonts w:ascii="Calibri" w:cs="Calibri"/>
        </w:rPr>
        <w:t>28.</w:t>
      </w:r>
      <w:r w:rsidRPr="00D4208F">
        <w:rPr>
          <w:rFonts w:ascii="Calibri" w:cs="Calibri"/>
        </w:rPr>
        <w:tab/>
        <w:t xml:space="preserve">Dobrolińska, M. </w:t>
      </w:r>
      <w:r w:rsidRPr="00D4208F">
        <w:rPr>
          <w:rFonts w:ascii="Calibri" w:cs="Calibri"/>
          <w:i/>
          <w:iCs/>
        </w:rPr>
        <w:t>et al.</w:t>
      </w:r>
      <w:r w:rsidRPr="00D4208F">
        <w:rPr>
          <w:rFonts w:ascii="Calibri" w:cs="Calibri"/>
        </w:rPr>
        <w:t xml:space="preserve"> </w:t>
      </w:r>
      <w:r w:rsidRPr="00D4208F">
        <w:rPr>
          <w:rFonts w:ascii="Calibri" w:cs="Calibri"/>
          <w:i/>
          <w:iCs/>
        </w:rPr>
        <w:t>Systematic Assessment of Coronary Calcium Detectability and Quantification on Four Generations of CT Reconstruction Techniques: a Patient and Phantom Study</w:t>
      </w:r>
      <w:r w:rsidRPr="00D4208F">
        <w:rPr>
          <w:rFonts w:ascii="Calibri" w:cs="Calibri"/>
        </w:rPr>
        <w:t>. (2022). doi:10.21203/rs.3.rs-1343878/v1.</w:t>
      </w:r>
    </w:p>
    <w:p w14:paraId="7A42676F" w14:textId="77777777" w:rsidR="00D4208F" w:rsidRPr="00D4208F" w:rsidRDefault="00D4208F" w:rsidP="00D4208F">
      <w:pPr>
        <w:pStyle w:val="Bibliography"/>
        <w:rPr>
          <w:rFonts w:ascii="Calibri" w:cs="Calibri"/>
        </w:rPr>
      </w:pPr>
      <w:r w:rsidRPr="00D4208F">
        <w:rPr>
          <w:rFonts w:ascii="Calibri" w:cs="Calibri"/>
        </w:rPr>
        <w:lastRenderedPageBreak/>
        <w:t>29.</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Coronary calcium scoring potential of large field-of-view spectral photon-counting CT: a phantom study. </w:t>
      </w:r>
      <w:r w:rsidRPr="00D4208F">
        <w:rPr>
          <w:rFonts w:ascii="Calibri" w:cs="Calibri"/>
          <w:i/>
          <w:iCs/>
        </w:rPr>
        <w:t>Eur Radiol</w:t>
      </w:r>
      <w:r w:rsidRPr="00D4208F">
        <w:rPr>
          <w:rFonts w:ascii="Calibri" w:cs="Calibri"/>
        </w:rPr>
        <w:t xml:space="preserve"> </w:t>
      </w:r>
      <w:r w:rsidRPr="00D4208F">
        <w:rPr>
          <w:rFonts w:ascii="Calibri" w:cs="Calibri"/>
          <w:b/>
          <w:bCs/>
        </w:rPr>
        <w:t>32</w:t>
      </w:r>
      <w:r w:rsidRPr="00D4208F">
        <w:rPr>
          <w:rFonts w:ascii="Calibri" w:cs="Calibri"/>
        </w:rPr>
        <w:t>, 152–162 (2022).</w:t>
      </w:r>
    </w:p>
    <w:p w14:paraId="6086FA0B" w14:textId="77777777" w:rsidR="00D4208F" w:rsidRPr="00D4208F" w:rsidRDefault="00D4208F" w:rsidP="00D4208F">
      <w:pPr>
        <w:pStyle w:val="Bibliography"/>
        <w:rPr>
          <w:rFonts w:ascii="Calibri" w:cs="Calibri"/>
        </w:rPr>
      </w:pPr>
      <w:r w:rsidRPr="00D4208F">
        <w:rPr>
          <w:rFonts w:ascii="Calibri" w:cs="Calibri"/>
        </w:rPr>
        <w:t>30.</w:t>
      </w:r>
      <w:r w:rsidRPr="00D4208F">
        <w:rPr>
          <w:rFonts w:ascii="Calibri" w:cs="Calibri"/>
        </w:rPr>
        <w:tab/>
        <w:t xml:space="preserve">Hou, K., Tsujioka, K. &amp; Yang, C. Optimization of HU threshold for coronary artery calcium scans reconstructed at 0.5‐mm slice thickness using iterative reconstruction. </w:t>
      </w:r>
      <w:r w:rsidRPr="00D4208F">
        <w:rPr>
          <w:rFonts w:ascii="Calibri" w:cs="Calibri"/>
          <w:i/>
          <w:iCs/>
        </w:rPr>
        <w:t>J Appl Clin Med Phys</w:t>
      </w:r>
      <w:r w:rsidRPr="00D4208F">
        <w:rPr>
          <w:rFonts w:ascii="Calibri" w:cs="Calibri"/>
        </w:rPr>
        <w:t xml:space="preserve"> </w:t>
      </w:r>
      <w:r w:rsidRPr="00D4208F">
        <w:rPr>
          <w:rFonts w:ascii="Calibri" w:cs="Calibri"/>
          <w:b/>
          <w:bCs/>
        </w:rPr>
        <w:t>21</w:t>
      </w:r>
      <w:r w:rsidRPr="00D4208F">
        <w:rPr>
          <w:rFonts w:ascii="Calibri" w:cs="Calibri"/>
        </w:rPr>
        <w:t>, 111–120 (2019).</w:t>
      </w:r>
    </w:p>
    <w:p w14:paraId="3533676A" w14:textId="77777777" w:rsidR="00D4208F" w:rsidRPr="00D4208F" w:rsidRDefault="00D4208F" w:rsidP="00D4208F">
      <w:pPr>
        <w:pStyle w:val="Bibliography"/>
        <w:rPr>
          <w:rFonts w:ascii="Calibri" w:cs="Calibri"/>
        </w:rPr>
      </w:pPr>
      <w:r w:rsidRPr="00D4208F">
        <w:rPr>
          <w:rFonts w:ascii="Calibri" w:cs="Calibri"/>
        </w:rPr>
        <w:t>31.</w:t>
      </w:r>
      <w:r w:rsidRPr="00D4208F">
        <w:rPr>
          <w:rFonts w:ascii="Calibri" w:cs="Calibri"/>
        </w:rPr>
        <w:tab/>
        <w:t xml:space="preserve">Mahnken, A. H. CT Imaging of Coronary Stents: Past, Present, and Future. </w:t>
      </w:r>
      <w:r w:rsidRPr="00D4208F">
        <w:rPr>
          <w:rFonts w:ascii="Calibri" w:cs="Calibri"/>
          <w:i/>
          <w:iCs/>
        </w:rPr>
        <w:t>ISRN Cardiol</w:t>
      </w:r>
      <w:r w:rsidRPr="00D4208F">
        <w:rPr>
          <w:rFonts w:ascii="Calibri" w:cs="Calibri"/>
        </w:rPr>
        <w:t xml:space="preserve"> </w:t>
      </w:r>
      <w:r w:rsidRPr="00D4208F">
        <w:rPr>
          <w:rFonts w:ascii="Calibri" w:cs="Calibri"/>
          <w:b/>
          <w:bCs/>
        </w:rPr>
        <w:t>2012</w:t>
      </w:r>
      <w:r w:rsidRPr="00D4208F">
        <w:rPr>
          <w:rFonts w:ascii="Calibri" w:cs="Calibri"/>
        </w:rPr>
        <w:t>, 139823 (2012).</w:t>
      </w:r>
    </w:p>
    <w:p w14:paraId="10132B2C" w14:textId="77777777" w:rsidR="00D4208F" w:rsidRPr="00D4208F" w:rsidRDefault="00D4208F" w:rsidP="00D4208F">
      <w:pPr>
        <w:pStyle w:val="Bibliography"/>
        <w:rPr>
          <w:rFonts w:ascii="Calibri" w:cs="Calibri"/>
        </w:rPr>
      </w:pPr>
      <w:r w:rsidRPr="00D4208F">
        <w:rPr>
          <w:rFonts w:ascii="Calibri" w:cs="Calibri"/>
        </w:rPr>
        <w:t>32.</w:t>
      </w:r>
      <w:r w:rsidRPr="00D4208F">
        <w:rPr>
          <w:rFonts w:ascii="Calibri" w:cs="Calibri"/>
        </w:rPr>
        <w:tab/>
        <w:t xml:space="preserve">Šprem, J. </w:t>
      </w:r>
      <w:r w:rsidRPr="00D4208F">
        <w:rPr>
          <w:rFonts w:ascii="Calibri" w:cs="Calibri"/>
          <w:i/>
          <w:iCs/>
        </w:rPr>
        <w:t>et al.</w:t>
      </w:r>
      <w:r w:rsidRPr="00D4208F">
        <w:rPr>
          <w:rFonts w:ascii="Calibri" w:cs="Calibri"/>
        </w:rPr>
        <w:t xml:space="preserve"> Coronary calcium scoring with partial volume correction in anthropomorphic thorax phantom and screening chest CT images. </w:t>
      </w:r>
      <w:r w:rsidRPr="00D4208F">
        <w:rPr>
          <w:rFonts w:ascii="Calibri" w:cs="Calibri"/>
          <w:i/>
          <w:iCs/>
        </w:rPr>
        <w:t>PLOS ONE</w:t>
      </w:r>
      <w:r w:rsidRPr="00D4208F">
        <w:rPr>
          <w:rFonts w:ascii="Calibri" w:cs="Calibri"/>
        </w:rPr>
        <w:t xml:space="preserve"> </w:t>
      </w:r>
      <w:r w:rsidRPr="00D4208F">
        <w:rPr>
          <w:rFonts w:ascii="Calibri" w:cs="Calibri"/>
          <w:b/>
          <w:bCs/>
        </w:rPr>
        <w:t>13</w:t>
      </w:r>
      <w:r w:rsidRPr="00D4208F">
        <w:rPr>
          <w:rFonts w:ascii="Calibri" w:cs="Calibri"/>
        </w:rPr>
        <w:t>, e0209318 (2018).</w:t>
      </w:r>
    </w:p>
    <w:p w14:paraId="4A6BEC68" w14:textId="77777777" w:rsidR="00D4208F" w:rsidRPr="00D4208F" w:rsidRDefault="00D4208F" w:rsidP="00D4208F">
      <w:pPr>
        <w:pStyle w:val="Bibliography"/>
        <w:rPr>
          <w:rFonts w:ascii="Calibri" w:cs="Calibri"/>
        </w:rPr>
      </w:pPr>
      <w:r w:rsidRPr="00D4208F">
        <w:rPr>
          <w:rFonts w:ascii="Calibri" w:cs="Calibri"/>
        </w:rPr>
        <w:t>33.</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Influence of heart rate on coronary calcium scores: a multi-manufacturer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34</w:t>
      </w:r>
      <w:r w:rsidRPr="00D4208F">
        <w:rPr>
          <w:rFonts w:ascii="Calibri" w:cs="Calibri"/>
        </w:rPr>
        <w:t>, 959–966 (2018).</w:t>
      </w:r>
    </w:p>
    <w:p w14:paraId="29593F2E" w14:textId="77777777" w:rsidR="00D4208F" w:rsidRPr="00D4208F" w:rsidRDefault="00D4208F" w:rsidP="00D4208F">
      <w:pPr>
        <w:pStyle w:val="Bibliography"/>
        <w:rPr>
          <w:rFonts w:ascii="Calibri" w:cs="Calibri"/>
        </w:rPr>
      </w:pPr>
      <w:r w:rsidRPr="00D4208F">
        <w:rPr>
          <w:rFonts w:ascii="Calibri" w:cs="Calibri"/>
        </w:rPr>
        <w:t>34.</w:t>
      </w:r>
      <w:r w:rsidRPr="00D4208F">
        <w:rPr>
          <w:rFonts w:ascii="Calibri" w:cs="Calibri"/>
        </w:rPr>
        <w:tab/>
        <w:t xml:space="preserve">Peng, A. W. </w:t>
      </w:r>
      <w:r w:rsidRPr="00D4208F">
        <w:rPr>
          <w:rFonts w:ascii="Calibri" w:cs="Calibri"/>
          <w:i/>
          <w:iCs/>
        </w:rPr>
        <w:t>et al.</w:t>
      </w:r>
      <w:r w:rsidRPr="00D4208F">
        <w:rPr>
          <w:rFonts w:ascii="Calibri" w:cs="Calibri"/>
        </w:rPr>
        <w:t xml:space="preserve"> Very High Coronary Artery Calcium (≥1000) and Association With Cardiovascular Disease Events, Non–Cardiovascular Disease Outcomes, and Mortality. </w:t>
      </w:r>
      <w:r w:rsidRPr="00D4208F">
        <w:rPr>
          <w:rFonts w:ascii="Calibri" w:cs="Calibri"/>
          <w:i/>
          <w:iCs/>
        </w:rPr>
        <w:t>Circulation</w:t>
      </w:r>
      <w:r w:rsidRPr="00D4208F">
        <w:rPr>
          <w:rFonts w:ascii="Calibri" w:cs="Calibri"/>
        </w:rPr>
        <w:t xml:space="preserve"> </w:t>
      </w:r>
      <w:r w:rsidRPr="00D4208F">
        <w:rPr>
          <w:rFonts w:ascii="Calibri" w:cs="Calibri"/>
          <w:b/>
          <w:bCs/>
        </w:rPr>
        <w:t>143</w:t>
      </w:r>
      <w:r w:rsidRPr="00D4208F">
        <w:rPr>
          <w:rFonts w:ascii="Calibri" w:cs="Calibri"/>
        </w:rPr>
        <w:t>, 1571–1583 (2021).</w:t>
      </w:r>
    </w:p>
    <w:p w14:paraId="5FD982AE" w14:textId="77777777" w:rsidR="00D4208F" w:rsidRPr="00D4208F" w:rsidRDefault="00D4208F" w:rsidP="00D4208F">
      <w:pPr>
        <w:pStyle w:val="Bibliography"/>
        <w:rPr>
          <w:rFonts w:ascii="Calibri" w:cs="Calibri"/>
        </w:rPr>
      </w:pPr>
      <w:r w:rsidRPr="00D4208F">
        <w:rPr>
          <w:rFonts w:ascii="Calibri" w:cs="Calibri"/>
        </w:rPr>
        <w:t>35.</w:t>
      </w:r>
      <w:r w:rsidRPr="00D4208F">
        <w:rPr>
          <w:rFonts w:ascii="Calibri" w:cs="Calibri"/>
        </w:rPr>
        <w:tab/>
        <w:t xml:space="preserve">Tzolos, E. </w:t>
      </w:r>
      <w:r w:rsidRPr="00D4208F">
        <w:rPr>
          <w:rFonts w:ascii="Calibri" w:cs="Calibri"/>
          <w:i/>
          <w:iCs/>
        </w:rPr>
        <w:t>et al.</w:t>
      </w:r>
      <w:r w:rsidRPr="00D4208F">
        <w:rPr>
          <w:rFonts w:ascii="Calibri" w:cs="Calibri"/>
        </w:rPr>
        <w:t xml:space="preserve"> Detection of small coronary calcifications in patients with Agatston coronary artery calcium score of zero. </w:t>
      </w:r>
      <w:r w:rsidRPr="00D4208F">
        <w:rPr>
          <w:rFonts w:ascii="Calibri" w:cs="Calibri"/>
          <w:i/>
          <w:iCs/>
        </w:rPr>
        <w:t>Journal of Cardiovascular Computed Tomography</w:t>
      </w:r>
      <w:r w:rsidRPr="00D4208F">
        <w:rPr>
          <w:rFonts w:ascii="Calibri" w:cs="Calibri"/>
        </w:rPr>
        <w:t xml:space="preserve"> </w:t>
      </w:r>
      <w:r w:rsidRPr="00D4208F">
        <w:rPr>
          <w:rFonts w:ascii="Calibri" w:cs="Calibri"/>
          <w:b/>
          <w:bCs/>
        </w:rPr>
        <w:t>16</w:t>
      </w:r>
      <w:r w:rsidRPr="00D4208F">
        <w:rPr>
          <w:rFonts w:ascii="Calibri" w:cs="Calibri"/>
        </w:rPr>
        <w:t>, 150–154 (2022).</w:t>
      </w:r>
    </w:p>
    <w:p w14:paraId="423E9FEF" w14:textId="29AEDE0D" w:rsidR="001F3879" w:rsidRPr="001F3879" w:rsidRDefault="00FB47AE" w:rsidP="001F3879">
      <w:r>
        <w:rPr>
          <w:rFonts w:ascii="Calibri" w:cs="Calibri"/>
        </w:rPr>
        <w:fldChar w:fldCharType="end"/>
      </w:r>
    </w:p>
    <w:sectPr w:rsidR="001F3879" w:rsidRPr="001F3879" w:rsidSect="00C2240E">
      <w:headerReference w:type="even" r:id="rId22"/>
      <w:headerReference w:type="default" r:id="rId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FF17A" w14:textId="77777777" w:rsidR="00605853" w:rsidRDefault="00605853" w:rsidP="0072483A">
      <w:r>
        <w:separator/>
      </w:r>
    </w:p>
  </w:endnote>
  <w:endnote w:type="continuationSeparator" w:id="0">
    <w:p w14:paraId="4BF32635" w14:textId="77777777" w:rsidR="00605853" w:rsidRDefault="00605853"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89861" w14:textId="77777777" w:rsidR="00605853" w:rsidRDefault="00605853" w:rsidP="0072483A">
      <w:r>
        <w:separator/>
      </w:r>
    </w:p>
  </w:footnote>
  <w:footnote w:type="continuationSeparator" w:id="0">
    <w:p w14:paraId="574893ED" w14:textId="77777777" w:rsidR="00605853" w:rsidRDefault="00605853"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535A"/>
    <w:rsid w:val="001C65D0"/>
    <w:rsid w:val="001C677A"/>
    <w:rsid w:val="001F3879"/>
    <w:rsid w:val="001F6599"/>
    <w:rsid w:val="00203632"/>
    <w:rsid w:val="0021103B"/>
    <w:rsid w:val="00220D42"/>
    <w:rsid w:val="00227E87"/>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763"/>
    <w:rsid w:val="002B490A"/>
    <w:rsid w:val="002B4ACB"/>
    <w:rsid w:val="002B5D63"/>
    <w:rsid w:val="002D3AF0"/>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12E26"/>
    <w:rsid w:val="004220B5"/>
    <w:rsid w:val="00432F80"/>
    <w:rsid w:val="00433FAF"/>
    <w:rsid w:val="00437A20"/>
    <w:rsid w:val="00437C93"/>
    <w:rsid w:val="00452884"/>
    <w:rsid w:val="00453B02"/>
    <w:rsid w:val="004541F4"/>
    <w:rsid w:val="00471DAB"/>
    <w:rsid w:val="00472CCB"/>
    <w:rsid w:val="004842C5"/>
    <w:rsid w:val="00491768"/>
    <w:rsid w:val="004973DB"/>
    <w:rsid w:val="004A1795"/>
    <w:rsid w:val="004A4714"/>
    <w:rsid w:val="004B2469"/>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17CA"/>
    <w:rsid w:val="005F3CCF"/>
    <w:rsid w:val="005F52F5"/>
    <w:rsid w:val="00602EDD"/>
    <w:rsid w:val="00605853"/>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1D03"/>
    <w:rsid w:val="008425EB"/>
    <w:rsid w:val="008522A4"/>
    <w:rsid w:val="00856A13"/>
    <w:rsid w:val="00861274"/>
    <w:rsid w:val="00871082"/>
    <w:rsid w:val="008710E4"/>
    <w:rsid w:val="00892BEC"/>
    <w:rsid w:val="008940A7"/>
    <w:rsid w:val="008A56DC"/>
    <w:rsid w:val="008B4F25"/>
    <w:rsid w:val="008C76B6"/>
    <w:rsid w:val="008D0087"/>
    <w:rsid w:val="008D04DF"/>
    <w:rsid w:val="008E68B0"/>
    <w:rsid w:val="008F5454"/>
    <w:rsid w:val="00904BF5"/>
    <w:rsid w:val="00915E7C"/>
    <w:rsid w:val="00916C81"/>
    <w:rsid w:val="00923CB4"/>
    <w:rsid w:val="00950992"/>
    <w:rsid w:val="00967DF7"/>
    <w:rsid w:val="00975ABC"/>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560FF"/>
    <w:rsid w:val="00A615DE"/>
    <w:rsid w:val="00A65929"/>
    <w:rsid w:val="00A70355"/>
    <w:rsid w:val="00A75F8A"/>
    <w:rsid w:val="00A83780"/>
    <w:rsid w:val="00A94165"/>
    <w:rsid w:val="00A953D4"/>
    <w:rsid w:val="00AA76B0"/>
    <w:rsid w:val="00AB0D44"/>
    <w:rsid w:val="00AB3DDD"/>
    <w:rsid w:val="00AB5465"/>
    <w:rsid w:val="00AB72FB"/>
    <w:rsid w:val="00AD236D"/>
    <w:rsid w:val="00AD736A"/>
    <w:rsid w:val="00AE1D6E"/>
    <w:rsid w:val="00AF6224"/>
    <w:rsid w:val="00AF6468"/>
    <w:rsid w:val="00AF68A1"/>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B6095"/>
    <w:rsid w:val="00BE11CB"/>
    <w:rsid w:val="00BE3E75"/>
    <w:rsid w:val="00BE6134"/>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5D60"/>
    <w:rsid w:val="00D40296"/>
    <w:rsid w:val="00D4208F"/>
    <w:rsid w:val="00D447FA"/>
    <w:rsid w:val="00D45084"/>
    <w:rsid w:val="00D5029D"/>
    <w:rsid w:val="00D51517"/>
    <w:rsid w:val="00D64154"/>
    <w:rsid w:val="00D75F4D"/>
    <w:rsid w:val="00D82F09"/>
    <w:rsid w:val="00D90FC4"/>
    <w:rsid w:val="00D9508E"/>
    <w:rsid w:val="00D97B63"/>
    <w:rsid w:val="00DA088B"/>
    <w:rsid w:val="00DA0DCA"/>
    <w:rsid w:val="00DB4E66"/>
    <w:rsid w:val="00DC700C"/>
    <w:rsid w:val="00DD5129"/>
    <w:rsid w:val="00DD57BE"/>
    <w:rsid w:val="00DF01CE"/>
    <w:rsid w:val="00E05D67"/>
    <w:rsid w:val="00E11963"/>
    <w:rsid w:val="00E30102"/>
    <w:rsid w:val="00E31B44"/>
    <w:rsid w:val="00E32A9E"/>
    <w:rsid w:val="00E37248"/>
    <w:rsid w:val="00E379E9"/>
    <w:rsid w:val="00E405EB"/>
    <w:rsid w:val="00E41C6C"/>
    <w:rsid w:val="00E426DD"/>
    <w:rsid w:val="00E5613F"/>
    <w:rsid w:val="00E5615A"/>
    <w:rsid w:val="00E61C5E"/>
    <w:rsid w:val="00E674E6"/>
    <w:rsid w:val="00E70DD7"/>
    <w:rsid w:val="00E728D3"/>
    <w:rsid w:val="00E76BD9"/>
    <w:rsid w:val="00E82595"/>
    <w:rsid w:val="00E8390E"/>
    <w:rsid w:val="00EB215C"/>
    <w:rsid w:val="00EB4408"/>
    <w:rsid w:val="00EB7CBB"/>
    <w:rsid w:val="00ED790F"/>
    <w:rsid w:val="00EF0791"/>
    <w:rsid w:val="00F046A3"/>
    <w:rsid w:val="00F15EA4"/>
    <w:rsid w:val="00F207B4"/>
    <w:rsid w:val="00F2695A"/>
    <w:rsid w:val="00F26A15"/>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 w:type="table" w:styleId="PlainTable1">
    <w:name w:val="Plain Table 1"/>
    <w:basedOn w:val="TableNormal"/>
    <w:uiPriority w:val="41"/>
    <w:rsid w:val="00E05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38</Pages>
  <Words>27368</Words>
  <Characters>156000</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23</cp:revision>
  <cp:lastPrinted>2023-01-12T19:38:00Z</cp:lastPrinted>
  <dcterms:created xsi:type="dcterms:W3CDTF">2023-03-30T19:04:00Z</dcterms:created>
  <dcterms:modified xsi:type="dcterms:W3CDTF">2023-04-06T00:44:00Z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