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EBD62" w14:textId="0517C273" w:rsidR="007A62C6" w:rsidRPr="006451DC" w:rsidRDefault="007A62C6" w:rsidP="005450AA">
      <w:pPr>
        <w:pStyle w:val="Title"/>
      </w:pPr>
      <w:r w:rsidRPr="00AF5BF5">
        <w:t xml:space="preserve">Coronary </w:t>
      </w:r>
      <w:r w:rsidR="005450AA">
        <w:t>a</w:t>
      </w:r>
      <w:r w:rsidRPr="00AF5BF5">
        <w:t xml:space="preserve">rtery </w:t>
      </w:r>
      <w:r w:rsidR="005450AA">
        <w:t>c</w:t>
      </w:r>
      <w:r w:rsidRPr="00AF5BF5">
        <w:t xml:space="preserve">alcium </w:t>
      </w:r>
      <w:r w:rsidR="005450AA">
        <w:t>m</w:t>
      </w:r>
      <w:r w:rsidRPr="00AF5BF5">
        <w:t xml:space="preserve">ass </w:t>
      </w:r>
      <w:r w:rsidR="005450AA">
        <w:t>m</w:t>
      </w:r>
      <w:r w:rsidRPr="00AF5BF5">
        <w:t xml:space="preserve">easurement </w:t>
      </w:r>
      <w:r w:rsidR="005450AA">
        <w:t>b</w:t>
      </w:r>
      <w:r w:rsidRPr="00AF5BF5">
        <w:t xml:space="preserve">ased on </w:t>
      </w:r>
      <w:r w:rsidR="005450AA">
        <w:t>i</w:t>
      </w:r>
      <w:r w:rsidRPr="00AF5BF5">
        <w:t>ntegrated</w:t>
      </w:r>
      <w:r w:rsidR="005450AA">
        <w:t xml:space="preserve"> i</w:t>
      </w:r>
      <w:r w:rsidRPr="00AF5BF5">
        <w:t>ntensity</w:t>
      </w:r>
      <w:r>
        <w:t xml:space="preserve"> and </w:t>
      </w:r>
      <w:r w:rsidR="005450AA">
        <w:t>v</w:t>
      </w:r>
      <w:r>
        <w:t xml:space="preserve">olume </w:t>
      </w:r>
      <w:r w:rsidR="005450AA">
        <w:t>f</w:t>
      </w:r>
      <w:r>
        <w:t>raction</w:t>
      </w:r>
      <w:r w:rsidR="00037F1B" w:rsidRPr="00037F1B">
        <w:t xml:space="preserve"> </w:t>
      </w:r>
      <w:r w:rsidR="005450AA">
        <w:t>t</w:t>
      </w:r>
      <w:r w:rsidR="00037F1B" w:rsidRPr="00AF5BF5">
        <w:t>echnique</w:t>
      </w:r>
      <w:r w:rsidR="00037F1B">
        <w:t>s</w:t>
      </w:r>
    </w:p>
    <w:p w14:paraId="60B451E9" w14:textId="77777777" w:rsidR="007A62C6" w:rsidRPr="00AF5BF5" w:rsidRDefault="007A62C6" w:rsidP="007A62C6">
      <w:pPr>
        <w:pStyle w:val="ListParagraph"/>
        <w:jc w:val="center"/>
        <w:rPr>
          <w:rFonts w:cstheme="minorHAnsi"/>
          <w:b/>
          <w:szCs w:val="22"/>
        </w:rPr>
      </w:pPr>
    </w:p>
    <w:p w14:paraId="00B7347C" w14:textId="77777777" w:rsidR="007A62C6" w:rsidRPr="00567549" w:rsidRDefault="007A62C6" w:rsidP="005450AA">
      <w:pPr>
        <w:pStyle w:val="Subtitle"/>
        <w:rPr>
          <w:b/>
          <w:bCs/>
          <w:sz w:val="24"/>
          <w:szCs w:val="24"/>
        </w:rPr>
      </w:pPr>
      <w:r w:rsidRPr="00567549">
        <w:rPr>
          <w:b/>
          <w:bCs/>
          <w:sz w:val="24"/>
          <w:szCs w:val="24"/>
        </w:rPr>
        <w:t>Dale Black, Xingshuo Xiao, Sabee Molloi</w:t>
      </w:r>
    </w:p>
    <w:p w14:paraId="0F652E8D" w14:textId="77777777" w:rsidR="007A62C6" w:rsidRPr="00AF5BF5" w:rsidRDefault="007A62C6" w:rsidP="007A62C6">
      <w:pPr>
        <w:pStyle w:val="ListParagraph"/>
        <w:spacing w:line="480" w:lineRule="auto"/>
        <w:jc w:val="center"/>
        <w:rPr>
          <w:rFonts w:cstheme="minorHAnsi"/>
          <w:szCs w:val="22"/>
          <w:vertAlign w:val="superscript"/>
        </w:rPr>
      </w:pPr>
    </w:p>
    <w:p w14:paraId="37B77EDD" w14:textId="77777777" w:rsidR="007A62C6" w:rsidRPr="00567549" w:rsidRDefault="007A62C6" w:rsidP="005450AA">
      <w:pPr>
        <w:pStyle w:val="ListParagraph"/>
        <w:spacing w:line="480" w:lineRule="auto"/>
        <w:ind w:left="0"/>
        <w:rPr>
          <w:rFonts w:cstheme="minorHAnsi"/>
          <w:sz w:val="20"/>
          <w:szCs w:val="20"/>
        </w:rPr>
      </w:pPr>
      <w:r w:rsidRPr="00567549">
        <w:rPr>
          <w:rFonts w:cstheme="minorHAnsi"/>
          <w:sz w:val="20"/>
          <w:szCs w:val="20"/>
        </w:rPr>
        <w:t>Department of Radiological Sciences, University of California, Irvine,</w:t>
      </w:r>
    </w:p>
    <w:p w14:paraId="158AA6A3" w14:textId="77777777" w:rsidR="007A62C6" w:rsidRPr="00AF5BF5" w:rsidRDefault="007A62C6" w:rsidP="005450AA">
      <w:pPr>
        <w:pStyle w:val="ListParagraph"/>
        <w:spacing w:line="480" w:lineRule="auto"/>
        <w:ind w:left="0"/>
        <w:rPr>
          <w:rFonts w:cstheme="minorHAnsi"/>
          <w:szCs w:val="22"/>
        </w:rPr>
      </w:pPr>
      <w:r w:rsidRPr="00567549">
        <w:rPr>
          <w:rFonts w:cstheme="minorHAnsi"/>
          <w:sz w:val="20"/>
          <w:szCs w:val="20"/>
        </w:rPr>
        <w:t>Irvine, California, 92697, USA</w:t>
      </w:r>
      <w:r w:rsidRPr="00AF5BF5">
        <w:rPr>
          <w:rFonts w:cstheme="minorHAnsi"/>
          <w:szCs w:val="22"/>
        </w:rPr>
        <w:br/>
      </w:r>
    </w:p>
    <w:p w14:paraId="03277BCF" w14:textId="77777777" w:rsidR="007A62C6" w:rsidRPr="00B357C8" w:rsidRDefault="007A62C6" w:rsidP="007A62C6">
      <w:pPr>
        <w:pStyle w:val="ListParagraph"/>
        <w:spacing w:line="480" w:lineRule="auto"/>
        <w:jc w:val="center"/>
        <w:rPr>
          <w:rFonts w:cstheme="minorHAnsi"/>
          <w:szCs w:val="22"/>
        </w:rPr>
      </w:pPr>
    </w:p>
    <w:p w14:paraId="1CC55758" w14:textId="77777777" w:rsidR="007A62C6" w:rsidRPr="00AF5BF5" w:rsidRDefault="007A62C6" w:rsidP="007A62C6">
      <w:pPr>
        <w:spacing w:line="480" w:lineRule="auto"/>
        <w:rPr>
          <w:rFonts w:cstheme="minorHAnsi"/>
          <w:szCs w:val="22"/>
        </w:rPr>
      </w:pPr>
    </w:p>
    <w:p w14:paraId="59B485B7" w14:textId="77777777" w:rsidR="007A62C6" w:rsidRPr="00AF5BF5" w:rsidRDefault="007A62C6" w:rsidP="007A62C6">
      <w:pPr>
        <w:spacing w:line="480" w:lineRule="auto"/>
        <w:rPr>
          <w:rFonts w:cstheme="minorHAnsi"/>
          <w:szCs w:val="22"/>
        </w:rPr>
      </w:pPr>
    </w:p>
    <w:p w14:paraId="7D7A978A" w14:textId="77777777" w:rsidR="007A62C6" w:rsidRPr="00AF5BF5" w:rsidRDefault="007A62C6" w:rsidP="007A62C6">
      <w:pPr>
        <w:spacing w:line="480" w:lineRule="auto"/>
        <w:rPr>
          <w:rFonts w:cstheme="minorHAnsi"/>
          <w:szCs w:val="22"/>
        </w:rPr>
      </w:pPr>
    </w:p>
    <w:p w14:paraId="63149612" w14:textId="77777777" w:rsidR="007A62C6" w:rsidRPr="00AF5BF5" w:rsidRDefault="007A62C6" w:rsidP="007A62C6">
      <w:pPr>
        <w:spacing w:line="480" w:lineRule="auto"/>
        <w:rPr>
          <w:rFonts w:cstheme="minorHAnsi"/>
          <w:szCs w:val="22"/>
        </w:rPr>
      </w:pPr>
    </w:p>
    <w:p w14:paraId="27CE2401" w14:textId="77777777" w:rsidR="007A62C6" w:rsidRPr="00AF5BF5" w:rsidRDefault="007A62C6" w:rsidP="007A62C6">
      <w:pPr>
        <w:pStyle w:val="ListParagraph"/>
        <w:spacing w:line="480" w:lineRule="auto"/>
        <w:ind w:left="0"/>
        <w:rPr>
          <w:rFonts w:cstheme="minorHAnsi"/>
          <w:color w:val="000000"/>
          <w:szCs w:val="22"/>
        </w:rPr>
      </w:pPr>
    </w:p>
    <w:p w14:paraId="2A4810AF" w14:textId="77777777" w:rsidR="007A62C6" w:rsidRPr="00AF5BF5" w:rsidRDefault="007A62C6" w:rsidP="007A62C6">
      <w:pPr>
        <w:spacing w:line="480" w:lineRule="auto"/>
        <w:rPr>
          <w:rFonts w:cstheme="minorHAnsi"/>
          <w:szCs w:val="22"/>
        </w:rPr>
      </w:pPr>
      <w:r w:rsidRPr="00AF5BF5">
        <w:rPr>
          <w:rFonts w:cstheme="minorHAnsi"/>
          <w:b/>
          <w:szCs w:val="22"/>
        </w:rPr>
        <w:t>Address for Correspondence:</w:t>
      </w:r>
    </w:p>
    <w:p w14:paraId="29B4C6A4"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Sabee Molloi, Ph.D.</w:t>
      </w:r>
    </w:p>
    <w:p w14:paraId="17355CD8"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Department of Radiological Sciences, Medical Sciences I, B-140</w:t>
      </w:r>
    </w:p>
    <w:p w14:paraId="75378715"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University of California, Irvine, CA 92697</w:t>
      </w:r>
    </w:p>
    <w:p w14:paraId="6E462ECE"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 xml:space="preserve">Fax: </w:t>
      </w:r>
      <w:r w:rsidRPr="00AF5BF5">
        <w:rPr>
          <w:rFonts w:cstheme="minorHAnsi"/>
          <w:szCs w:val="22"/>
          <w:shd w:val="clear" w:color="auto" w:fill="FFFFFF"/>
        </w:rPr>
        <w:t>(949) 824-8115</w:t>
      </w:r>
    </w:p>
    <w:p w14:paraId="157E908C"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Telephone: (949) 824-5904</w:t>
      </w:r>
    </w:p>
    <w:p w14:paraId="337BFA24" w14:textId="77777777" w:rsidR="007A62C6" w:rsidRPr="006451DC" w:rsidRDefault="007A62C6" w:rsidP="007A62C6">
      <w:pPr>
        <w:widowControl w:val="0"/>
        <w:spacing w:line="480" w:lineRule="auto"/>
        <w:jc w:val="both"/>
        <w:rPr>
          <w:rFonts w:eastAsia="Calibri" w:cstheme="minorHAnsi"/>
          <w:color w:val="0563C1" w:themeColor="hyperlink"/>
          <w:szCs w:val="22"/>
          <w:u w:val="single"/>
        </w:rPr>
      </w:pPr>
      <w:r w:rsidRPr="00AF5BF5">
        <w:rPr>
          <w:rFonts w:eastAsia="Calibri" w:cstheme="minorHAnsi"/>
          <w:szCs w:val="22"/>
        </w:rPr>
        <w:t xml:space="preserve">E-mail: </w:t>
      </w:r>
      <w:hyperlink r:id="rId8" w:history="1">
        <w:r w:rsidRPr="00AF5BF5">
          <w:rPr>
            <w:rStyle w:val="Hyperlink"/>
            <w:rFonts w:eastAsia="Calibri" w:cstheme="minorHAnsi"/>
            <w:szCs w:val="22"/>
          </w:rPr>
          <w:t>symolloi@uci.edu</w:t>
        </w:r>
      </w:hyperlink>
    </w:p>
    <w:p w14:paraId="1F0A4AB5" w14:textId="1A0B160C" w:rsidR="007A62C6" w:rsidRDefault="007A62C6">
      <w:r>
        <w:br w:type="page"/>
      </w:r>
    </w:p>
    <w:p w14:paraId="179DDC77" w14:textId="6F12CCFA" w:rsidR="00636378" w:rsidRDefault="007A62C6" w:rsidP="00560284">
      <w:pPr>
        <w:pStyle w:val="Heading1"/>
        <w:spacing w:line="480" w:lineRule="auto"/>
        <w:rPr>
          <w:rFonts w:asciiTheme="minorHAnsi" w:hAnsiTheme="minorHAnsi" w:cstheme="minorHAnsi"/>
        </w:rPr>
      </w:pPr>
      <w:r w:rsidRPr="003E3089">
        <w:rPr>
          <w:rFonts w:asciiTheme="minorHAnsi" w:hAnsiTheme="minorHAnsi" w:cstheme="minorHAnsi"/>
        </w:rPr>
        <w:lastRenderedPageBreak/>
        <w:t>Abstract</w:t>
      </w:r>
      <w:r w:rsidR="001A194C">
        <w:rPr>
          <w:rFonts w:asciiTheme="minorHAnsi" w:hAnsiTheme="minorHAnsi" w:cstheme="minorHAnsi"/>
        </w:rPr>
        <w:softHyphen/>
      </w:r>
    </w:p>
    <w:p w14:paraId="3F4E7354" w14:textId="630A0F17" w:rsidR="002B490A" w:rsidRDefault="002B490A" w:rsidP="002B490A">
      <w:pPr>
        <w:pStyle w:val="Heading2"/>
        <w:spacing w:line="480" w:lineRule="auto"/>
      </w:pPr>
      <w:r>
        <w:t>Purpose</w:t>
      </w:r>
    </w:p>
    <w:p w14:paraId="13F1E363" w14:textId="27F35E53" w:rsidR="002B490A" w:rsidRPr="002B490A" w:rsidRDefault="002B490A" w:rsidP="002B490A">
      <w:pPr>
        <w:spacing w:line="480" w:lineRule="auto"/>
        <w:rPr>
          <w:rFonts w:cstheme="minorHAnsi"/>
        </w:rPr>
      </w:pPr>
      <w:r w:rsidRPr="003E3089">
        <w:rPr>
          <w:rFonts w:cstheme="minorHAnsi"/>
        </w:rPr>
        <w:t xml:space="preserve">Agatston scoring does not </w:t>
      </w:r>
      <w:r>
        <w:rPr>
          <w:rFonts w:cstheme="minorHAnsi"/>
        </w:rPr>
        <w:t>detect</w:t>
      </w:r>
      <w:r w:rsidRPr="003E3089">
        <w:rPr>
          <w:rFonts w:cstheme="minorHAnsi"/>
        </w:rPr>
        <w:t xml:space="preserve"> all the calcium </w:t>
      </w:r>
      <w:r>
        <w:rPr>
          <w:rFonts w:cstheme="minorHAnsi"/>
        </w:rPr>
        <w:t>present</w:t>
      </w:r>
      <w:r w:rsidRPr="003E3089">
        <w:rPr>
          <w:rFonts w:cstheme="minorHAnsi"/>
        </w:rPr>
        <w:t xml:space="preserve"> in computed tomography scans</w:t>
      </w:r>
      <w:r>
        <w:rPr>
          <w:rFonts w:cstheme="minorHAnsi"/>
        </w:rPr>
        <w:t xml:space="preserve"> of the heart.</w:t>
      </w:r>
      <w:r w:rsidRPr="003E3089">
        <w:rPr>
          <w:rFonts w:cstheme="minorHAnsi"/>
        </w:rPr>
        <w:t xml:space="preserve"> A technique that removes the need for thresholding and quantifies calcium mass more</w:t>
      </w:r>
      <w:r>
        <w:rPr>
          <w:rFonts w:cstheme="minorHAnsi"/>
        </w:rPr>
        <w:t xml:space="preserve"> </w:t>
      </w:r>
      <w:r w:rsidRPr="003E3089">
        <w:rPr>
          <w:rFonts w:cstheme="minorHAnsi"/>
        </w:rPr>
        <w:t>accurately and reproducibly is needed.</w:t>
      </w:r>
    </w:p>
    <w:p w14:paraId="6FCF08E0" w14:textId="3E765983" w:rsidR="002B490A" w:rsidRDefault="002B490A" w:rsidP="002B490A">
      <w:pPr>
        <w:pStyle w:val="Heading2"/>
        <w:spacing w:line="480" w:lineRule="auto"/>
      </w:pPr>
      <w:r>
        <w:t>Approach</w:t>
      </w:r>
    </w:p>
    <w:p w14:paraId="5D54DBBE" w14:textId="50588C5E" w:rsidR="002B490A" w:rsidRPr="002B490A" w:rsidRDefault="002B490A" w:rsidP="002B490A">
      <w:pPr>
        <w:spacing w:line="480" w:lineRule="auto"/>
        <w:rPr>
          <w:rFonts w:cstheme="minorHAnsi"/>
        </w:rPr>
      </w:pPr>
      <w:r>
        <w:rPr>
          <w:rFonts w:cstheme="minorHAnsi"/>
        </w:rPr>
        <w:t>I</w:t>
      </w:r>
      <w:r w:rsidRPr="003E3089">
        <w:rPr>
          <w:rFonts w:cstheme="minorHAnsi"/>
        </w:rPr>
        <w:t xml:space="preserve">ntegrated </w:t>
      </w:r>
      <w:r>
        <w:rPr>
          <w:rFonts w:cstheme="minorHAnsi"/>
        </w:rPr>
        <w:t>intensity and volume fraction techniques</w:t>
      </w:r>
      <w:r w:rsidRPr="003E3089">
        <w:rPr>
          <w:rFonts w:cstheme="minorHAnsi"/>
        </w:rPr>
        <w:t xml:space="preserve"> </w:t>
      </w:r>
      <w:r>
        <w:rPr>
          <w:rFonts w:cstheme="minorHAnsi"/>
        </w:rPr>
        <w:t>were</w:t>
      </w:r>
      <w:r w:rsidRPr="003E3089">
        <w:rPr>
          <w:rFonts w:cstheme="minorHAnsi"/>
        </w:rPr>
        <w:t xml:space="preserve"> </w:t>
      </w:r>
      <w:r>
        <w:rPr>
          <w:rFonts w:cstheme="minorHAnsi"/>
        </w:rPr>
        <w:t>evaluated</w:t>
      </w:r>
      <w:r w:rsidRPr="003E3089">
        <w:rPr>
          <w:rFonts w:cstheme="minorHAnsi"/>
        </w:rPr>
        <w:t xml:space="preserve"> for </w:t>
      </w:r>
      <w:r>
        <w:rPr>
          <w:rFonts w:cstheme="minorHAnsi"/>
        </w:rPr>
        <w:t xml:space="preserve">accurate </w:t>
      </w:r>
      <w:r w:rsidRPr="003E3089">
        <w:rPr>
          <w:rFonts w:cstheme="minorHAnsi"/>
        </w:rPr>
        <w:t>quantification</w:t>
      </w:r>
      <w:r>
        <w:rPr>
          <w:rFonts w:cstheme="minorHAnsi"/>
        </w:rPr>
        <w:t xml:space="preserve"> of </w:t>
      </w:r>
      <w:r w:rsidRPr="00E405EB">
        <w:rPr>
          <w:rFonts w:cstheme="minorHAnsi"/>
        </w:rPr>
        <w:t>calcium mass</w:t>
      </w:r>
      <w:r w:rsidRPr="003E3089">
        <w:rPr>
          <w:rFonts w:cstheme="minorHAnsi"/>
        </w:rPr>
        <w:t xml:space="preserve">. Integrated </w:t>
      </w:r>
      <w:r>
        <w:rPr>
          <w:rFonts w:cstheme="minorHAnsi"/>
        </w:rPr>
        <w:t xml:space="preserve">intensity </w:t>
      </w:r>
      <w:r w:rsidRPr="003E3089">
        <w:rPr>
          <w:rFonts w:cstheme="minorHAnsi"/>
        </w:rPr>
        <w:t>calcium mass</w:t>
      </w:r>
      <w:r>
        <w:rPr>
          <w:rFonts w:cstheme="minorHAnsi"/>
        </w:rPr>
        <w:t>,</w:t>
      </w:r>
      <w:r w:rsidRPr="003E3089">
        <w:rPr>
          <w:rFonts w:cstheme="minorHAnsi"/>
        </w:rPr>
        <w:t xml:space="preserve"> volume fraction calcium mass</w:t>
      </w:r>
      <w:r>
        <w:rPr>
          <w:rFonts w:cstheme="minorHAnsi"/>
        </w:rPr>
        <w:t xml:space="preserve">, </w:t>
      </w:r>
      <w:r w:rsidRPr="003E3089">
        <w:rPr>
          <w:rFonts w:cstheme="minorHAnsi"/>
        </w:rPr>
        <w:t>Agatston scoring and spatially weighted calcium scoring were compared to known calcium mass</w:t>
      </w:r>
      <w:r>
        <w:rPr>
          <w:rFonts w:cstheme="minorHAnsi"/>
        </w:rPr>
        <w:t xml:space="preserve"> in</w:t>
      </w:r>
      <w:r w:rsidRPr="003E3089">
        <w:rPr>
          <w:rFonts w:cstheme="minorHAnsi"/>
        </w:rPr>
        <w:t xml:space="preserve"> simulated </w:t>
      </w:r>
      <w:r>
        <w:rPr>
          <w:rFonts w:cstheme="minorHAnsi"/>
        </w:rPr>
        <w:t>and physical phantoms</w:t>
      </w:r>
      <w:r w:rsidRPr="003E3089">
        <w:rPr>
          <w:rFonts w:cstheme="minorHAnsi"/>
        </w:rPr>
        <w:t>.</w:t>
      </w:r>
      <w:r>
        <w:rPr>
          <w:rFonts w:cstheme="minorHAnsi"/>
        </w:rPr>
        <w:t xml:space="preserve"> The simulation was created </w:t>
      </w:r>
      <w:r w:rsidRPr="003E3089">
        <w:rPr>
          <w:rFonts w:cstheme="minorHAnsi"/>
        </w:rPr>
        <w:t xml:space="preserve">to match a 320-slice CT scanner. </w:t>
      </w:r>
      <w:r>
        <w:rPr>
          <w:rFonts w:cstheme="minorHAnsi"/>
        </w:rPr>
        <w:t>Fat</w:t>
      </w:r>
      <w:r w:rsidRPr="003E3089">
        <w:rPr>
          <w:rFonts w:cstheme="minorHAnsi"/>
        </w:rPr>
        <w:t xml:space="preserve"> rings were added</w:t>
      </w:r>
      <w:r>
        <w:rPr>
          <w:rFonts w:cstheme="minorHAnsi"/>
        </w:rPr>
        <w:t xml:space="preserve"> to the simulated phantoms</w:t>
      </w:r>
      <w:r w:rsidRPr="003E3089">
        <w:rPr>
          <w:rFonts w:cstheme="minorHAnsi"/>
        </w:rPr>
        <w:t xml:space="preserve">, which resulted in small </w:t>
      </w:r>
      <w:r>
        <w:rPr>
          <w:rFonts w:cstheme="minorHAnsi"/>
        </w:rPr>
        <w:t>(</w:t>
      </w:r>
      <w:r w:rsidRPr="003E3089">
        <w:rPr>
          <w:rFonts w:cstheme="minorHAnsi"/>
        </w:rPr>
        <w:t>30x20</w:t>
      </w:r>
      <w:r>
        <w:rPr>
          <w:rFonts w:cstheme="minorHAnsi"/>
        </w:rPr>
        <w:t xml:space="preserve"> </w:t>
      </w:r>
      <w:r w:rsidRPr="003E3089">
        <w:rPr>
          <w:rFonts w:cstheme="minorHAnsi"/>
        </w:rPr>
        <w:t>cm</w:t>
      </w:r>
      <w:r w:rsidRPr="00560284">
        <w:rPr>
          <w:rFonts w:cstheme="minorHAnsi"/>
          <w:vertAlign w:val="superscript"/>
        </w:rPr>
        <w:t>2</w:t>
      </w:r>
      <w:r>
        <w:rPr>
          <w:rFonts w:cstheme="minorHAnsi"/>
        </w:rPr>
        <w:t>),</w:t>
      </w:r>
      <w:r w:rsidRPr="003E3089">
        <w:rPr>
          <w:rFonts w:cstheme="minorHAnsi"/>
        </w:rPr>
        <w:t xml:space="preserve"> medium </w:t>
      </w:r>
      <w:r>
        <w:rPr>
          <w:rFonts w:cstheme="minorHAnsi"/>
        </w:rPr>
        <w:t>(</w:t>
      </w:r>
      <w:r w:rsidRPr="003E3089">
        <w:rPr>
          <w:rFonts w:cstheme="minorHAnsi"/>
        </w:rPr>
        <w:t>35x25</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3E3089">
        <w:rPr>
          <w:rFonts w:cstheme="minorHAnsi"/>
        </w:rPr>
        <w:t xml:space="preserve"> and large </w:t>
      </w:r>
      <w:r>
        <w:rPr>
          <w:rFonts w:cstheme="minorHAnsi"/>
        </w:rPr>
        <w:t>(</w:t>
      </w:r>
      <w:r w:rsidRPr="003E3089">
        <w:rPr>
          <w:rFonts w:cstheme="minorHAnsi"/>
        </w:rPr>
        <w:t>40x30</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2F4CD0">
        <w:rPr>
          <w:rFonts w:cstheme="minorHAnsi"/>
        </w:rPr>
        <w:t xml:space="preserve"> </w:t>
      </w:r>
      <w:r w:rsidRPr="003E3089">
        <w:rPr>
          <w:rFonts w:cstheme="minorHAnsi"/>
        </w:rPr>
        <w:t>phanto</w:t>
      </w:r>
      <w:r>
        <w:rPr>
          <w:rFonts w:cstheme="minorHAnsi"/>
        </w:rPr>
        <w:t>ms.</w:t>
      </w:r>
      <w:r w:rsidRPr="003E3089">
        <w:rPr>
          <w:rFonts w:cstheme="minorHAnsi"/>
        </w:rPr>
        <w:t xml:space="preserve"> Three calcification inserts of different diameters and hydroxyapatite</w:t>
      </w:r>
      <w:r>
        <w:rPr>
          <w:rFonts w:cstheme="minorHAnsi"/>
        </w:rPr>
        <w:t xml:space="preserve"> </w:t>
      </w:r>
      <w:r w:rsidRPr="003E3089">
        <w:rPr>
          <w:rFonts w:cstheme="minorHAnsi"/>
        </w:rPr>
        <w:t>densities were placed within the phantom</w:t>
      </w:r>
      <w:r>
        <w:rPr>
          <w:rFonts w:cstheme="minorHAnsi"/>
        </w:rPr>
        <w:t>s</w:t>
      </w:r>
      <w:r w:rsidRPr="003E3089">
        <w:rPr>
          <w:rFonts w:cstheme="minorHAnsi"/>
        </w:rPr>
        <w:t xml:space="preserve">. All </w:t>
      </w:r>
      <w:r>
        <w:rPr>
          <w:rFonts w:cstheme="minorHAnsi"/>
        </w:rPr>
        <w:t xml:space="preserve">the </w:t>
      </w:r>
      <w:r w:rsidRPr="003E3089">
        <w:rPr>
          <w:rFonts w:cstheme="minorHAnsi"/>
        </w:rPr>
        <w:t xml:space="preserve">calcium </w:t>
      </w:r>
      <w:r>
        <w:rPr>
          <w:rFonts w:cstheme="minorHAnsi"/>
        </w:rPr>
        <w:t>mass</w:t>
      </w:r>
      <w:r w:rsidRPr="003E3089">
        <w:rPr>
          <w:rFonts w:cstheme="minorHAnsi"/>
        </w:rPr>
        <w:t xml:space="preserve"> measurements were repeated across different </w:t>
      </w:r>
      <w:r>
        <w:rPr>
          <w:rFonts w:cstheme="minorHAnsi"/>
        </w:rPr>
        <w:t xml:space="preserve">beam energies, </w:t>
      </w:r>
      <w:r w:rsidRPr="003E3089">
        <w:rPr>
          <w:rFonts w:cstheme="minorHAnsi"/>
        </w:rPr>
        <w:t>patient sizes</w:t>
      </w:r>
      <w:r>
        <w:rPr>
          <w:rFonts w:cstheme="minorHAnsi"/>
        </w:rPr>
        <w:t xml:space="preserve">, </w:t>
      </w:r>
      <w:r w:rsidRPr="003E3089">
        <w:rPr>
          <w:rFonts w:cstheme="minorHAnsi"/>
        </w:rPr>
        <w:t>insert sizes, and densities</w:t>
      </w:r>
      <w:r>
        <w:rPr>
          <w:rFonts w:cstheme="minorHAnsi"/>
        </w:rPr>
        <w:t>. P</w:t>
      </w:r>
      <w:r w:rsidRPr="003E3089">
        <w:rPr>
          <w:rFonts w:cstheme="minorHAnsi"/>
        </w:rPr>
        <w:t xml:space="preserve">hysical phantom </w:t>
      </w:r>
      <w:r>
        <w:rPr>
          <w:rFonts w:cstheme="minorHAnsi"/>
        </w:rPr>
        <w:t>images</w:t>
      </w:r>
      <w:r w:rsidRPr="003E3089">
        <w:rPr>
          <w:rFonts w:cstheme="minorHAnsi"/>
        </w:rPr>
        <w:t xml:space="preserve"> </w:t>
      </w:r>
      <w:r>
        <w:rPr>
          <w:rFonts w:cstheme="minorHAnsi"/>
        </w:rPr>
        <w:t>from</w:t>
      </w:r>
      <w:r w:rsidRPr="003E3089">
        <w:rPr>
          <w:rFonts w:cstheme="minorHAnsi"/>
        </w:rPr>
        <w:t xml:space="preserve"> a previous</w:t>
      </w:r>
      <w:r>
        <w:rPr>
          <w:rFonts w:cstheme="minorHAnsi"/>
        </w:rPr>
        <w:t>ly reported study</w:t>
      </w:r>
      <w:r w:rsidRPr="003E3089">
        <w:rPr>
          <w:rFonts w:cstheme="minorHAnsi"/>
        </w:rPr>
        <w:t xml:space="preserve"> </w:t>
      </w:r>
      <w:r>
        <w:rPr>
          <w:rFonts w:cstheme="minorHAnsi"/>
        </w:rPr>
        <w:t>were</w:t>
      </w:r>
      <w:r w:rsidRPr="003E3089">
        <w:rPr>
          <w:rFonts w:cstheme="minorHAnsi"/>
        </w:rPr>
        <w:t xml:space="preserve"> then used to </w:t>
      </w:r>
      <w:r>
        <w:rPr>
          <w:rFonts w:cstheme="minorHAnsi"/>
        </w:rPr>
        <w:t>evaluate the accuracy and reproducibility of the techniques</w:t>
      </w:r>
      <w:r w:rsidRPr="003E3089">
        <w:rPr>
          <w:rFonts w:cstheme="minorHAnsi"/>
        </w:rPr>
        <w:t>.</w:t>
      </w:r>
    </w:p>
    <w:p w14:paraId="58188D10" w14:textId="4CC847C3" w:rsidR="002B490A" w:rsidRDefault="002B490A" w:rsidP="002B490A">
      <w:pPr>
        <w:pStyle w:val="Heading2"/>
        <w:spacing w:line="480" w:lineRule="auto"/>
      </w:pPr>
      <w:r>
        <w:t>Results</w:t>
      </w:r>
    </w:p>
    <w:p w14:paraId="5727E97C" w14:textId="437F87DF" w:rsidR="002B490A" w:rsidRDefault="002B490A" w:rsidP="002B490A">
      <w:pPr>
        <w:spacing w:line="480" w:lineRule="auto"/>
      </w:pPr>
      <w:r w:rsidRPr="003E3089">
        <w:t xml:space="preserve">Both integrated </w:t>
      </w:r>
      <w:r>
        <w:t xml:space="preserve">intensity </w:t>
      </w:r>
      <w:r w:rsidRPr="003E3089">
        <w:t>calcium mass</w:t>
      </w:r>
      <w:r>
        <w:t xml:space="preserve"> </w:t>
      </w:r>
      <w:r w:rsidRPr="003E3089">
        <w:t xml:space="preserve">and volume fraction calcium mass yielded lower root mean squared error (RMSE) and deviation (RMSD) values than Agatston scoring in all </w:t>
      </w:r>
      <w:r>
        <w:t>the measurements in the simulated phantoms</w:t>
      </w:r>
      <w:r w:rsidRPr="003E3089">
        <w:t>.</w:t>
      </w:r>
      <w:r>
        <w:t xml:space="preserve"> Specifically, integrated calcium mass (RMSE: </w:t>
      </w:r>
      <w:r w:rsidRPr="003E3089">
        <w:t>0.</w:t>
      </w:r>
      <w:ins w:id="0" w:author="Mike Black" w:date="2023-04-06T09:33:00Z">
        <w:r w:rsidR="0007131B">
          <w:t>49</w:t>
        </w:r>
      </w:ins>
      <w:del w:id="1" w:author="Mike Black" w:date="2023-04-06T09:33:00Z">
        <w:r w:rsidDel="0007131B">
          <w:delText>50</w:delText>
        </w:r>
      </w:del>
      <w:r>
        <w:t xml:space="preserve"> </w:t>
      </w:r>
      <w:r w:rsidRPr="003E3089">
        <w:t>mg</w:t>
      </w:r>
      <w:r>
        <w:t xml:space="preserve">, RMSD: </w:t>
      </w:r>
      <w:r w:rsidRPr="003E3089">
        <w:t>0.49 mg</w:t>
      </w:r>
      <w:r>
        <w:t xml:space="preserve">) and volume fraction calcium mass (RMSE: </w:t>
      </w:r>
      <w:r w:rsidRPr="003E3089">
        <w:t>0.5</w:t>
      </w:r>
      <w:ins w:id="2" w:author="Mike Black" w:date="2023-04-06T09:33:00Z">
        <w:r w:rsidR="0007131B">
          <w:t>8</w:t>
        </w:r>
      </w:ins>
      <w:del w:id="3" w:author="Mike Black" w:date="2023-04-06T09:33:00Z">
        <w:r w:rsidDel="0007131B">
          <w:delText>9</w:delText>
        </w:r>
      </w:del>
      <w:r w:rsidRPr="003E3089">
        <w:t xml:space="preserve"> mg</w:t>
      </w:r>
      <w:r>
        <w:t xml:space="preserve">, RMSD: </w:t>
      </w:r>
      <w:r w:rsidRPr="003E3089">
        <w:t>0.5</w:t>
      </w:r>
      <w:ins w:id="4" w:author="Mike Black" w:date="2023-04-06T09:33:00Z">
        <w:r w:rsidR="0007131B">
          <w:t>7</w:t>
        </w:r>
      </w:ins>
      <w:del w:id="5" w:author="Mike Black" w:date="2023-04-06T09:33:00Z">
        <w:r w:rsidDel="0007131B">
          <w:delText>8</w:delText>
        </w:r>
      </w:del>
      <w:r w:rsidRPr="003E3089">
        <w:t xml:space="preserve"> mg</w:t>
      </w:r>
      <w:r>
        <w:t>) were more accurate for the low-density calcium measurements than Agatston scoring (RMSE:</w:t>
      </w:r>
      <w:r w:rsidRPr="00602EDD">
        <w:t xml:space="preserve"> </w:t>
      </w:r>
      <w:r w:rsidRPr="003E3089">
        <w:t>3.</w:t>
      </w:r>
      <w:ins w:id="6" w:author="Mike Black" w:date="2023-04-06T09:33:00Z">
        <w:r w:rsidR="0007131B">
          <w:t>70</w:t>
        </w:r>
      </w:ins>
      <w:del w:id="7" w:author="Mike Black" w:date="2023-04-06T09:33:00Z">
        <w:r w:rsidRPr="003E3089" w:rsidDel="0007131B">
          <w:delText>5</w:delText>
        </w:r>
      </w:del>
      <w:r w:rsidRPr="003E3089">
        <w:t xml:space="preserve"> mg</w:t>
      </w:r>
      <w:r>
        <w:t xml:space="preserve">, RMSD: </w:t>
      </w:r>
      <w:r w:rsidRPr="003E3089">
        <w:t>2.</w:t>
      </w:r>
      <w:ins w:id="8" w:author="Mike Black" w:date="2023-04-06T09:33:00Z">
        <w:r w:rsidR="0007131B">
          <w:t>30</w:t>
        </w:r>
      </w:ins>
      <w:del w:id="9" w:author="Mike Black" w:date="2023-04-06T09:33:00Z">
        <w:r w:rsidRPr="003E3089" w:rsidDel="0007131B">
          <w:delText>2</w:delText>
        </w:r>
      </w:del>
      <w:r w:rsidRPr="003E3089">
        <w:t xml:space="preserve"> mg</w:t>
      </w:r>
      <w:r>
        <w:t>). Similarly, integrated calcium mass (</w:t>
      </w:r>
      <w:del w:id="10" w:author="Mike Black" w:date="2023-04-06T09:34:00Z">
        <w:r w:rsidR="000160BC" w:rsidDel="0007131B">
          <w:delText>9.72</w:delText>
        </w:r>
      </w:del>
      <w:ins w:id="11" w:author="Mike Black" w:date="2023-04-06T09:34:00Z">
        <w:r w:rsidR="0007131B">
          <w:t>7.87</w:t>
        </w:r>
      </w:ins>
      <w:r>
        <w:t>%) and volume fraction calcium mass (</w:t>
      </w:r>
      <w:r w:rsidR="000160BC">
        <w:t>10.19</w:t>
      </w:r>
      <w:r>
        <w:t>%) had fewer false-negative (CAC=0) measurements than Agatston scoring (</w:t>
      </w:r>
      <w:del w:id="12" w:author="Mike Black" w:date="2023-04-06T09:34:00Z">
        <w:r w:rsidDel="0007131B">
          <w:delText>38.</w:delText>
        </w:r>
        <w:r w:rsidR="000160BC" w:rsidDel="0007131B">
          <w:delText>8</w:delText>
        </w:r>
        <w:r w:rsidDel="0007131B">
          <w:delText>9</w:delText>
        </w:r>
      </w:del>
      <w:ins w:id="13" w:author="Mike Black" w:date="2023-04-06T09:34:00Z">
        <w:r w:rsidR="0007131B">
          <w:t>40.74</w:t>
        </w:r>
      </w:ins>
      <w:r>
        <w:t>%).</w:t>
      </w:r>
    </w:p>
    <w:p w14:paraId="3A75E03A" w14:textId="77777777" w:rsidR="002B490A" w:rsidRPr="002B490A" w:rsidRDefault="002B490A" w:rsidP="002B490A">
      <w:pPr>
        <w:spacing w:line="480" w:lineRule="auto"/>
      </w:pPr>
    </w:p>
    <w:p w14:paraId="5B0A0995" w14:textId="77777777" w:rsidR="002B490A" w:rsidRPr="002B490A" w:rsidRDefault="002B490A" w:rsidP="002B490A">
      <w:pPr>
        <w:spacing w:line="480" w:lineRule="auto"/>
      </w:pPr>
    </w:p>
    <w:p w14:paraId="26CE2F5F" w14:textId="313520C6" w:rsidR="00097141" w:rsidRPr="003E3089" w:rsidRDefault="002B490A" w:rsidP="002B490A">
      <w:pPr>
        <w:pStyle w:val="Heading2"/>
        <w:spacing w:line="480" w:lineRule="auto"/>
      </w:pPr>
      <w:r>
        <w:t>Conclusion</w:t>
      </w:r>
    </w:p>
    <w:p w14:paraId="76A95802" w14:textId="23E7E76F" w:rsidR="009A08D2" w:rsidRDefault="00B63A68" w:rsidP="002B490A">
      <w:pPr>
        <w:spacing w:line="480" w:lineRule="auto"/>
        <w:rPr>
          <w:rFonts w:cstheme="minorHAnsi"/>
        </w:rPr>
      </w:pPr>
      <w:r>
        <w:rPr>
          <w:rFonts w:cstheme="minorHAnsi"/>
        </w:rPr>
        <w:t xml:space="preserve">The integrated calcium mass and volume fraction calcium mass techniques </w:t>
      </w:r>
      <w:r w:rsidR="00636378" w:rsidRPr="003E3089">
        <w:rPr>
          <w:rFonts w:cstheme="minorHAnsi"/>
        </w:rPr>
        <w:t xml:space="preserve">can potentially improve risk stratification for patients undergoing calcium scoring and further improve </w:t>
      </w:r>
      <w:r w:rsidR="00D90FC4">
        <w:rPr>
          <w:rFonts w:cstheme="minorHAnsi"/>
        </w:rPr>
        <w:t>risk asse</w:t>
      </w:r>
      <w:r w:rsidR="009F1238">
        <w:rPr>
          <w:rFonts w:cstheme="minorHAnsi"/>
        </w:rPr>
        <w:t>ssment</w:t>
      </w:r>
      <w:r w:rsidR="00636378" w:rsidRPr="003E3089">
        <w:rPr>
          <w:rFonts w:cstheme="minorHAnsi"/>
        </w:rPr>
        <w:t xml:space="preserve"> compared to Agatston scoring.</w:t>
      </w:r>
    </w:p>
    <w:p w14:paraId="12A65555" w14:textId="77777777" w:rsidR="00A94165" w:rsidRDefault="00A94165" w:rsidP="002B490A">
      <w:pPr>
        <w:spacing w:line="480" w:lineRule="auto"/>
        <w:rPr>
          <w:rFonts w:cstheme="minorHAnsi"/>
        </w:rPr>
      </w:pPr>
    </w:p>
    <w:p w14:paraId="2642FDF2" w14:textId="4DB15FEF" w:rsidR="00097141" w:rsidRPr="003E3089" w:rsidRDefault="009A08D2" w:rsidP="00A94165">
      <w:r w:rsidRPr="000F2915">
        <w:rPr>
          <w:b/>
          <w:bCs/>
        </w:rPr>
        <w:t>Keywords</w:t>
      </w:r>
      <w:r w:rsidRPr="00A94165">
        <w:t xml:space="preserve">: Agatston scoring, calcium scoring, </w:t>
      </w:r>
      <w:r w:rsidR="000F2915">
        <w:t>i</w:t>
      </w:r>
      <w:r w:rsidRPr="00A94165">
        <w:t xml:space="preserve">ntegrated Hounsfield, </w:t>
      </w:r>
      <w:r w:rsidR="000F2915">
        <w:t>c</w:t>
      </w:r>
      <w:r w:rsidRPr="00A94165">
        <w:t xml:space="preserve">omputed </w:t>
      </w:r>
      <w:r w:rsidR="000F2915">
        <w:t>t</w:t>
      </w:r>
      <w:r w:rsidRPr="00A94165">
        <w:t>omography</w:t>
      </w:r>
      <w:r w:rsidR="000F2915">
        <w:t>, volume fraction</w:t>
      </w:r>
      <w:r w:rsidR="00097141" w:rsidRPr="003E3089">
        <w:br w:type="page"/>
      </w:r>
    </w:p>
    <w:p w14:paraId="0F8BCF84" w14:textId="77BCCBE3" w:rsidR="007A62C6" w:rsidRPr="003E3089" w:rsidRDefault="0055668D" w:rsidP="003E3089">
      <w:pPr>
        <w:pStyle w:val="Heading1"/>
        <w:spacing w:line="480" w:lineRule="auto"/>
        <w:rPr>
          <w:rFonts w:asciiTheme="minorHAnsi" w:hAnsiTheme="minorHAnsi" w:cstheme="minorHAnsi"/>
        </w:rPr>
      </w:pPr>
      <w:r>
        <w:rPr>
          <w:rFonts w:asciiTheme="minorHAnsi" w:hAnsiTheme="minorHAnsi" w:cstheme="minorHAnsi"/>
        </w:rPr>
        <w:lastRenderedPageBreak/>
        <w:t>1</w:t>
      </w:r>
      <w:r w:rsidR="00097141" w:rsidRPr="003E3089">
        <w:rPr>
          <w:rFonts w:asciiTheme="minorHAnsi" w:hAnsiTheme="minorHAnsi" w:cstheme="minorHAnsi"/>
        </w:rPr>
        <w:t>. Introduction</w:t>
      </w:r>
    </w:p>
    <w:p w14:paraId="3B5CE1A7" w14:textId="05BE7E23" w:rsidR="00097141" w:rsidRPr="003E3089" w:rsidRDefault="00097141" w:rsidP="003E3089">
      <w:pPr>
        <w:spacing w:line="480" w:lineRule="auto"/>
        <w:rPr>
          <w:rFonts w:cstheme="minorHAnsi"/>
        </w:rPr>
      </w:pPr>
      <w:r w:rsidRPr="003E3089">
        <w:rPr>
          <w:rFonts w:cstheme="minorHAnsi"/>
        </w:rPr>
        <w:t xml:space="preserve">The coronary artery calcification (CAC) score is a </w:t>
      </w:r>
      <w:r w:rsidR="00432F80" w:rsidRPr="00432F80">
        <w:rPr>
          <w:rFonts w:cstheme="minorHAnsi"/>
        </w:rPr>
        <w:t>marker</w:t>
      </w:r>
      <w:r w:rsidRPr="003E3089">
        <w:rPr>
          <w:rFonts w:cstheme="minorHAnsi"/>
        </w:rPr>
        <w:t xml:space="preserve"> </w:t>
      </w:r>
      <w:r w:rsidR="007C2917">
        <w:rPr>
          <w:rFonts w:cstheme="minorHAnsi"/>
        </w:rPr>
        <w:t xml:space="preserve">of </w:t>
      </w:r>
      <w:r w:rsidRPr="003E3089">
        <w:rPr>
          <w:rFonts w:cstheme="minorHAnsi"/>
        </w:rPr>
        <w:t xml:space="preserve">atherosclerotic </w:t>
      </w:r>
      <w:r w:rsidR="00432F80">
        <w:rPr>
          <w:rFonts w:cstheme="minorHAnsi"/>
        </w:rPr>
        <w:t>disease</w:t>
      </w:r>
      <w:r w:rsidR="007C2917">
        <w:rPr>
          <w:rFonts w:cstheme="minorHAnsi"/>
        </w:rPr>
        <w:t xml:space="preserve"> </w:t>
      </w:r>
      <w:r w:rsidR="00106E40">
        <w:rPr>
          <w:rFonts w:cstheme="minorHAnsi"/>
        </w:rPr>
        <w:fldChar w:fldCharType="begin"/>
      </w:r>
      <w:r w:rsidR="00FB47AE">
        <w:rPr>
          <w:rFonts w:cstheme="minorHAnsi"/>
        </w:rPr>
        <w:instrText xml:space="preserve"> ADDIN ZOTERO_ITEM CSL_CITATION {"citationID":"Gy9Q7Tt7","properties":{"formattedCitation":"\\super 1\\nosupersub{}","plainCitation":"1","noteIndex":0},"citationItems":[{"id":269,"uris":["http://zotero.org/users/6884353/items/D77D7DS4"],"itemData":{"id":269,"type":"article-journal","abstract":"Coronary artery calcium (CAC) is a highly specific feature of coronary atherosclerosis. Based on single-center and multicenter clinical and population-based studies with short-term and long-term outcomes data (up to 15 years follow-up), CAC scoring has emerged as a widely available, consistent, and reproducible means of assessing risk of major cardiovascular outcomes, especially useful in asymptomatic people for planning primary prevention interventions such as statins and aspirin. CAC testing in asymptomatic populations is cost-effective across a broad range of baseline risk. This review summarizes evidence concerning CAC, including its pathobiology, modalities for detection, predictive role, use in prediction scoring algorithms, CAC progression, evidence that CAC changes the clinical approach to the patient and patient behavior, novel applications of CAC, future directions in scoring CAC scans, and new CAC guidelines.","container-title":"Journal of the American College of Cardiology","DOI":"10.1016/j.jacc.2018.05.027","ISSN":"0735-1097","issue":"4","journalAbbreviation":"J Am Coll Cardiol","note":"PMID: 30025580\nPMCID: PMC6056023","page":"434-447","source":"PubMed Central","title":"Coronary Calcium Score and Cardiovascular Risk","volume":"72","author":[{"family":"Greenland","given":"Philip"},{"family":"Blaha","given":"Michael J."},{"family":"Budoff","given":"Matthew J."},{"family":"Erbel","given":"Raimund"},{"family":"Watson","given":"Karol E."}],"issued":{"date-parts":[["2018",7,24]]}}}],"schema":"https://github.com/citation-style-language/schema/raw/master/csl-citation.json"}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1</w:t>
      </w:r>
      <w:r w:rsidR="00106E40">
        <w:rPr>
          <w:rFonts w:cstheme="minorHAnsi"/>
        </w:rPr>
        <w:fldChar w:fldCharType="end"/>
      </w:r>
      <w:r w:rsidRPr="003E3089">
        <w:rPr>
          <w:rFonts w:cstheme="minorHAnsi"/>
        </w:rPr>
        <w:t xml:space="preserve">. CAC scoring </w:t>
      </w:r>
      <w:r w:rsidR="0001591A">
        <w:rPr>
          <w:rFonts w:cstheme="minorHAnsi"/>
        </w:rPr>
        <w:t>is a</w:t>
      </w:r>
      <w:r w:rsidRPr="003E3089">
        <w:rPr>
          <w:rFonts w:cstheme="minorHAnsi"/>
        </w:rPr>
        <w:t xml:space="preserve"> test performed using computed tomography (CT) that measures the amount of calcium </w:t>
      </w:r>
      <w:r w:rsidR="00A75F8A" w:rsidRPr="003E3089">
        <w:rPr>
          <w:rFonts w:cstheme="minorHAnsi"/>
        </w:rPr>
        <w:t>buildup within</w:t>
      </w:r>
      <w:r w:rsidRPr="003E3089">
        <w:rPr>
          <w:rFonts w:cstheme="minorHAnsi"/>
        </w:rPr>
        <w:t xml:space="preserve"> the walls of the </w:t>
      </w:r>
      <w:r w:rsidR="00345BC6">
        <w:rPr>
          <w:rFonts w:cstheme="minorHAnsi"/>
        </w:rPr>
        <w:t>coronary</w:t>
      </w:r>
      <w:r w:rsidR="00345BC6" w:rsidRPr="003E3089">
        <w:rPr>
          <w:rFonts w:cstheme="minorHAnsi"/>
        </w:rPr>
        <w:t xml:space="preserve"> </w:t>
      </w:r>
      <w:r w:rsidRPr="003E3089">
        <w:rPr>
          <w:rFonts w:cstheme="minorHAnsi"/>
        </w:rPr>
        <w:t>arteries and is an essential predictor of coronary heart disease</w:t>
      </w:r>
      <w:r w:rsidR="00A75F8A" w:rsidRPr="003E3089">
        <w:rPr>
          <w:rFonts w:cstheme="minorHAnsi"/>
        </w:rPr>
        <w:t>. The</w:t>
      </w:r>
      <w:r w:rsidRPr="003E3089">
        <w:rPr>
          <w:rFonts w:cstheme="minorHAnsi"/>
        </w:rPr>
        <w:t xml:space="preserve"> leading cause of death in the United States is coronary heart disease, killing 659,000 </w:t>
      </w:r>
      <w:r w:rsidR="00A75F8A" w:rsidRPr="003E3089">
        <w:rPr>
          <w:rFonts w:cstheme="minorHAnsi"/>
        </w:rPr>
        <w:t>people annually</w:t>
      </w:r>
      <w:r w:rsidR="0058790C">
        <w:rPr>
          <w:rFonts w:cstheme="minorHAnsi"/>
        </w:rPr>
        <w:t xml:space="preserve">, and </w:t>
      </w:r>
      <w:r w:rsidR="00804BD3">
        <w:rPr>
          <w:rFonts w:cstheme="minorHAnsi"/>
        </w:rPr>
        <w:t xml:space="preserve">coronary heart disease is </w:t>
      </w:r>
      <w:r w:rsidRPr="003E3089">
        <w:rPr>
          <w:rFonts w:cstheme="minorHAnsi"/>
        </w:rPr>
        <w:t xml:space="preserve">the third leading cause of mortality worldwide </w:t>
      </w:r>
      <w:r w:rsidR="00106E40">
        <w:rPr>
          <w:rFonts w:cstheme="minorHAnsi"/>
        </w:rPr>
        <w:fldChar w:fldCharType="begin"/>
      </w:r>
      <w:r w:rsidR="00FB47AE">
        <w:rPr>
          <w:rFonts w:cstheme="minorHAnsi"/>
        </w:rPr>
        <w:instrText xml:space="preserve"> ADDIN ZOTERO_ITEM CSL_CITATION {"citationID":"FASt7POi","properties":{"formattedCitation":"\\super 2\\nosupersub{}","plainCitation":"2","noteIndex":0},"citationItems":[{"id":277,"uris":["http://zotero.org/users/6884353/items/QD4RAFU6"],"itemData":{"id":277,"type":"article-journal","container-title":"Circulation","DOI":"10.1161/CIRCULATIONAHA.109.192666","ISSN":"1524-4539","issue":"7","journalAbbreviation":"Circulation","language":"eng","note":"PMID: 20177011","page":"948-954","source":"PubMed","title":"Executive summary: heart disease and stroke statistics--2010 update: a report from the American Heart Association","title-short":"Executive summary","volume":"121","author":[{"family":"Lloyd-Jones","given":"Donald"},{"family":"Adams","given":"Robert J."},{"family":"Brown","given":"Todd M."},{"family":"Carnethon","given":"Mercedes"},{"family":"Dai","given":"Shifan"},{"family":"De Simone","given":"Giovanni"},{"family":"Ferguson","given":"T. Bruce"},{"family":"Ford","given":"Earl"},{"family":"Furie","given":"Karen"},{"family":"Gillespie","given":"Cathleen"},{"family":"Go","given":"Alan"},{"family":"Greenlund","given":"Kurt"},{"family":"Haase","given":"Nancy"},{"family":"Hailpern","given":"Susan"},{"family":"Ho","given":"P. Michael"},{"family":"Howard","given":"Virginia"},{"family":"Kissela","given":"Brett"},{"family":"Kittner","given":"Steven"},{"family":"Lackland","given":"Daniel"},{"family":"Lisabeth","given":"Lynda"},{"family":"Marelli","given":"Ariane"},{"family":"McDermott","given":"Mary M."},{"family":"Meigs","given":"James"},{"family":"Mozaffarian","given":"Dariush"},{"family":"Mussolino","given":"Michael"},{"family":"Nichol","given":"Graham"},{"family":"Roger","given":"Véronique L."},{"family":"Rosamond","given":"Wayne"},{"family":"Sacco","given":"Ralph"},{"family":"Sorlie","given":"Paul"},{"family":"Stafford","given":"Randall"},{"family":"Thom","given":"Thomas"},{"family":"Wasserthiel-Smoller","given":"Sylvia"},{"family":"Wong","given":"Nathan D."},{"family":"Wylie-Rosett","given":"Judith"},{"literal":"American Heart Association Statistics Committee and Stroke Statistics Subcommittee"}],"issued":{"date-parts":[["2010",2,23]]}}}],"schema":"https://github.com/citation-style-language/schema/raw/master/csl-citation.json"}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2</w:t>
      </w:r>
      <w:r w:rsidR="00106E40">
        <w:rPr>
          <w:rFonts w:cstheme="minorHAnsi"/>
        </w:rPr>
        <w:fldChar w:fldCharType="end"/>
      </w:r>
      <w:r w:rsidRPr="003E3089">
        <w:rPr>
          <w:rFonts w:cstheme="minorHAnsi"/>
        </w:rPr>
        <w:t>.</w:t>
      </w:r>
    </w:p>
    <w:p w14:paraId="396931CC" w14:textId="77777777" w:rsidR="00097141" w:rsidRPr="003E3089" w:rsidRDefault="00097141" w:rsidP="003E3089">
      <w:pPr>
        <w:spacing w:line="480" w:lineRule="auto"/>
        <w:rPr>
          <w:rFonts w:cstheme="minorHAnsi"/>
        </w:rPr>
      </w:pPr>
    </w:p>
    <w:p w14:paraId="75499077" w14:textId="1924A352" w:rsidR="00097141" w:rsidRPr="003E3089" w:rsidRDefault="00097141" w:rsidP="003E3089">
      <w:pPr>
        <w:spacing w:line="480" w:lineRule="auto"/>
        <w:rPr>
          <w:rFonts w:cstheme="minorHAnsi"/>
        </w:rPr>
      </w:pPr>
      <w:r w:rsidRPr="003E3089">
        <w:rPr>
          <w:rFonts w:cstheme="minorHAnsi"/>
        </w:rPr>
        <w:t xml:space="preserve">Agatston scoring is the most common CAC scoring technique </w:t>
      </w:r>
      <w:r w:rsidR="00106E40">
        <w:rPr>
          <w:rFonts w:cstheme="minorHAnsi"/>
        </w:rPr>
        <w:fldChar w:fldCharType="begin"/>
      </w:r>
      <w:r w:rsidR="00FB47AE">
        <w:rPr>
          <w:rFonts w:cstheme="minorHAnsi"/>
        </w:rPr>
        <w:instrText xml:space="preserve"> ADDIN ZOTERO_ITEM CSL_CITATION {"citationID":"QVzqZkZc","properties":{"formattedCitation":"\\super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3</w:t>
      </w:r>
      <w:r w:rsidR="00106E40">
        <w:rPr>
          <w:rFonts w:cstheme="minorHAnsi"/>
        </w:rPr>
        <w:fldChar w:fldCharType="end"/>
      </w:r>
      <w:r w:rsidRPr="003E3089">
        <w:rPr>
          <w:rFonts w:cstheme="minorHAnsi"/>
        </w:rPr>
        <w:t xml:space="preserve"> and is a good predictor of </w:t>
      </w:r>
      <w:r w:rsidR="00A75F8A" w:rsidRPr="003E3089">
        <w:rPr>
          <w:rFonts w:cstheme="minorHAnsi"/>
        </w:rPr>
        <w:t>major adverse</w:t>
      </w:r>
      <w:r w:rsidRPr="003E3089">
        <w:rPr>
          <w:rFonts w:cstheme="minorHAnsi"/>
        </w:rPr>
        <w:t xml:space="preserve"> cardiac events (MACE) </w:t>
      </w:r>
      <w:r w:rsidR="00707EC3">
        <w:rPr>
          <w:rFonts w:cstheme="minorHAnsi"/>
        </w:rPr>
        <w:fldChar w:fldCharType="begin"/>
      </w:r>
      <w:r w:rsidR="00FB47AE">
        <w:rPr>
          <w:rFonts w:cstheme="minorHAnsi"/>
        </w:rPr>
        <w:instrText xml:space="preserve"> ADDIN ZOTERO_ITEM CSL_CITATION {"citationID":"6MV4XlvX","properties":{"formattedCitation":"\\super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4</w:t>
      </w:r>
      <w:r w:rsidR="00707EC3">
        <w:rPr>
          <w:rFonts w:cstheme="minorHAnsi"/>
        </w:rPr>
        <w:fldChar w:fldCharType="end"/>
      </w:r>
      <w:r w:rsidRPr="003E3089">
        <w:rPr>
          <w:rFonts w:cstheme="minorHAnsi"/>
        </w:rPr>
        <w:t xml:space="preserve">. Although, studies have shown that a significant number </w:t>
      </w:r>
      <w:r w:rsidR="00A75F8A" w:rsidRPr="003E3089">
        <w:rPr>
          <w:rFonts w:cstheme="minorHAnsi"/>
        </w:rPr>
        <w:t>of patients</w:t>
      </w:r>
      <w:r w:rsidRPr="003E3089">
        <w:rPr>
          <w:rFonts w:cstheme="minorHAnsi"/>
        </w:rPr>
        <w:t xml:space="preserve"> have been characterized as having no calcium (CAC=0) while still developing MACE </w:t>
      </w:r>
      <w:r w:rsidR="00707EC3">
        <w:rPr>
          <w:rFonts w:cstheme="minorHAnsi"/>
        </w:rPr>
        <w:fldChar w:fldCharType="begin"/>
      </w:r>
      <w:r w:rsidR="00FB47AE">
        <w:rPr>
          <w:rFonts w:cstheme="minorHAnsi"/>
        </w:rPr>
        <w:instrText xml:space="preserve"> ADDIN ZOTERO_ITEM CSL_CITATION {"citationID":"kDMw7619","properties":{"formattedCitation":"\\super 5\\nosupersub{}","plainCitation":"5","noteIndex":0},"citationItems":[{"id":288,"uris":["http://zotero.org/users/6884353/items/KBAVFKLM"],"itemData":{"id":288,"type":"article-journal","abstract":"The Multi-Ethnic Study of Atherosclerosis was initiated in July 2000 to investigate the prevalence, correlates, and progression of subclinical cardiovascular disease (CVD) in a population-based sample of 6,500 men and women aged 45–84 years. The cohort will be selected from six US field centers. Approximately 38% of the cohort will be White, 28% African-American, 23% Hispanic, and 11% Asian (of Chinese descent). Baseline measurements will include measurement of coronary calcium using computed tomography; measurement of ventricular mass and function using cardiac magnetic resonance imaging; measurement of flow-mediated brachial artery endothelial vasodilation, carotid intimal-medial wall thickness, and distensibility of the carotid arteries using ultrasonography; measurement of peripheral vascular disease using ankle and brachial blood pressures; electrocardiography; and assessments of microalbuminuria, standard CVD risk factors, sociodemographic factors, life habits, and psychosocial factors. Blood samples will be assayed for putative biochemical risk factors and stored for use in nested case-control studies. DNA will be extracted and lymphocytes will be immortalized for genetic studies. Measurement of selected subclinical disease indicators and risk factors will be repeated for the study of progression over 7 years. Participants will be followed through 2008 for identification and characterization of CVD events, including acute myocardial infarction and other coronary heart disease, stroke, peripheral vascular disease, and congestive heart failure; therapeutic interventions for CVD; and mortality.","container-title":"American Journal of Epidemiology","DOI":"10.1093/aje/kwf113","ISSN":"0002-9262","issue":"9","journalAbbreviation":"American Journal of Epidemiology","page":"871-881","source":"Silverchair","title":"Multi-Ethnic Study of Atherosclerosis: Objectives and Design","title-short":"Multi-Ethnic Study of Atherosclerosis","volume":"156","author":[{"family":"Bild","given":"Diane E."},{"family":"Bluemke","given":"David A."},{"family":"Burke","given":"Gregory L."},{"family":"Detrano","given":"Robert"},{"family":"Diez Roux","given":"Ana V."},{"family":"Folsom","given":"Aaron R."},{"family":"Greenland","given":"Philip"},{"family":"JacobsJr.","given":"David R."},{"family":"Kronmal","given":"Richard"},{"family":"Liu","given":"Kiang"},{"family":"Nelson","given":"Jennifer Clark"},{"family":"O’Leary","given":"Daniel"},{"family":"Saad","given":"Mohammed F."},{"family":"Shea","given":"Steven"},{"family":"Szklo","given":"Moyses"},{"family":"Tracy","given":"Russell P."}],"issued":{"date-parts":[["2002",11,1]]}}}],"schema":"https://github.com/citation-style-language/schema/raw/master/csl-citation.json"}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5</w:t>
      </w:r>
      <w:r w:rsidR="00707EC3">
        <w:rPr>
          <w:rFonts w:cstheme="minorHAnsi"/>
        </w:rPr>
        <w:fldChar w:fldCharType="end"/>
      </w:r>
      <w:r w:rsidR="00707EC3">
        <w:rPr>
          <w:rFonts w:cstheme="minorHAnsi"/>
        </w:rPr>
        <w:t xml:space="preserve">. </w:t>
      </w:r>
      <w:r w:rsidR="00F9775A" w:rsidRPr="003E3089">
        <w:rPr>
          <w:rFonts w:cstheme="minorHAnsi"/>
        </w:rPr>
        <w:t>This</w:t>
      </w:r>
      <w:r w:rsidRPr="003E3089">
        <w:rPr>
          <w:rFonts w:cstheme="minorHAnsi"/>
        </w:rPr>
        <w:t xml:space="preserve"> is </w:t>
      </w:r>
      <w:r w:rsidR="0058790C">
        <w:rPr>
          <w:rFonts w:cstheme="minorHAnsi"/>
        </w:rPr>
        <w:t>likely</w:t>
      </w:r>
      <w:r w:rsidRPr="003E3089">
        <w:rPr>
          <w:rFonts w:cstheme="minorHAnsi"/>
        </w:rPr>
        <w:t xml:space="preserve"> due in part to the intensity thresholding requirements associated with the Agatsto</w:t>
      </w:r>
      <w:r w:rsidR="00A75F8A" w:rsidRPr="003E3089">
        <w:rPr>
          <w:rFonts w:cstheme="minorHAnsi"/>
        </w:rPr>
        <w:t xml:space="preserve">n </w:t>
      </w:r>
      <w:r w:rsidRPr="003E3089">
        <w:rPr>
          <w:rFonts w:cstheme="minorHAnsi"/>
        </w:rPr>
        <w:t xml:space="preserve">scoring technique, so other approaches like spatially weighted calcium scoring have been put forth </w:t>
      </w:r>
      <w:r w:rsidR="00A75F8A" w:rsidRPr="003E3089">
        <w:rPr>
          <w:rFonts w:cstheme="minorHAnsi"/>
        </w:rPr>
        <w:t xml:space="preserve">as </w:t>
      </w:r>
      <w:r w:rsidRPr="003E3089">
        <w:rPr>
          <w:rFonts w:cstheme="minorHAnsi"/>
        </w:rPr>
        <w:t xml:space="preserve">an alternative to Agatston scoring. Spatially weighted calcium scoring improves upon </w:t>
      </w:r>
      <w:r w:rsidR="00A75F8A" w:rsidRPr="003E3089">
        <w:rPr>
          <w:rFonts w:cstheme="minorHAnsi"/>
        </w:rPr>
        <w:t>traditional calcium</w:t>
      </w:r>
      <w:r w:rsidRPr="003E3089">
        <w:rPr>
          <w:rFonts w:cstheme="minorHAnsi"/>
        </w:rPr>
        <w:t xml:space="preserve"> scoring by avoiding thresholding and has been shown to predict MACE more accurately </w:t>
      </w:r>
      <w:r w:rsidR="00707EC3">
        <w:rPr>
          <w:rFonts w:cstheme="minorHAnsi"/>
        </w:rPr>
        <w:fldChar w:fldCharType="begin"/>
      </w:r>
      <w:r w:rsidR="00FB47AE">
        <w:rPr>
          <w:rFonts w:cstheme="minorHAnsi"/>
        </w:rPr>
        <w:instrText xml:space="preserve"> ADDIN ZOTERO_ITEM CSL_CITATION {"citationID":"cZtsocHi","properties":{"formattedCitation":"\\super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6,7</w:t>
      </w:r>
      <w:r w:rsidR="00707EC3">
        <w:rPr>
          <w:rFonts w:cstheme="minorHAnsi"/>
        </w:rPr>
        <w:fldChar w:fldCharType="end"/>
      </w:r>
      <w:r w:rsidR="00707EC3">
        <w:rPr>
          <w:rFonts w:cstheme="minorHAnsi"/>
        </w:rPr>
        <w:t xml:space="preserve">. </w:t>
      </w:r>
      <w:r w:rsidRPr="003E3089">
        <w:rPr>
          <w:rFonts w:cstheme="minorHAnsi"/>
        </w:rPr>
        <w:t xml:space="preserve">Spatially weighted calcium scoring is still limited in distinguishing non-zero CAC from noise. </w:t>
      </w:r>
      <w:r w:rsidR="00F9775A" w:rsidRPr="003E3089">
        <w:rPr>
          <w:rFonts w:cstheme="minorHAnsi"/>
        </w:rPr>
        <w:t>It also</w:t>
      </w:r>
      <w:r w:rsidRPr="003E3089">
        <w:rPr>
          <w:rFonts w:cstheme="minorHAnsi"/>
        </w:rPr>
        <w:t xml:space="preserve"> lacks quantitative insight as it is an arbitrary score without any direct physical association.</w:t>
      </w:r>
    </w:p>
    <w:p w14:paraId="35BAA9AD" w14:textId="77777777" w:rsidR="00097141" w:rsidRPr="003E3089" w:rsidRDefault="00097141" w:rsidP="003E3089">
      <w:pPr>
        <w:spacing w:line="480" w:lineRule="auto"/>
        <w:rPr>
          <w:rFonts w:cstheme="minorHAnsi"/>
        </w:rPr>
      </w:pPr>
    </w:p>
    <w:p w14:paraId="22382C67" w14:textId="35DE9DA2" w:rsidR="00097141" w:rsidRPr="003E3089" w:rsidRDefault="00097141" w:rsidP="003E3089">
      <w:pPr>
        <w:spacing w:line="480" w:lineRule="auto"/>
        <w:rPr>
          <w:rFonts w:cstheme="minorHAnsi"/>
        </w:rPr>
      </w:pPr>
      <w:r w:rsidRPr="003E3089">
        <w:rPr>
          <w:rFonts w:cstheme="minorHAnsi"/>
        </w:rPr>
        <w:t>The Agatston technique can be used to estimate calcium volume and calcium mass. The calcium mass score acquired via the Agaston technique is fundamentally similar to traditional Agatston calcium scoring and suffers from many of the same limitations inherent to the Agatston scoring approach</w:t>
      </w:r>
      <w:r w:rsidR="00A75F8A" w:rsidRPr="003E3089">
        <w:rPr>
          <w:rFonts w:cstheme="minorHAnsi"/>
        </w:rPr>
        <w:t xml:space="preserve"> </w:t>
      </w:r>
      <w:r w:rsidR="00707EC3">
        <w:rPr>
          <w:rFonts w:cstheme="minorHAnsi"/>
        </w:rPr>
        <w:fldChar w:fldCharType="begin"/>
      </w:r>
      <w:r w:rsidR="00FB47AE">
        <w:rPr>
          <w:rFonts w:cstheme="minorHAnsi"/>
        </w:rPr>
        <w:instrText xml:space="preserve"> ADDIN ZOTERO_ITEM CSL_CITATION {"citationID":"yBUMumsY","properties":{"formattedCitation":"\\super 8,9\\nosupersub{}","plainCitation":"8,9","noteIndex":0},"citationItems":[{"id":419,"uris":["http://zotero.org/users/6884353/items/VXYSJC6Y"],"itemData":{"id":419,"type":"article-journal","abstract":"Quantification of coronary artery calcium (CAC) has been shown to be reliable, reproducible, and predictive of cardiovascular risk. Formal CAC scoring was introduced in 1990, with early scoring algorithms notable for their simplicity and elegance. Yet, with little evidence available on how to best build a score, and without a conceptual model guiding score development, these scores were, to a large degree, arbitrary. In this review, we describe the traditional approaches for clinical CAC scoring, noting their strengths, weaknesses, and limitations. We then discuss a conceptual model for developing an improved CAC score, reviewing the evidence supporting approaches most likely to lead to meaningful score improvement (for example, accounting for CAC density and regional distribution). After discussing the potential implementation of an improved score in clinical practice, we follow with a discussion of the future of CAC scoring, asking the central question: do we really need a new CAC score?","container-title":"JACC: Cardiovascular Imaging","DOI":"10.1016/j.jcmg.2017.05.007","ISSN":"1936-878X","issue":"8","journalAbbreviation":"JACC: Cardiovascular Imaging","language":"en","page":"923-937","source":"ScienceDirect","title":"Coronary Artery Calcium Scoring: Is It Time for a Change in Methodology?","title-short":"Coronary Artery Calcium Scoring","volume":"10","author":[{"family":"Blaha","given":"Michael J."},{"family":"Mortensen","given":"Martin Bødtker"},{"family":"Kianoush","given":"Sina"},{"family":"Tota-Maharaj","given":"Rajesh"},{"family":"Cainzos-Achirica","given":"Miguel"}],"issued":{"date-parts":[["2017",8,1]]}}},{"id":424,"uris":["http://zotero.org/users/6884353/items/UG3ZLSXR"],"itemData":{"id":424,"type":"article-journal","abstract":"Purpose\n\nTo determine the intervendor variability of Agatston scoring determined with state-of-the-art computed tomographic (CT) systems from the four major vendors in an ex vivo setup and to simulate the subsequent effects on cardiovascular risk reclassification in a large population-based cohort.\n\nMaterials and Methods\n\nResearch ethics board approval was not necessary because cadaveric hearts from individuals who donated their bodies to science were used. Agatston scores obtained with CT scanners from four different vendors were compared. Fifteen ex vivo human hearts were placed in a phantom resembling an average human adult. Hearts were scanned at equal radiation dose settings for the systems of all four vendors. Agatston scores were quantified semiautomatically with software used clinically. The ex vivo Agatston scores were used to simulate the effects of different CT scanners on reclassification of 432 individuals aged 55 years or older from a population-based study who were at intermediate cardiovascular risk based on Framingham risk scores. The Friedman test was used to evaluate overall differences, and post hoc analyses were performed by using the Wilcoxon signed-rank test with Bonferroni correction.\n\nResults\n\nAgatston scores differed substantially when CT scanners from different vendors were used, with median Agatston scores ranging from 332 (interquartile range, 114–1135) to 469 (interquartile range, 183–1381; P &lt; .05). Simulation showed that these differences resulted in a change in cardiovascular risk classification in 0.5%–6.5% of individuals at intermediate risk when a CT scanner from a different vendor was used.\n\nConclusion\n\nAmong individuals at intermediate cardiovascular risk, state-of the-art CT scanners made by different vendors produced substantially different Agatston scores, which can result in reclassification of patients to the high- or low-risk categories in up to 6.5% of cases.\n\n© RSNA, 2014","container-title":"Radiology","DOI":"10.1148/radiol.14140066","ISSN":"0033-8419","issue":"3","note":"publisher: Radiological Society of North America","page":"695-702","source":"pubs.rsna.org (Atypon)","title":"Coronary Artery Calcification Scoring with State-of-the-Art CT Scanners from Different Vendors Has Substantial Effect on Risk Classification","volume":"273","author":[{"family":"Willemink","given":"Martin J."},{"family":"Vliegenthart","given":"Rozemarijn"},{"family":"Takx","given":"Richard A. P."},{"family":"Leiner","given":"Tim"},{"family":"Budde","given":"Ricardo P. J."},{"family":"Bleys","given":"Ronald L. A. W."},{"family":"Das","given":"Marco"},{"family":"Wildberger","given":"Joachim E."},{"family":"Prokop","given":"Mathias"},{"family":"Buls","given":"Nico"},{"family":"Mey","given":"Johan","non-dropping-particle":"de"},{"family":"Schilham","given":"Arnold M. R."},{"family":"Jong","given":"Pim A.","non-dropping-particle":"de"}],"issued":{"date-parts":[["2014",12]]}}}],"schema":"https://github.com/citation-style-language/schema/raw/master/csl-citation.json"}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8,9</w:t>
      </w:r>
      <w:r w:rsidR="00707EC3">
        <w:rPr>
          <w:rFonts w:cstheme="minorHAnsi"/>
        </w:rPr>
        <w:fldChar w:fldCharType="end"/>
      </w:r>
      <w:r w:rsidRPr="003E3089">
        <w:rPr>
          <w:rFonts w:cstheme="minorHAnsi"/>
        </w:rPr>
        <w:t xml:space="preserve">. A previous study also showed that calcium mass quantification via the Agatston approach produces up to 50% underestimation of calcium mass for large patients </w:t>
      </w:r>
      <w:r w:rsidR="00707EC3">
        <w:rPr>
          <w:rFonts w:cstheme="minorHAnsi"/>
        </w:rPr>
        <w:fldChar w:fldCharType="begin"/>
      </w:r>
      <w:r w:rsidR="00707EC3">
        <w:rPr>
          <w:rFonts w:cstheme="minorHAnsi"/>
        </w:rPr>
        <w:instrText xml:space="preserve"> ADDIN ZOTERO_TEMP </w:instrText>
      </w:r>
      <w:r w:rsidR="00707EC3">
        <w:rPr>
          <w:rFonts w:cstheme="minorHAnsi"/>
        </w:rPr>
        <w:fldChar w:fldCharType="separate"/>
      </w:r>
      <w:r w:rsidR="00707EC3">
        <w:rPr>
          <w:rFonts w:cstheme="minorHAnsi"/>
          <w:noProof/>
        </w:rPr>
        <w:t xml:space="preserve"> </w:t>
      </w:r>
      <w:r w:rsidR="00707EC3">
        <w:rPr>
          <w:rFonts w:cstheme="minorHAnsi"/>
        </w:rPr>
        <w:fldChar w:fldCharType="end"/>
      </w:r>
      <w:r w:rsidR="001B1F03">
        <w:rPr>
          <w:rFonts w:cstheme="minorHAnsi"/>
        </w:rPr>
        <w:fldChar w:fldCharType="begin"/>
      </w:r>
      <w:r w:rsidR="00FB47AE">
        <w:rPr>
          <w:rFonts w:cstheme="minorHAnsi"/>
        </w:rPr>
        <w:instrText xml:space="preserve"> ADDIN ZOTERO_ITEM CSL_CITATION {"citationID":"V5TKXUBP","properties":{"formattedCitation":"\\super 10\\nosupersub{}","plainCitation":"10","noteIndex":0},"citationItems":[{"id":443,"uris":["http://zotero.org/users/6884353/items/MPLPXHTL"],"itemData":{"id":443,"type":"article-journal","abstract":"OBJECTIVE: To evaluate the effect of chest size on coronary calcium score (CCS) as assessed with new-generation CT systems from 4 major vendors.\nMETHODS: An anthropomorphic, small-sized (300 × 200 mm) chest phantom containing 100 small calcifications (diameters, 0.5-2.0 mm) was evaluated with and without an extension ring on state-of-the-art CT systems from 4 vendors. The extension ring was used to mimic a patient with a large chest size (400 × 300 mm). Image acquisition was repeated 5 times with small translations and/or rotations. Routine clinical acquisition and reconstruction protocols for small and large patients were used. CCS was quantified as Agatston and mass scores with vendor software.\nRESULTS: The small-sized phantom resulted in median (interquartiles) Agatston scores of 10 (9-35), 136 (123-146), 34 (30-37), and 87 (85-89) for Philips, GE, Siemens, and Toshiba, respectively. Mass scores were 4 mg (3-9 mg), 23 mg (21-27 mg), 8 mg (8-9 mg), and 20 mg (20-20 mg), respectively. Adding the extension ring resulted in reduced Agatston scores for all vendors (17%-48%) and mass scores for 2 vendors (11%-49%). Median Agatston scores decreased to 9 (5-10), 79 (60-80), 27 (24-32), and 45 (29-53) units, and median mass scores remained similar for Philips at 4 mg (4-6 mg) and Siemens at 8 mg (7-8 mg) and decreased for the other vendors to 13 mg (11-14 mg) and 10 mg (8-13 mg), respectively.\nCONCLUSION: This multivendor phantom study showed that CCS can be underestimated up to 50% (49%-66%) for Agatston scores and 49% (36%-59%) for mass scores at a larger chest size, which may be relevant for women and large patients. However, CCS underestimation by chest size differs considerably by vendor.","container-title":"Journal of Cardiovascular Computed Tomography","DOI":"10.1016/j.jcct.2015.03.010","ISSN":"1876-861X","issue":"5","journalAbbreviation":"J Cardiovasc Comput Tomogr","language":"eng","note":"PMID: 25980948","page":"415-421","source":"PubMed","title":"Coronary calcium scores are systematically underestimated at a large chest size: A multivendor phantom study","title-short":"Coronary calcium scores are systematically underestimated at a large chest size","volume":"9","author":[{"family":"Willemink","given":"Martin J."},{"family":"Abramiuc","given":"Bronislaw"},{"family":"Harder","given":"Annemarie M.","non-dropping-particle":"den"},{"family":"Werf","given":"Niels R.","non-dropping-particle":"van der"},{"family":"Jong","given":"Pim A.","non-dropping-particle":"de"},{"family":"Budde","given":"Ricardo P. J."},{"family":"Wildberger","given":"Joachim E."},{"family":"Vliegenthart","given":"Rozemarijn"},{"family":"Willems","given":"Tineke P."},{"family":"Greuter","given":"Marcel J. W."},{"family":"Leiner","given":"Tim"}],"issued":{"date-parts":[["2015"]]}}}],"schema":"https://github.com/citation-style-language/schema/raw/master/csl-citation.json"}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10</w:t>
      </w:r>
      <w:r w:rsidR="001B1F03">
        <w:rPr>
          <w:rFonts w:cstheme="minorHAnsi"/>
        </w:rPr>
        <w:fldChar w:fldCharType="end"/>
      </w:r>
      <w:r w:rsidRPr="003E3089">
        <w:rPr>
          <w:rFonts w:cstheme="minorHAnsi"/>
        </w:rPr>
        <w:t>.</w:t>
      </w:r>
    </w:p>
    <w:p w14:paraId="5CADD85C" w14:textId="77777777" w:rsidR="00F9775A" w:rsidRPr="003E3089" w:rsidRDefault="00F9775A" w:rsidP="003E3089">
      <w:pPr>
        <w:spacing w:line="480" w:lineRule="auto"/>
        <w:rPr>
          <w:rFonts w:cstheme="minorHAnsi"/>
        </w:rPr>
      </w:pPr>
    </w:p>
    <w:p w14:paraId="600C38F8" w14:textId="0A411026" w:rsidR="00097141" w:rsidRPr="003E3089" w:rsidRDefault="00097141" w:rsidP="003E3089">
      <w:pPr>
        <w:spacing w:line="480" w:lineRule="auto"/>
        <w:rPr>
          <w:rFonts w:cstheme="minorHAnsi"/>
        </w:rPr>
      </w:pPr>
      <w:r w:rsidRPr="003E3089">
        <w:rPr>
          <w:rFonts w:cstheme="minorHAnsi"/>
        </w:rPr>
        <w:lastRenderedPageBreak/>
        <w:t xml:space="preserve">A CAC measurement technique that improves the accuracy, reproducibility, sensitivity, and specificity of the measured calcium mass would help to improve coronary heart disease diagnosis and stratify risk more accurately, especially for </w:t>
      </w:r>
      <w:r w:rsidR="009F17F0">
        <w:rPr>
          <w:rFonts w:cstheme="minorHAnsi"/>
        </w:rPr>
        <w:t>calcifications near</w:t>
      </w:r>
      <w:r w:rsidR="00F614D3">
        <w:rPr>
          <w:rFonts w:cstheme="minorHAnsi"/>
        </w:rPr>
        <w:t xml:space="preserve"> the </w:t>
      </w:r>
      <w:r w:rsidR="009F443C" w:rsidRPr="009F443C">
        <w:rPr>
          <w:rFonts w:cstheme="minorHAnsi"/>
        </w:rPr>
        <w:t>threshold</w:t>
      </w:r>
      <w:r w:rsidR="00D16E0C">
        <w:rPr>
          <w:rFonts w:cstheme="minorHAnsi"/>
        </w:rPr>
        <w:t xml:space="preserve"> of</w:t>
      </w:r>
      <w:r w:rsidR="009F443C" w:rsidRPr="009F443C">
        <w:rPr>
          <w:rFonts w:cstheme="minorHAnsi"/>
        </w:rPr>
        <w:t xml:space="preserve"> </w:t>
      </w:r>
      <w:r w:rsidR="00F614D3">
        <w:rPr>
          <w:rFonts w:cstheme="minorHAnsi"/>
        </w:rPr>
        <w:t>detectab</w:t>
      </w:r>
      <w:r w:rsidR="009F443C">
        <w:rPr>
          <w:rFonts w:cstheme="minorHAnsi"/>
        </w:rPr>
        <w:t>ility</w:t>
      </w:r>
      <w:r w:rsidRPr="003E3089">
        <w:rPr>
          <w:rFonts w:cstheme="minorHAnsi"/>
        </w:rPr>
        <w:t xml:space="preserve">. A more quantitative calcium mass calculation would likewise help improve risk stratification and diagnosis of coronary heart disease. </w:t>
      </w:r>
      <w:r w:rsidR="00E30102">
        <w:rPr>
          <w:rFonts w:cstheme="minorHAnsi"/>
        </w:rPr>
        <w:t>An</w:t>
      </w:r>
      <w:r w:rsidR="00E30102" w:rsidRPr="003E3089">
        <w:rPr>
          <w:rFonts w:cstheme="minorHAnsi"/>
        </w:rPr>
        <w:t xml:space="preserve"> </w:t>
      </w:r>
      <w:r w:rsidRPr="003E3089">
        <w:rPr>
          <w:rFonts w:cstheme="minorHAnsi"/>
        </w:rPr>
        <w:t xml:space="preserve">integrated intensity or Hounsfield unit (HU) technique recently demonstrated the ability to accurately assess coronary artery cross-sectional area </w:t>
      </w:r>
      <w:r w:rsidR="00A1639D">
        <w:rPr>
          <w:rFonts w:cstheme="minorHAnsi"/>
        </w:rPr>
        <w:t>near</w:t>
      </w:r>
      <w:r w:rsidR="00003080">
        <w:rPr>
          <w:rFonts w:cstheme="minorHAnsi"/>
        </w:rPr>
        <w:t xml:space="preserve"> the</w:t>
      </w:r>
      <w:r w:rsidRPr="003E3089">
        <w:rPr>
          <w:rFonts w:cstheme="minorHAnsi"/>
        </w:rPr>
        <w:t xml:space="preserve"> threshold </w:t>
      </w:r>
      <w:r w:rsidR="00003080">
        <w:rPr>
          <w:rFonts w:cstheme="minorHAnsi"/>
        </w:rPr>
        <w:t xml:space="preserve">of detectability </w:t>
      </w:r>
      <w:r w:rsidR="001B1F03">
        <w:rPr>
          <w:rFonts w:cstheme="minorHAnsi"/>
        </w:rPr>
        <w:fldChar w:fldCharType="begin"/>
      </w:r>
      <w:r w:rsidR="00FB47AE">
        <w:rPr>
          <w:rFonts w:cstheme="minorHAnsi"/>
        </w:rPr>
        <w:instrText xml:space="preserve"> ADDIN ZOTERO_ITEM CSL_CITATION {"citationID":"k2Hpt2aS","properties":{"formattedCitation":"\\super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11</w:t>
      </w:r>
      <w:r w:rsidR="001B1F03">
        <w:rPr>
          <w:rFonts w:cstheme="minorHAnsi"/>
        </w:rPr>
        <w:fldChar w:fldCharType="end"/>
      </w:r>
      <w:r w:rsidR="001B1F03">
        <w:rPr>
          <w:rFonts w:cstheme="minorHAnsi"/>
        </w:rPr>
        <w:t xml:space="preserve">. </w:t>
      </w:r>
      <w:r w:rsidR="00E32A9E">
        <w:rPr>
          <w:rFonts w:cstheme="minorHAnsi"/>
        </w:rPr>
        <w:t xml:space="preserve">A similar </w:t>
      </w:r>
      <w:r w:rsidR="00FF19EA">
        <w:rPr>
          <w:rFonts w:cstheme="minorHAnsi"/>
        </w:rPr>
        <w:t xml:space="preserve">approach based on </w:t>
      </w:r>
      <w:r w:rsidRPr="003E3089">
        <w:rPr>
          <w:rFonts w:cstheme="minorHAnsi"/>
        </w:rPr>
        <w:t>volume fraction</w:t>
      </w:r>
      <w:r w:rsidR="00E31B44">
        <w:rPr>
          <w:rFonts w:cstheme="minorHAnsi"/>
        </w:rPr>
        <w:t xml:space="preserve">s of two materials </w:t>
      </w:r>
      <w:r w:rsidR="005D5C32">
        <w:rPr>
          <w:rFonts w:cstheme="minorHAnsi"/>
        </w:rPr>
        <w:t>within a voxel</w:t>
      </w:r>
      <w:r w:rsidR="00666626">
        <w:rPr>
          <w:rFonts w:cstheme="minorHAnsi"/>
        </w:rPr>
        <w:t xml:space="preserve"> can be used </w:t>
      </w:r>
      <w:r w:rsidR="00555B26">
        <w:rPr>
          <w:rFonts w:cstheme="minorHAnsi"/>
        </w:rPr>
        <w:t xml:space="preserve">for </w:t>
      </w:r>
      <w:r w:rsidR="00437C93">
        <w:rPr>
          <w:rFonts w:cstheme="minorHAnsi"/>
        </w:rPr>
        <w:t>calcium</w:t>
      </w:r>
      <w:r w:rsidRPr="003E3089">
        <w:rPr>
          <w:rFonts w:cstheme="minorHAnsi"/>
        </w:rPr>
        <w:t xml:space="preserve"> mass quantification. These techniques have not </w:t>
      </w:r>
      <w:r w:rsidR="002B4ACB">
        <w:rPr>
          <w:rFonts w:cstheme="minorHAnsi"/>
        </w:rPr>
        <w:t xml:space="preserve">previously </w:t>
      </w:r>
      <w:r w:rsidRPr="003E3089">
        <w:rPr>
          <w:rFonts w:cstheme="minorHAnsi"/>
        </w:rPr>
        <w:t xml:space="preserve">been </w:t>
      </w:r>
      <w:r w:rsidR="002B4ACB">
        <w:rPr>
          <w:rFonts w:cstheme="minorHAnsi"/>
        </w:rPr>
        <w:t>used</w:t>
      </w:r>
      <w:r w:rsidR="002B4ACB" w:rsidRPr="003E3089">
        <w:rPr>
          <w:rFonts w:cstheme="minorHAnsi"/>
        </w:rPr>
        <w:t xml:space="preserve"> </w:t>
      </w:r>
      <w:r w:rsidRPr="003E3089">
        <w:rPr>
          <w:rFonts w:cstheme="minorHAnsi"/>
        </w:rPr>
        <w:t>for calcium mass quantification.</w:t>
      </w:r>
    </w:p>
    <w:p w14:paraId="4F288E48" w14:textId="77777777" w:rsidR="00097141" w:rsidRPr="003E3089" w:rsidRDefault="00097141" w:rsidP="003E3089">
      <w:pPr>
        <w:spacing w:line="480" w:lineRule="auto"/>
        <w:rPr>
          <w:rFonts w:cstheme="minorHAnsi"/>
        </w:rPr>
      </w:pPr>
    </w:p>
    <w:p w14:paraId="3F4A525C" w14:textId="7D1537E6" w:rsidR="00097141" w:rsidRPr="003E3089" w:rsidRDefault="00097141" w:rsidP="003E3089">
      <w:pPr>
        <w:spacing w:line="480" w:lineRule="auto"/>
        <w:rPr>
          <w:rFonts w:cstheme="minorHAnsi"/>
        </w:rPr>
      </w:pPr>
      <w:r w:rsidRPr="003E3089">
        <w:rPr>
          <w:rFonts w:cstheme="minorHAnsi"/>
        </w:rPr>
        <w:t xml:space="preserve">This study </w:t>
      </w:r>
      <w:r w:rsidR="002806FA">
        <w:rPr>
          <w:rFonts w:cstheme="minorHAnsi"/>
        </w:rPr>
        <w:t>used</w:t>
      </w:r>
      <w:r w:rsidR="002806FA" w:rsidRPr="003E3089">
        <w:rPr>
          <w:rFonts w:cstheme="minorHAnsi"/>
        </w:rPr>
        <w:t xml:space="preserve"> </w:t>
      </w:r>
      <w:r w:rsidRPr="003E3089">
        <w:rPr>
          <w:rFonts w:cstheme="minorHAnsi"/>
        </w:rPr>
        <w:t>the integrated HU and volume fraction mass quantification techniques to quantify coronary artery calcium in CT scans by accounting for the partial volume effect. These new calcium mass quantification techniques, integrated calcium mass, and volume fraction calcium mass were evaluated on simulated CT scans where the total calcium mass was known. These techniques</w:t>
      </w:r>
      <w:r w:rsidR="00CB3C81">
        <w:rPr>
          <w:rFonts w:cstheme="minorHAnsi"/>
        </w:rPr>
        <w:t>,</w:t>
      </w:r>
      <w:r w:rsidRPr="003E3089">
        <w:rPr>
          <w:rFonts w:cstheme="minorHAnsi"/>
        </w:rPr>
        <w:t xml:space="preserve"> </w:t>
      </w:r>
      <w:r w:rsidR="000E4274">
        <w:rPr>
          <w:rFonts w:cstheme="minorHAnsi"/>
        </w:rPr>
        <w:t xml:space="preserve">along with the </w:t>
      </w:r>
      <w:r w:rsidR="00241F7E" w:rsidRPr="003E3089">
        <w:rPr>
          <w:rFonts w:cstheme="minorHAnsi"/>
        </w:rPr>
        <w:t>standard Agatston scoring technique and the recently introduced spatially weighted calcium scoring technique</w:t>
      </w:r>
      <w:r w:rsidR="009B3A69">
        <w:rPr>
          <w:rFonts w:cstheme="minorHAnsi"/>
        </w:rPr>
        <w:t>,</w:t>
      </w:r>
      <w:r w:rsidR="00241F7E" w:rsidRPr="003E3089">
        <w:rPr>
          <w:rFonts w:cstheme="minorHAnsi"/>
        </w:rPr>
        <w:t xml:space="preserve"> </w:t>
      </w:r>
      <w:r w:rsidRPr="003E3089">
        <w:rPr>
          <w:rFonts w:cstheme="minorHAnsi"/>
        </w:rPr>
        <w:t xml:space="preserve">were compared to the known calcium mass to determine </w:t>
      </w:r>
      <w:r w:rsidR="003030E7">
        <w:rPr>
          <w:rFonts w:cstheme="minorHAnsi"/>
        </w:rPr>
        <w:t>their accuracy and precision</w:t>
      </w:r>
      <w:r w:rsidRPr="003E3089">
        <w:rPr>
          <w:rFonts w:cstheme="minorHAnsi"/>
        </w:rPr>
        <w:t>.</w:t>
      </w:r>
    </w:p>
    <w:p w14:paraId="324FCEBD" w14:textId="77777777" w:rsidR="00F9775A" w:rsidRPr="003E3089" w:rsidRDefault="00F9775A" w:rsidP="003E3089">
      <w:pPr>
        <w:spacing w:line="480" w:lineRule="auto"/>
        <w:rPr>
          <w:rFonts w:cstheme="minorHAnsi"/>
        </w:rPr>
      </w:pPr>
    </w:p>
    <w:p w14:paraId="351B5242" w14:textId="623197A0" w:rsidR="009F5C8F" w:rsidRPr="003E3089" w:rsidRDefault="00037B96" w:rsidP="003E3089">
      <w:pPr>
        <w:pStyle w:val="Heading1"/>
        <w:spacing w:line="480" w:lineRule="auto"/>
        <w:rPr>
          <w:rFonts w:asciiTheme="minorHAnsi" w:hAnsiTheme="minorHAnsi" w:cstheme="minorHAnsi"/>
        </w:rPr>
      </w:pPr>
      <w:r>
        <w:rPr>
          <w:rFonts w:asciiTheme="minorHAnsi" w:hAnsiTheme="minorHAnsi" w:cstheme="minorHAnsi"/>
        </w:rPr>
        <w:t>2</w:t>
      </w:r>
      <w:r w:rsidR="009F5C8F" w:rsidRPr="003E3089">
        <w:rPr>
          <w:rFonts w:asciiTheme="minorHAnsi" w:hAnsiTheme="minorHAnsi" w:cstheme="minorHAnsi"/>
        </w:rPr>
        <w:t>. Method</w:t>
      </w:r>
    </w:p>
    <w:p w14:paraId="4FE644E2" w14:textId="030409B2" w:rsidR="00743297" w:rsidRPr="003E3089" w:rsidRDefault="009F5C8F" w:rsidP="003E3089">
      <w:pPr>
        <w:pStyle w:val="Heading2"/>
        <w:spacing w:line="480" w:lineRule="auto"/>
        <w:rPr>
          <w:rFonts w:asciiTheme="minorHAnsi" w:hAnsiTheme="minorHAnsi" w:cstheme="minorHAnsi"/>
        </w:rPr>
      </w:pPr>
      <w:r w:rsidRPr="003E3089">
        <w:rPr>
          <w:rFonts w:asciiTheme="minorHAnsi" w:hAnsiTheme="minorHAnsi" w:cstheme="minorHAnsi"/>
        </w:rPr>
        <w:t>2.1 – Simulation</w:t>
      </w:r>
    </w:p>
    <w:p w14:paraId="4FED5FA7" w14:textId="11D825EB" w:rsidR="00743297" w:rsidRPr="003E3089" w:rsidRDefault="00743297" w:rsidP="003E3089">
      <w:pPr>
        <w:spacing w:line="480" w:lineRule="auto"/>
        <w:rPr>
          <w:rFonts w:cstheme="minorHAnsi"/>
        </w:rPr>
      </w:pPr>
      <w:r w:rsidRPr="003E3089">
        <w:rPr>
          <w:rFonts w:cstheme="minorHAnsi"/>
        </w:rPr>
        <w:t>The simulation study was set to match the scanning parameters of the 320-slice CT scanner (Canon Aquilion One, Canon America Medical Systems, Tustin, CA)</w:t>
      </w:r>
      <w:r w:rsidR="00D97B63">
        <w:rPr>
          <w:rFonts w:cstheme="minorHAnsi"/>
        </w:rPr>
        <w:t>,</w:t>
      </w:r>
      <w:r w:rsidRPr="003E3089">
        <w:rPr>
          <w:rFonts w:cstheme="minorHAnsi"/>
        </w:rPr>
        <w:t xml:space="preserve"> as previously reported </w:t>
      </w:r>
      <w:r w:rsidR="00B91A61">
        <w:rPr>
          <w:rFonts w:cstheme="minorHAnsi"/>
        </w:rPr>
        <w:fldChar w:fldCharType="begin"/>
      </w:r>
      <w:r w:rsidR="00FB47AE">
        <w:rPr>
          <w:rFonts w:cstheme="minorHAnsi"/>
        </w:rPr>
        <w:instrText xml:space="preserve"> ADDIN ZOTERO_ITEM CSL_CITATION {"citationID":"viqTFTxl","properties":{"formattedCitation":"\\super 12\\nosupersub{}","plainCitation":"12","noteIndex":0},"citationItems":[{"id":123,"uris":["http://zotero.org/users/6884353/items/PAXSDEXW"],"itemData":{"id":123,"type":"article-journal","abstract":"To investigate the feasibility of quantifying the chemical composition of coronary artery plaque in terms of water, lipid, protein, and calcium contents using dual-energy computed tomography (CT) in a simulation study. A CT simulation package was developed based on physical parameters of a clinical CT scanner. A digital thorax phantom was designed to simulate coronary arterial plaques in the range of 2-5 mm in diameter. Both non-calcified and calcified plaques were studied. The non-calcified plaques were simulated as a mixture of water, lipid, and protein, while the calcified plaques also contained calcium. The water, lipid, protein, and calcium compositions of the plaques were selected to be within the expected clinical range. A total of 95 plaques for each lesion size were simulated using the CT simulation package at 80 and 135 kVp. Half-value layer measurements were made to make sure the simulated dose was within the range of clinical dual energy scanning protocols. Dual-energy material decomposition using a previously developed technique was performed to determine the volumetric fraction of water, lipid, protein, and calcium contents in each plaque. For non-calcified plaque, the total volume conservation provides the third constrain for three-material decomposition with dual energy CT. For calcified plaque, a fourth criterion was introduced from a previous report suggesting a linear correlation between water and protein contents in soft tissue. For non-calcified plaque, the root mean-squared error (RMSE) of the image-based decomposition was estimated to be 0.7%, 1.5%, and 0.3% for water, lipid, and protein contents, respectively. As for the calcified plaques, the RMSE of the 5 mm plaques were estimated to be 5.6%, 5.7%, 0.2%, and 3.1%, for water, lipid, calcium, and protein contents, respectively. The RMSE increases as the plaque size reduces. The simulation results indicate that chemical composition of coronary arterial plaques can be quantified using dual-energy CT. By accurately quantifying the content of a coronary plaque lesion, our decomposition method may provide valuable insight for the assessment and stratification of coronary artery disease.","container-title":"The International Journal of Cardiovascular Imaging","DOI":"10.1007/s10554-020-01961-y","ISSN":"1875-8312","issue":"1","journalAbbreviation":"Int J Cardiovasc Imaging","language":"eng","note":"PMID: 32876901\nPMCID: PMC7880863","page":"331-341","source":"PubMed","title":"Characterization of arterial plaque composition with dual energy computed tomography: a simulation study","title-short":"Characterization of arterial plaque composition with dual energy computed tomography","volume":"37","author":[{"family":"Ding","given":"Huanjun"},{"family":"Wang","given":"Chenggong"},{"family":"Malkasian","given":"Shant"},{"family":"Johnson","given":"Travis"},{"family":"Molloi","given":"Sabee"}],"issued":{"date-parts":[["2021",1]]}}}],"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12</w:t>
      </w:r>
      <w:r w:rsidR="00B91A61">
        <w:rPr>
          <w:rFonts w:cstheme="minorHAnsi"/>
        </w:rPr>
        <w:fldChar w:fldCharType="end"/>
      </w:r>
      <w:r w:rsidRPr="003E3089">
        <w:rPr>
          <w:rFonts w:cstheme="minorHAnsi"/>
        </w:rPr>
        <w:t xml:space="preserve">. The X-ray spectrum was created with an interpolating polynomial model </w:t>
      </w:r>
      <w:r w:rsidR="00B91A61">
        <w:rPr>
          <w:rFonts w:cstheme="minorHAnsi"/>
        </w:rPr>
        <w:fldChar w:fldCharType="begin"/>
      </w:r>
      <w:r w:rsidR="00FB47AE">
        <w:rPr>
          <w:rFonts w:cstheme="minorHAnsi"/>
        </w:rPr>
        <w:instrText xml:space="preserve"> ADDIN ZOTERO_ITEM CSL_CITATION {"citationID":"ZBet7QAu","properties":{"formattedCitation":"\\super 13\\nosupersub{}","plainCitation":"13","noteIndex":0},"citationItems":[{"id":397,"uris":["http://zotero.org/users/6884353/items/4STBGITF"],"itemData":{"id":397,"type":"article-journal","abstract":"Computer simulation is a convenient and frequently used tool in the study of x-ray mammography, for the design of novel detector systems, the evaluation of dose deposition, x-ray technique optimization, and other applications. An important component in the simulation process is the accurate computer-generation of x-ray spectra. A computer model for the generation of x-ray spectra in the mammographic energy range from 18 kV to 40 kV has been developed. The proposed model requires no assumptions concerning the physics of x-ray production in an x-ray tube, but rather makes use of x-ray spectra recently measured experimentally in the laboratories of the Center for Devices and Radiological Health. Using x-ray spectra measured for molybdenum, rhodium, and tungsten anode x-ray tubes at 13 different kV's (18, 20, 22, ..., 42 kV), a spectral model using interpolating polynomials was developed. At each energy in the spectrum, the x-ray photon fluence was fit using 2, 3, or 4 term (depending on the energy) polynomials as a function of the applied tube voltage (kV). Using the polynomial fit coefficients determined at each 0.5 keV interval in the x-ray spectrum, accurate x-ray spectra can be generated for any arbitrary kV between 18 and 40 kV. Each anode material (Mo, Rh, W) uses a different set of polynomial coefficients. The molybdenum anode spectral model using interpolating polynomials is given the acronym MASMIP, and the rhodium and tungsten spectral models are called RASMIP and TASMIP, respectively. It is shown that the mean differences in photon fluence calculated over the energy channels and over the kV range from 20 to 40 kV were -0.073% (sigma = 1.58%) for MASMIP, -0.145% (sigma = 1.263%) for RASMIP, and 0.611% (sigma = 2.07%) for TASMIP. The polynomial coefficients for all three models are given in an Appendix. A short C subroutine which uses the polynomial coefficients and generates x-ray spectra based on the proposed model is available on the World Wide Web at http:/(/)www.aip.org/epaps/epaps.html.","container-title":"Medical Physics","DOI":"10.1118/1.598100","ISSN":"0094-2405","issue":"12","journalAbbreviation":"Med Phys","language":"eng","note":"PMID: 9434969","page":"1863-1874","source":"PubMed","title":"Molybdenum, rhodium, and tungsten anode spectral models using interpolating polynomials with application to mammography","volume":"24","author":[{"family":"Boone","given":"J. M."},{"family":"Fewell","given":"T. R."},{"family":"Jennings","given":"R. J."}],"issued":{"date-parts":[["1997",12]]}}}],"schema":"https://github.com/citation-style-language/schema/raw/master/csl-citation.json"}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13</w:t>
      </w:r>
      <w:r w:rsidR="00B91A61">
        <w:rPr>
          <w:rFonts w:cstheme="minorHAnsi"/>
        </w:rPr>
        <w:fldChar w:fldCharType="end"/>
      </w:r>
      <w:r w:rsidRPr="003E3089">
        <w:rPr>
          <w:rFonts w:cstheme="minorHAnsi"/>
        </w:rPr>
        <w:t xml:space="preserve">. The linear attenuation coefficients were </w:t>
      </w:r>
      <w:r w:rsidR="0058790C">
        <w:rPr>
          <w:rFonts w:cstheme="minorHAnsi"/>
        </w:rPr>
        <w:t>made</w:t>
      </w:r>
      <w:r w:rsidRPr="003E3089">
        <w:rPr>
          <w:rFonts w:cstheme="minorHAnsi"/>
        </w:rPr>
        <w:t xml:space="preserve"> from their chemical composition </w:t>
      </w:r>
      <w:r w:rsidR="00B91A61">
        <w:rPr>
          <w:rFonts w:cstheme="minorHAnsi"/>
        </w:rPr>
        <w:fldChar w:fldCharType="begin"/>
      </w:r>
      <w:r w:rsidR="00FB47AE">
        <w:rPr>
          <w:rFonts w:cstheme="minorHAnsi"/>
        </w:rPr>
        <w:instrText xml:space="preserve"> ADDIN ZOTERO_ITEM CSL_CITATION {"citationID":"08au8nE1","properties":{"formattedCitation":"\\super 14\\nosupersub{}","plainCitation":"14","noteIndex":0},"citationItems":[{"id":400,"uris":["http://zotero.org/users/6884353/items/JHBBFCB3"],"itemData":{"id":400,"type":"article-journal","abstract":"The purpose of this technical report is to make available an up-to-date source of attenuation coefficient data to the medical physics community, and to compare these data with other more familiar sources. Data files from Lawrence Livermore National Laboratory (in Livermore, CA) were truncated to match the needs of the medical physics community, and an interpolation routine was written to calculate a continuous set of cross sections spanning energies from 1 keV to 50 MeV. Coefficient data are available for elements Z = 1 through Z = 100. Values for mass attenuation coefficients, mass-energy-transfer coefficients, and mass-energy absorption coefficients are produced by a single computer subroutine. In addition to total interaction cross sections, the cross sections for photoelectric, Rayleigh, Compton, pair, and some triplet interactions are also produced by this single program. The coefficients were compared to the 1970 data of Storm and Israel over the energy interval from 1 to 1000 keV; for elements 10, 20, 30, 40, 50, 60, 70, and 80, the average positive difference between the Storm and Israel coefficients and the coefficients reported here are 1.4%, 2.7%, and 2.6%, for the mass attenuation, mass energy-transfer, and mass-energy absorption coefficients, respectively. The 1969 data compilation of mass attenuation coefficients from McMaster et al. were also compared with the newer LLNL data. Over the energy region from 10 keV to 1000 keV, and from elements Z = 1 to Z = 82 (inclusive), the overall average difference was 1.53% (sigma = 0.85%). While the overall average difference was small, there was larger variation (&gt; 5%) between cross sections for some elements. In addition to coefficient data, other useful data such as the density, atomic weight, K, L1, L2, L3, M, and N edges, and numerous characteristic emission energies are output by the program, depending on a single input variable. The computer source code, written in C, can be accessed and downloaded from the World Wide Web at: http:@www.aip.org/epaps/epaps.html [E-MPHSA-23-1977].","container-title":"Medical Physics","DOI":"10.1118/1.597899","ISSN":"0094-2405","issue":"12","journalAbbreviation":"Med Phys","language":"eng","note":"PMID: 8994164","page":"1997-2005","source":"PubMed","title":"Comparison of x-ray cross sections for diagnostic and therapeutic medical physics","volume":"23","author":[{"family":"Boone","given":"J. M."},{"family":"Chavez","given":"A. E."}],"issued":{"date-parts":[["1996",12]]}}}],"schema":"https://github.com/citation-style-language/schema/raw/master/csl-citation.json"}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14</w:t>
      </w:r>
      <w:r w:rsidR="00B91A61">
        <w:rPr>
          <w:rFonts w:cstheme="minorHAnsi"/>
        </w:rPr>
        <w:fldChar w:fldCharType="end"/>
      </w:r>
      <w:r w:rsidRPr="003E3089">
        <w:rPr>
          <w:rFonts w:cstheme="minorHAnsi"/>
        </w:rPr>
        <w:t>. Poisson noise was added to simulate quantum noise. The simulation did not include Compton scatter</w:t>
      </w:r>
      <w:ins w:id="14" w:author="Mike Black" w:date="2023-04-05T10:08:00Z">
        <w:r w:rsidR="004B2469">
          <w:rPr>
            <w:rFonts w:cstheme="minorHAnsi"/>
          </w:rPr>
          <w:t xml:space="preserve">, </w:t>
        </w:r>
      </w:ins>
      <w:ins w:id="15" w:author="Mike Black" w:date="2023-04-05T10:09:00Z">
        <w:r w:rsidR="004B2469">
          <w:rPr>
            <w:rFonts w:cstheme="minorHAnsi"/>
          </w:rPr>
          <w:t xml:space="preserve">the dominant attenuation mechanism in CT imaging </w:t>
        </w:r>
        <w:r w:rsidR="004B2469">
          <w:rPr>
            <w:rFonts w:cstheme="minorHAnsi"/>
          </w:rPr>
          <w:lastRenderedPageBreak/>
          <w:t xml:space="preserve">due to the interaction of free electrons </w:t>
        </w:r>
      </w:ins>
      <w:ins w:id="16" w:author="Mike Black" w:date="2023-04-05T10:10:00Z">
        <w:r w:rsidR="004B2469">
          <w:rPr>
            <w:rFonts w:cstheme="minorHAnsi"/>
          </w:rPr>
          <w:t>with the incoming X-ray</w:t>
        </w:r>
      </w:ins>
      <w:r w:rsidRPr="003E3089">
        <w:rPr>
          <w:rFonts w:cstheme="minorHAnsi"/>
        </w:rPr>
        <w:t>, but beam hardening was included. A3200x2200 pixel digital phantom was designed based on an anthropomorphic thorax phantom with a size of 30x20</w:t>
      </w:r>
      <w:r w:rsidR="00560ACF">
        <w:rPr>
          <w:rFonts w:cstheme="minorHAnsi"/>
        </w:rPr>
        <w:t xml:space="preserve"> </w:t>
      </w:r>
      <w:r w:rsidRPr="003E3089">
        <w:rPr>
          <w:rFonts w:cstheme="minorHAnsi"/>
        </w:rPr>
        <w:t>cm</w:t>
      </w:r>
      <w:r w:rsidR="00560ACF" w:rsidRPr="00560284">
        <w:rPr>
          <w:rFonts w:cstheme="minorHAnsi"/>
          <w:vertAlign w:val="superscript"/>
        </w:rPr>
        <w:t>2</w:t>
      </w:r>
      <w:r w:rsidRPr="003E3089">
        <w:rPr>
          <w:rFonts w:cstheme="minorHAnsi"/>
        </w:rPr>
        <w:t xml:space="preserve"> (QRM-Thorax, QRM, Mӧhrendorf, Germany). To simulate different patient sizes, additional fat rings emulated by a mixture of 20% water and 80% lipid were added, which resulted in a medium-sized phantom of 35x25</w:t>
      </w:r>
      <w:r w:rsidR="00F84CD6">
        <w:rPr>
          <w:rFonts w:cstheme="minorHAnsi"/>
        </w:rPr>
        <w:t xml:space="preserve"> </w:t>
      </w:r>
      <w:r w:rsidRPr="003E3089">
        <w:rPr>
          <w:rFonts w:cstheme="minorHAnsi"/>
        </w:rPr>
        <w:t>cm</w:t>
      </w:r>
      <w:r w:rsidR="00F84CD6" w:rsidRPr="00560284">
        <w:rPr>
          <w:rFonts w:cstheme="minorHAnsi"/>
          <w:vertAlign w:val="superscript"/>
        </w:rPr>
        <w:t>2</w:t>
      </w:r>
      <w:r w:rsidRPr="003E3089">
        <w:rPr>
          <w:rFonts w:cstheme="minorHAnsi"/>
        </w:rPr>
        <w:t xml:space="preserve"> and a large-sized phantom of 40x30</w:t>
      </w:r>
      <w:r w:rsidR="00B970A4">
        <w:rPr>
          <w:rFonts w:cstheme="minorHAnsi"/>
        </w:rPr>
        <w:t xml:space="preserve"> </w:t>
      </w:r>
      <w:r w:rsidRPr="003E3089">
        <w:rPr>
          <w:rFonts w:cstheme="minorHAnsi"/>
        </w:rPr>
        <w:t>cm</w:t>
      </w:r>
      <w:r w:rsidR="00B970A4" w:rsidRPr="00560284">
        <w:rPr>
          <w:rFonts w:cstheme="minorHAnsi"/>
          <w:vertAlign w:val="superscript"/>
        </w:rPr>
        <w:t>2</w:t>
      </w:r>
      <w:r w:rsidRPr="003E3089">
        <w:rPr>
          <w:rFonts w:cstheme="minorHAnsi"/>
        </w:rPr>
        <w:t>. There were nine calcification inserts within the thorax with different densities and sizes. Three calcification inserts of different diameters (1, 3, and 5 mm)</w:t>
      </w:r>
      <w:ins w:id="17" w:author="Mike Black" w:date="2023-03-30T12:11:00Z">
        <w:r w:rsidR="004220B5">
          <w:rPr>
            <w:rFonts w:cstheme="minorHAnsi"/>
          </w:rPr>
          <w:t>,</w:t>
        </w:r>
      </w:ins>
      <w:r w:rsidRPr="003E3089">
        <w:rPr>
          <w:rFonts w:cstheme="minorHAnsi"/>
        </w:rPr>
        <w:t xml:space="preserve"> </w:t>
      </w:r>
      <w:ins w:id="18" w:author="Mike Black" w:date="2023-03-30T12:10:00Z">
        <w:r w:rsidR="004220B5">
          <w:rPr>
            <w:rFonts w:cstheme="minorHAnsi"/>
          </w:rPr>
          <w:t xml:space="preserve">each with a length of 1.5 mm, </w:t>
        </w:r>
      </w:ins>
      <w:r w:rsidRPr="003E3089">
        <w:rPr>
          <w:rFonts w:cstheme="minorHAnsi"/>
        </w:rPr>
        <w:t xml:space="preserve">and different hydroxyapatite (HA) densities were placed within each phantom. </w:t>
      </w:r>
      <w:ins w:id="19" w:author="Mike Black" w:date="2023-04-05T09:50:00Z">
        <w:r w:rsidR="00D4208F">
          <w:rPr>
            <w:rFonts w:cstheme="minorHAnsi"/>
          </w:rPr>
          <w:t xml:space="preserve">A combination of HA and myocardium was used to </w:t>
        </w:r>
      </w:ins>
      <w:ins w:id="20" w:author="Mike Black" w:date="2023-04-05T09:51:00Z">
        <w:r w:rsidR="00D4208F">
          <w:rPr>
            <w:rFonts w:cstheme="minorHAnsi"/>
          </w:rPr>
          <w:t xml:space="preserve">vary the calcification densities. </w:t>
        </w:r>
      </w:ins>
      <w:r w:rsidRPr="003E3089">
        <w:rPr>
          <w:rFonts w:cstheme="minorHAnsi"/>
        </w:rPr>
        <w:t>For the normal</w:t>
      </w:r>
      <w:r w:rsidR="0058790C">
        <w:rPr>
          <w:rFonts w:cstheme="minorHAnsi"/>
        </w:rPr>
        <w:t>-</w:t>
      </w:r>
      <w:r w:rsidRPr="003E3089">
        <w:rPr>
          <w:rFonts w:cstheme="minorHAnsi"/>
        </w:rPr>
        <w:t>density study, the HA densities in the inserts were 200, 400, and 800</w:t>
      </w:r>
      <w:r w:rsidR="003C3B74">
        <w:rPr>
          <w:rFonts w:cstheme="minorHAnsi"/>
        </w:rPr>
        <w:t xml:space="preserve"> </w:t>
      </w:r>
      <w:r w:rsidR="003C3B74" w:rsidRPr="003E3089">
        <w:rPr>
          <w:rFonts w:cstheme="minorHAnsi"/>
        </w:rPr>
        <w:t>mgHAcm</w:t>
      </w:r>
      <w:r w:rsidR="003C3B74" w:rsidRPr="00270D55">
        <w:rPr>
          <w:rFonts w:cstheme="minorHAnsi"/>
          <w:vertAlign w:val="superscript"/>
        </w:rPr>
        <w:t>-3</w:t>
      </w:r>
      <w:r w:rsidRPr="003E3089">
        <w:rPr>
          <w:rFonts w:cstheme="minorHAnsi"/>
        </w:rPr>
        <w:t xml:space="preserve">. For the low-density study, the densities were changed to 25, 50, and 100 </w:t>
      </w:r>
      <w:r w:rsidR="003C3B74" w:rsidRPr="003E3089">
        <w:rPr>
          <w:rFonts w:cstheme="minorHAnsi"/>
        </w:rPr>
        <w:t>mgHAcm</w:t>
      </w:r>
      <w:r w:rsidR="003C3B74" w:rsidRPr="00270D55">
        <w:rPr>
          <w:rFonts w:cstheme="minorHAnsi"/>
          <w:vertAlign w:val="superscript"/>
        </w:rPr>
        <w:t>-3</w:t>
      </w:r>
      <w:r w:rsidRPr="003E3089">
        <w:rPr>
          <w:rFonts w:cstheme="minorHAnsi"/>
        </w:rPr>
        <w:t>. Each phantom also contained a 10 mm diameter calibration rod. All phantom sizes and density levels were scanned using 80, 100, 120, and 135 kV tube voltages. For small, medium, and large patient sizes, the exposure value was adjusted to 0.9, 2.0, and 5.4 mR, respectively, resulting in similar noise levels for different-sized phantoms.</w:t>
      </w:r>
    </w:p>
    <w:p w14:paraId="62FF8A44" w14:textId="77777777" w:rsidR="00743297" w:rsidRPr="003E3089" w:rsidRDefault="00743297" w:rsidP="003E3089">
      <w:pPr>
        <w:spacing w:line="480" w:lineRule="auto"/>
        <w:rPr>
          <w:rFonts w:cstheme="minorHAnsi"/>
        </w:rPr>
      </w:pPr>
    </w:p>
    <w:p w14:paraId="607B636E" w14:textId="3ED85DB9" w:rsidR="00743297" w:rsidRPr="003E3089" w:rsidRDefault="00743297" w:rsidP="003E3089">
      <w:pPr>
        <w:spacing w:line="480" w:lineRule="auto"/>
        <w:rPr>
          <w:rFonts w:cstheme="minorHAnsi"/>
        </w:rPr>
      </w:pPr>
      <w:r w:rsidRPr="003E3089">
        <w:rPr>
          <w:rFonts w:cstheme="minorHAnsi"/>
        </w:rPr>
        <w:t>Simulation materials and geometries are shown in Figure 1. Acquisition and reconstruction parameters for the simulated and physical phantoms are shown in Table 1. The calibration rods were all 10 mm in diameter. All calcium scoring measurements were repeated across each kV, patient size, calcium insert size, and calcium insert density.</w:t>
      </w:r>
    </w:p>
    <w:p w14:paraId="380E7BD5" w14:textId="77777777" w:rsidR="00743297" w:rsidRPr="003E3089" w:rsidRDefault="00743297" w:rsidP="003E3089">
      <w:pPr>
        <w:spacing w:line="480" w:lineRule="auto"/>
        <w:rPr>
          <w:rFonts w:cstheme="minorHAnsi"/>
        </w:rPr>
      </w:pPr>
    </w:p>
    <w:p w14:paraId="03FC7B7E" w14:textId="55B41B0A" w:rsidR="009F5C8F" w:rsidRPr="003E3089" w:rsidRDefault="00743297" w:rsidP="003E3089">
      <w:pPr>
        <w:spacing w:line="480" w:lineRule="auto"/>
        <w:rPr>
          <w:rFonts w:cstheme="minorHAnsi"/>
        </w:rPr>
      </w:pPr>
      <w:r w:rsidRPr="003E3089">
        <w:rPr>
          <w:rFonts w:cstheme="minorHAnsi"/>
        </w:rPr>
        <w:t xml:space="preserve">Segmenting regions of interest (ROIs) is </w:t>
      </w:r>
      <w:r w:rsidR="00D97B63">
        <w:rPr>
          <w:rFonts w:cstheme="minorHAnsi"/>
        </w:rPr>
        <w:t xml:space="preserve">important </w:t>
      </w:r>
      <w:r w:rsidRPr="003E3089">
        <w:rPr>
          <w:rFonts w:cstheme="minorHAnsi"/>
        </w:rPr>
        <w:t xml:space="preserve">in calcium measurement. For this study, segmentations were done automatically based on previous work by Praagh et al. </w:t>
      </w:r>
      <w:r w:rsidR="00B91A61">
        <w:rPr>
          <w:rFonts w:cstheme="minorHAnsi"/>
        </w:rPr>
        <w:fldChar w:fldCharType="begin"/>
      </w:r>
      <w:r w:rsidR="00FB47AE">
        <w:rPr>
          <w:rFonts w:cstheme="minorHAnsi"/>
        </w:rPr>
        <w:instrText xml:space="preserve"> ADDIN ZOTERO_ITEM CSL_CITATION {"citationID":"OGbVTneE","properties":{"formattedCitation":"\\super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15</w:t>
      </w:r>
      <w:r w:rsidR="00B91A61">
        <w:rPr>
          <w:rFonts w:cstheme="minorHAnsi"/>
        </w:rPr>
        <w:fldChar w:fldCharType="end"/>
      </w:r>
      <w:r w:rsidRPr="003E3089">
        <w:rPr>
          <w:rFonts w:cstheme="minorHAnsi"/>
        </w:rPr>
        <w:t xml:space="preserve"> and adapted for simulated phantoms. The automatic segmentation approach effectively segments calcium inserts based on the known geometry of the simulated phantom without requiring manual intervention. </w:t>
      </w:r>
    </w:p>
    <w:p w14:paraId="4F4DB473" w14:textId="7310812E" w:rsidR="0072483A" w:rsidRPr="003E3089" w:rsidRDefault="0072483A" w:rsidP="003E3089">
      <w:pPr>
        <w:spacing w:line="480" w:lineRule="auto"/>
        <w:rPr>
          <w:rFonts w:cstheme="minorHAnsi"/>
        </w:rPr>
      </w:pPr>
    </w:p>
    <w:p w14:paraId="5B38C702" w14:textId="3B42586E" w:rsidR="0072483A" w:rsidRPr="003E3089" w:rsidRDefault="0072483A" w:rsidP="003E3089">
      <w:pPr>
        <w:spacing w:line="480" w:lineRule="auto"/>
        <w:rPr>
          <w:rFonts w:cstheme="minorHAnsi"/>
        </w:rPr>
      </w:pPr>
      <w:r w:rsidRPr="003E3089">
        <w:rPr>
          <w:rFonts w:cstheme="minorHAnsi"/>
          <w:noProof/>
        </w:rPr>
        <w:drawing>
          <wp:inline distT="0" distB="0" distL="0" distR="0" wp14:anchorId="34769F82" wp14:editId="75C254F6">
            <wp:extent cx="5943600" cy="3314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943600" cy="3314700"/>
                    </a:xfrm>
                    <a:prstGeom prst="rect">
                      <a:avLst/>
                    </a:prstGeom>
                  </pic:spPr>
                </pic:pic>
              </a:graphicData>
            </a:graphic>
          </wp:inline>
        </w:drawing>
      </w:r>
    </w:p>
    <w:p w14:paraId="139EA5D2" w14:textId="77777777" w:rsidR="0072483A" w:rsidRPr="003E3089" w:rsidRDefault="0072483A" w:rsidP="003E3089">
      <w:pPr>
        <w:spacing w:line="480" w:lineRule="auto"/>
        <w:jc w:val="center"/>
        <w:rPr>
          <w:rFonts w:cstheme="minorHAnsi"/>
        </w:rPr>
      </w:pPr>
      <w:r w:rsidRPr="003E3089">
        <w:rPr>
          <w:rFonts w:cstheme="minorHAnsi"/>
        </w:rPr>
        <w:t>Fig. 1 Shows a sketch of the simulated phantom with the colors highlighting the different materials in the simulated phantoms.</w:t>
      </w:r>
    </w:p>
    <w:p w14:paraId="7B473F8F" w14:textId="74BB60E6" w:rsidR="0072483A" w:rsidRPr="003E3089" w:rsidRDefault="0072483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2440"/>
        <w:gridCol w:w="2447"/>
        <w:gridCol w:w="2360"/>
      </w:tblGrid>
      <w:tr w:rsidR="0072483A" w:rsidRPr="003E3089" w14:paraId="100F0FEE" w14:textId="77777777" w:rsidTr="007D09F6">
        <w:trPr>
          <w:cnfStyle w:val="100000000000" w:firstRow="1" w:lastRow="0" w:firstColumn="0" w:lastColumn="0" w:oddVBand="0" w:evenVBand="0" w:oddHBand="0" w:evenHBand="0" w:firstRowFirstColumn="0" w:firstRowLastColumn="0" w:lastRowFirstColumn="0" w:lastRowLastColumn="0"/>
          <w:jc w:val="center"/>
        </w:trPr>
        <w:tc>
          <w:tcPr>
            <w:tcW w:w="2440" w:type="dxa"/>
          </w:tcPr>
          <w:p w14:paraId="1B8989B2" w14:textId="02B700A6" w:rsidR="0072483A" w:rsidRPr="003E3089" w:rsidRDefault="0072483A" w:rsidP="003E3089">
            <w:pPr>
              <w:rPr>
                <w:rFonts w:cstheme="minorHAnsi"/>
              </w:rPr>
            </w:pPr>
            <w:r w:rsidRPr="003E3089">
              <w:rPr>
                <w:rFonts w:cstheme="minorHAnsi"/>
              </w:rPr>
              <w:t>Parameter</w:t>
            </w:r>
          </w:p>
        </w:tc>
        <w:tc>
          <w:tcPr>
            <w:tcW w:w="2447" w:type="dxa"/>
          </w:tcPr>
          <w:p w14:paraId="06742EE2" w14:textId="59978486" w:rsidR="0072483A" w:rsidRPr="003E3089" w:rsidRDefault="0072483A" w:rsidP="003E3089">
            <w:pPr>
              <w:rPr>
                <w:rFonts w:cstheme="minorHAnsi"/>
              </w:rPr>
            </w:pPr>
            <w:r w:rsidRPr="003E3089">
              <w:rPr>
                <w:rFonts w:cstheme="minorHAnsi"/>
              </w:rPr>
              <w:t>Simulation</w:t>
            </w:r>
          </w:p>
        </w:tc>
        <w:tc>
          <w:tcPr>
            <w:tcW w:w="2360" w:type="dxa"/>
          </w:tcPr>
          <w:p w14:paraId="323756F0" w14:textId="7383A7CC" w:rsidR="0072483A" w:rsidRPr="003E3089" w:rsidRDefault="0072483A" w:rsidP="003E3089">
            <w:pPr>
              <w:rPr>
                <w:rFonts w:cstheme="minorHAnsi"/>
              </w:rPr>
            </w:pPr>
            <w:r w:rsidRPr="003E3089">
              <w:rPr>
                <w:rFonts w:cstheme="minorHAnsi"/>
              </w:rPr>
              <w:t>Physical</w:t>
            </w:r>
          </w:p>
        </w:tc>
      </w:tr>
      <w:tr w:rsidR="0072483A" w:rsidRPr="003E3089" w14:paraId="27957CD8" w14:textId="77777777" w:rsidTr="007D09F6">
        <w:trPr>
          <w:jc w:val="center"/>
        </w:trPr>
        <w:tc>
          <w:tcPr>
            <w:tcW w:w="2440" w:type="dxa"/>
            <w:vAlign w:val="center"/>
          </w:tcPr>
          <w:p w14:paraId="2CE2CFAA" w14:textId="68F63CD1" w:rsidR="0072483A" w:rsidRPr="003E3089" w:rsidRDefault="0072483A" w:rsidP="003E3089">
            <w:pPr>
              <w:rPr>
                <w:rFonts w:cstheme="minorHAnsi"/>
                <w:color w:val="000000" w:themeColor="text1"/>
                <w:szCs w:val="22"/>
              </w:rPr>
            </w:pPr>
            <w:r w:rsidRPr="003E3089">
              <w:rPr>
                <w:rFonts w:cstheme="minorHAnsi"/>
                <w:color w:val="000000" w:themeColor="text1"/>
                <w:szCs w:val="22"/>
              </w:rPr>
              <w:t>Manufacturer</w:t>
            </w:r>
          </w:p>
        </w:tc>
        <w:tc>
          <w:tcPr>
            <w:tcW w:w="2447" w:type="dxa"/>
            <w:vAlign w:val="center"/>
          </w:tcPr>
          <w:p w14:paraId="14457B10" w14:textId="679C866A"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c>
          <w:tcPr>
            <w:tcW w:w="2360" w:type="dxa"/>
            <w:vAlign w:val="center"/>
          </w:tcPr>
          <w:p w14:paraId="488EC12B" w14:textId="513B2010"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r>
      <w:tr w:rsidR="0072483A" w:rsidRPr="003E3089" w14:paraId="72FAE566" w14:textId="77777777" w:rsidTr="007D09F6">
        <w:trPr>
          <w:jc w:val="center"/>
        </w:trPr>
        <w:tc>
          <w:tcPr>
            <w:tcW w:w="2440" w:type="dxa"/>
            <w:vAlign w:val="center"/>
          </w:tcPr>
          <w:p w14:paraId="2CE3255D" w14:textId="498814FD" w:rsidR="0072483A" w:rsidRPr="003E3089" w:rsidRDefault="0072483A" w:rsidP="003E3089">
            <w:pPr>
              <w:rPr>
                <w:rFonts w:cstheme="minorHAnsi"/>
                <w:color w:val="000000" w:themeColor="text1"/>
                <w:szCs w:val="22"/>
              </w:rPr>
            </w:pPr>
            <w:r w:rsidRPr="003E3089">
              <w:rPr>
                <w:rFonts w:cstheme="minorHAnsi"/>
                <w:color w:val="000000" w:themeColor="text1"/>
                <w:szCs w:val="22"/>
              </w:rPr>
              <w:t>CT System</w:t>
            </w:r>
          </w:p>
        </w:tc>
        <w:tc>
          <w:tcPr>
            <w:tcW w:w="2447" w:type="dxa"/>
            <w:vAlign w:val="center"/>
          </w:tcPr>
          <w:p w14:paraId="211D31C9" w14:textId="13735423" w:rsidR="0072483A" w:rsidRPr="003E3089" w:rsidRDefault="0072483A" w:rsidP="003E3089">
            <w:pPr>
              <w:rPr>
                <w:rFonts w:cstheme="minorHAnsi"/>
                <w:color w:val="000000" w:themeColor="text1"/>
                <w:szCs w:val="22"/>
              </w:rPr>
            </w:pPr>
            <w:r w:rsidRPr="003E3089">
              <w:rPr>
                <w:rFonts w:cstheme="minorHAnsi"/>
                <w:color w:val="000000" w:themeColor="text1"/>
                <w:szCs w:val="22"/>
              </w:rPr>
              <w:t>Aquilion One Vision</w:t>
            </w:r>
          </w:p>
        </w:tc>
        <w:tc>
          <w:tcPr>
            <w:tcW w:w="2360" w:type="dxa"/>
            <w:vAlign w:val="center"/>
          </w:tcPr>
          <w:p w14:paraId="780BAD0E" w14:textId="60353F48" w:rsidR="0072483A" w:rsidRPr="003E3089" w:rsidRDefault="0072483A" w:rsidP="003E3089">
            <w:pPr>
              <w:rPr>
                <w:rFonts w:cstheme="minorHAnsi"/>
                <w:color w:val="000000" w:themeColor="text1"/>
                <w:szCs w:val="22"/>
              </w:rPr>
            </w:pPr>
            <w:r w:rsidRPr="003E3089">
              <w:rPr>
                <w:rFonts w:cstheme="minorHAnsi"/>
                <w:color w:val="000000" w:themeColor="text1"/>
                <w:szCs w:val="22"/>
              </w:rPr>
              <w:t>Aquilion One Vision</w:t>
            </w:r>
          </w:p>
        </w:tc>
      </w:tr>
      <w:tr w:rsidR="0072483A" w:rsidRPr="003E3089" w14:paraId="5271E9BD" w14:textId="77777777" w:rsidTr="007D09F6">
        <w:trPr>
          <w:jc w:val="center"/>
        </w:trPr>
        <w:tc>
          <w:tcPr>
            <w:tcW w:w="2440" w:type="dxa"/>
            <w:vAlign w:val="center"/>
          </w:tcPr>
          <w:p w14:paraId="1E3F68E0" w14:textId="5D310CAA" w:rsidR="0072483A" w:rsidRPr="003E3089" w:rsidRDefault="0072483A" w:rsidP="003E3089">
            <w:pPr>
              <w:rPr>
                <w:rFonts w:cstheme="minorHAnsi"/>
                <w:color w:val="000000" w:themeColor="text1"/>
                <w:szCs w:val="22"/>
              </w:rPr>
            </w:pPr>
            <w:r w:rsidRPr="003E3089">
              <w:rPr>
                <w:rFonts w:cstheme="minorHAnsi"/>
                <w:color w:val="000000" w:themeColor="text1"/>
                <w:szCs w:val="22"/>
              </w:rPr>
              <w:t>Reconstruction</w:t>
            </w:r>
          </w:p>
        </w:tc>
        <w:tc>
          <w:tcPr>
            <w:tcW w:w="2447" w:type="dxa"/>
            <w:vAlign w:val="center"/>
          </w:tcPr>
          <w:p w14:paraId="01A725BB" w14:textId="4A6F6FD2"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c>
          <w:tcPr>
            <w:tcW w:w="2360" w:type="dxa"/>
            <w:vAlign w:val="center"/>
          </w:tcPr>
          <w:p w14:paraId="045F2DEF" w14:textId="29E5E52F"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r>
      <w:tr w:rsidR="0072483A" w:rsidRPr="003E3089" w14:paraId="0845CFE4" w14:textId="77777777" w:rsidTr="007D09F6">
        <w:trPr>
          <w:jc w:val="center"/>
        </w:trPr>
        <w:tc>
          <w:tcPr>
            <w:tcW w:w="2440" w:type="dxa"/>
            <w:vAlign w:val="center"/>
          </w:tcPr>
          <w:p w14:paraId="7720DAAC" w14:textId="3DBFD00B" w:rsidR="0072483A" w:rsidRPr="003E3089" w:rsidRDefault="0072483A" w:rsidP="003E3089">
            <w:pPr>
              <w:rPr>
                <w:rFonts w:cstheme="minorHAnsi"/>
                <w:color w:val="000000" w:themeColor="text1"/>
                <w:szCs w:val="22"/>
              </w:rPr>
            </w:pPr>
            <w:r w:rsidRPr="003E3089">
              <w:rPr>
                <w:rFonts w:cstheme="minorHAnsi"/>
                <w:color w:val="000000" w:themeColor="text1"/>
                <w:szCs w:val="22"/>
              </w:rPr>
              <w:t>Tube Voltage (kV)</w:t>
            </w:r>
          </w:p>
        </w:tc>
        <w:tc>
          <w:tcPr>
            <w:tcW w:w="2447" w:type="dxa"/>
            <w:vAlign w:val="center"/>
          </w:tcPr>
          <w:p w14:paraId="4271DF5C" w14:textId="7CBD3152" w:rsidR="0072483A" w:rsidRPr="003E3089" w:rsidRDefault="0072483A" w:rsidP="003E3089">
            <w:pPr>
              <w:rPr>
                <w:rFonts w:cstheme="minorHAnsi"/>
                <w:color w:val="000000" w:themeColor="text1"/>
                <w:szCs w:val="22"/>
              </w:rPr>
            </w:pPr>
            <w:r w:rsidRPr="003E3089">
              <w:rPr>
                <w:rFonts w:cstheme="minorHAnsi"/>
                <w:color w:val="000000" w:themeColor="text1"/>
                <w:szCs w:val="22"/>
              </w:rPr>
              <w:t>80, 100, 120, 135</w:t>
            </w:r>
          </w:p>
        </w:tc>
        <w:tc>
          <w:tcPr>
            <w:tcW w:w="2360" w:type="dxa"/>
            <w:vAlign w:val="center"/>
          </w:tcPr>
          <w:p w14:paraId="2592B566" w14:textId="1C2101A2" w:rsidR="0072483A" w:rsidRPr="003E3089" w:rsidRDefault="0072483A" w:rsidP="003E3089">
            <w:pPr>
              <w:rPr>
                <w:rFonts w:cstheme="minorHAnsi"/>
                <w:color w:val="000000" w:themeColor="text1"/>
                <w:szCs w:val="22"/>
              </w:rPr>
            </w:pPr>
            <w:r w:rsidRPr="003E3089">
              <w:rPr>
                <w:rFonts w:cstheme="minorHAnsi"/>
                <w:color w:val="000000" w:themeColor="text1"/>
                <w:szCs w:val="22"/>
              </w:rPr>
              <w:t>120</w:t>
            </w:r>
          </w:p>
        </w:tc>
      </w:tr>
      <w:tr w:rsidR="0072483A" w:rsidRPr="003E3089" w14:paraId="7D799FF2" w14:textId="77777777" w:rsidTr="007D09F6">
        <w:trPr>
          <w:jc w:val="center"/>
        </w:trPr>
        <w:tc>
          <w:tcPr>
            <w:tcW w:w="2440" w:type="dxa"/>
            <w:vAlign w:val="center"/>
          </w:tcPr>
          <w:p w14:paraId="79451C64" w14:textId="029CFA4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Small (mR)</w:t>
            </w:r>
          </w:p>
        </w:tc>
        <w:tc>
          <w:tcPr>
            <w:tcW w:w="2447" w:type="dxa"/>
            <w:vAlign w:val="center"/>
          </w:tcPr>
          <w:p w14:paraId="6B5F1BDE" w14:textId="011A0157" w:rsidR="0072483A" w:rsidRPr="003E3089" w:rsidRDefault="0072483A" w:rsidP="003E3089">
            <w:pPr>
              <w:rPr>
                <w:rFonts w:cstheme="minorHAnsi"/>
                <w:color w:val="000000" w:themeColor="text1"/>
                <w:szCs w:val="22"/>
              </w:rPr>
            </w:pPr>
            <w:r w:rsidRPr="003E3089">
              <w:rPr>
                <w:rFonts w:cstheme="minorHAnsi"/>
                <w:color w:val="000000" w:themeColor="text1"/>
                <w:szCs w:val="22"/>
              </w:rPr>
              <w:t>0.9</w:t>
            </w:r>
          </w:p>
        </w:tc>
        <w:tc>
          <w:tcPr>
            <w:tcW w:w="2360" w:type="dxa"/>
            <w:vAlign w:val="center"/>
          </w:tcPr>
          <w:p w14:paraId="3ABCF116" w14:textId="4616DA0A" w:rsidR="0072483A" w:rsidRPr="003E3089" w:rsidRDefault="0072483A" w:rsidP="003E3089">
            <w:pPr>
              <w:rPr>
                <w:rFonts w:cstheme="minorHAnsi"/>
                <w:color w:val="000000" w:themeColor="text1"/>
                <w:szCs w:val="22"/>
              </w:rPr>
            </w:pPr>
            <w:r w:rsidRPr="003E3089">
              <w:rPr>
                <w:rFonts w:cstheme="minorHAnsi"/>
                <w:color w:val="000000" w:themeColor="text1"/>
                <w:szCs w:val="22"/>
              </w:rPr>
              <w:t>15</w:t>
            </w:r>
          </w:p>
        </w:tc>
      </w:tr>
      <w:tr w:rsidR="0072483A" w:rsidRPr="003E3089" w14:paraId="1AFBD464" w14:textId="77777777" w:rsidTr="007D09F6">
        <w:trPr>
          <w:jc w:val="center"/>
        </w:trPr>
        <w:tc>
          <w:tcPr>
            <w:tcW w:w="2440" w:type="dxa"/>
            <w:vAlign w:val="center"/>
          </w:tcPr>
          <w:p w14:paraId="3DFA07A4" w14:textId="5B397BA9"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Medium (mR)</w:t>
            </w:r>
          </w:p>
        </w:tc>
        <w:tc>
          <w:tcPr>
            <w:tcW w:w="2447" w:type="dxa"/>
            <w:vAlign w:val="center"/>
          </w:tcPr>
          <w:p w14:paraId="3C03FAD1" w14:textId="5DB22578" w:rsidR="0072483A" w:rsidRPr="003E3089" w:rsidRDefault="0072483A" w:rsidP="003E3089">
            <w:pPr>
              <w:rPr>
                <w:rFonts w:cstheme="minorHAnsi"/>
                <w:color w:val="000000" w:themeColor="text1"/>
                <w:szCs w:val="22"/>
              </w:rPr>
            </w:pPr>
            <w:r w:rsidRPr="003E3089">
              <w:rPr>
                <w:rFonts w:cstheme="minorHAnsi"/>
                <w:color w:val="000000" w:themeColor="text1"/>
                <w:szCs w:val="22"/>
              </w:rPr>
              <w:t>2</w:t>
            </w:r>
          </w:p>
        </w:tc>
        <w:tc>
          <w:tcPr>
            <w:tcW w:w="2360" w:type="dxa"/>
            <w:vAlign w:val="center"/>
          </w:tcPr>
          <w:p w14:paraId="7FB9EE67" w14:textId="49843067"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7B888FD6" w14:textId="77777777" w:rsidTr="007D09F6">
        <w:trPr>
          <w:jc w:val="center"/>
        </w:trPr>
        <w:tc>
          <w:tcPr>
            <w:tcW w:w="2440" w:type="dxa"/>
            <w:vAlign w:val="center"/>
          </w:tcPr>
          <w:p w14:paraId="4A0FB441" w14:textId="4749D96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Large (mR)</w:t>
            </w:r>
          </w:p>
        </w:tc>
        <w:tc>
          <w:tcPr>
            <w:tcW w:w="2447" w:type="dxa"/>
            <w:vAlign w:val="center"/>
          </w:tcPr>
          <w:p w14:paraId="5782F6BB" w14:textId="165455A6" w:rsidR="0072483A" w:rsidRPr="003E3089" w:rsidRDefault="0072483A" w:rsidP="003E3089">
            <w:pPr>
              <w:rPr>
                <w:rFonts w:cstheme="minorHAnsi"/>
                <w:color w:val="000000" w:themeColor="text1"/>
                <w:szCs w:val="22"/>
              </w:rPr>
            </w:pPr>
            <w:r w:rsidRPr="003E3089">
              <w:rPr>
                <w:rFonts w:cstheme="minorHAnsi"/>
                <w:color w:val="000000" w:themeColor="text1"/>
                <w:szCs w:val="22"/>
              </w:rPr>
              <w:t>5.4</w:t>
            </w:r>
          </w:p>
        </w:tc>
        <w:tc>
          <w:tcPr>
            <w:tcW w:w="2360" w:type="dxa"/>
            <w:vAlign w:val="center"/>
          </w:tcPr>
          <w:p w14:paraId="56404AF5" w14:textId="7050B280" w:rsidR="0072483A" w:rsidRPr="003E3089" w:rsidRDefault="0072483A" w:rsidP="003E3089">
            <w:pPr>
              <w:rPr>
                <w:rFonts w:cstheme="minorHAnsi"/>
                <w:color w:val="000000" w:themeColor="text1"/>
                <w:szCs w:val="22"/>
              </w:rPr>
            </w:pPr>
            <w:r w:rsidRPr="003E3089">
              <w:rPr>
                <w:rFonts w:cstheme="minorHAnsi"/>
                <w:color w:val="000000" w:themeColor="text1"/>
                <w:szCs w:val="22"/>
              </w:rPr>
              <w:t>84</w:t>
            </w:r>
          </w:p>
        </w:tc>
      </w:tr>
      <w:tr w:rsidR="0072483A" w:rsidRPr="003E3089" w14:paraId="4F1C6E79" w14:textId="77777777" w:rsidTr="007D09F6">
        <w:trPr>
          <w:jc w:val="center"/>
        </w:trPr>
        <w:tc>
          <w:tcPr>
            <w:tcW w:w="2440" w:type="dxa"/>
            <w:vAlign w:val="center"/>
          </w:tcPr>
          <w:p w14:paraId="7FD9E09A" w14:textId="77259762" w:rsidR="0072483A" w:rsidRPr="003E3089" w:rsidRDefault="0072483A" w:rsidP="003E3089">
            <w:pPr>
              <w:rPr>
                <w:rFonts w:cstheme="minorHAnsi"/>
                <w:color w:val="000000" w:themeColor="text1"/>
                <w:szCs w:val="22"/>
              </w:rPr>
            </w:pPr>
            <w:r w:rsidRPr="003E3089">
              <w:rPr>
                <w:rFonts w:cstheme="minorHAnsi"/>
                <w:color w:val="000000" w:themeColor="text1"/>
                <w:szCs w:val="22"/>
              </w:rPr>
              <w:t>Slice Thickness (mm)</w:t>
            </w:r>
          </w:p>
        </w:tc>
        <w:tc>
          <w:tcPr>
            <w:tcW w:w="2447" w:type="dxa"/>
            <w:vAlign w:val="center"/>
          </w:tcPr>
          <w:p w14:paraId="648A6ED3" w14:textId="3C667335"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2DCA90A9" w14:textId="5CE37408" w:rsidR="0072483A" w:rsidRPr="003E3089" w:rsidRDefault="0072483A" w:rsidP="003E3089">
            <w:pPr>
              <w:rPr>
                <w:rFonts w:cstheme="minorHAnsi"/>
                <w:color w:val="000000" w:themeColor="text1"/>
                <w:szCs w:val="22"/>
              </w:rPr>
            </w:pPr>
            <w:r w:rsidRPr="003E3089">
              <w:rPr>
                <w:rFonts w:cstheme="minorHAnsi"/>
                <w:color w:val="000000" w:themeColor="text1"/>
                <w:szCs w:val="22"/>
              </w:rPr>
              <w:t>3.0</w:t>
            </w:r>
          </w:p>
        </w:tc>
      </w:tr>
      <w:tr w:rsidR="0072483A" w:rsidRPr="003E3089" w14:paraId="18DEC55A" w14:textId="77777777" w:rsidTr="007D09F6">
        <w:trPr>
          <w:jc w:val="center"/>
        </w:trPr>
        <w:tc>
          <w:tcPr>
            <w:tcW w:w="2440" w:type="dxa"/>
            <w:vAlign w:val="center"/>
          </w:tcPr>
          <w:p w14:paraId="78B3F4FD" w14:textId="782D846F"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Small (pixels)</w:t>
            </w:r>
          </w:p>
        </w:tc>
        <w:tc>
          <w:tcPr>
            <w:tcW w:w="2447" w:type="dxa"/>
            <w:vAlign w:val="center"/>
          </w:tcPr>
          <w:p w14:paraId="2ACA78FC" w14:textId="415E910B" w:rsidR="0072483A" w:rsidRPr="003E3089" w:rsidRDefault="0072483A" w:rsidP="003E3089">
            <w:pPr>
              <w:rPr>
                <w:rFonts w:cstheme="minorHAnsi"/>
                <w:color w:val="000000" w:themeColor="text1"/>
                <w:szCs w:val="22"/>
              </w:rPr>
            </w:pPr>
            <w:r w:rsidRPr="003E3089">
              <w:rPr>
                <w:rFonts w:cstheme="minorHAnsi"/>
                <w:color w:val="000000" w:themeColor="text1"/>
                <w:szCs w:val="22"/>
              </w:rPr>
              <w:t>640 x 440</w:t>
            </w:r>
          </w:p>
        </w:tc>
        <w:tc>
          <w:tcPr>
            <w:tcW w:w="2360" w:type="dxa"/>
            <w:vAlign w:val="center"/>
          </w:tcPr>
          <w:p w14:paraId="349024C1" w14:textId="1D16294E"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5E4A5F70" w14:textId="77777777" w:rsidTr="007D09F6">
        <w:trPr>
          <w:jc w:val="center"/>
        </w:trPr>
        <w:tc>
          <w:tcPr>
            <w:tcW w:w="2440" w:type="dxa"/>
            <w:vAlign w:val="center"/>
          </w:tcPr>
          <w:p w14:paraId="6651B667" w14:textId="053E7DA7"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Medium (pixels)</w:t>
            </w:r>
          </w:p>
        </w:tc>
        <w:tc>
          <w:tcPr>
            <w:tcW w:w="2447" w:type="dxa"/>
            <w:vAlign w:val="center"/>
          </w:tcPr>
          <w:p w14:paraId="67CF7D5C" w14:textId="63EF3633" w:rsidR="0072483A" w:rsidRPr="003E3089" w:rsidRDefault="0072483A" w:rsidP="003E3089">
            <w:pPr>
              <w:rPr>
                <w:rFonts w:cstheme="minorHAnsi"/>
                <w:color w:val="000000" w:themeColor="text1"/>
                <w:szCs w:val="22"/>
              </w:rPr>
            </w:pPr>
            <w:r w:rsidRPr="003E3089">
              <w:rPr>
                <w:rFonts w:cstheme="minorHAnsi"/>
                <w:color w:val="000000" w:themeColor="text1"/>
                <w:szCs w:val="22"/>
              </w:rPr>
              <w:t>740 x 540</w:t>
            </w:r>
          </w:p>
        </w:tc>
        <w:tc>
          <w:tcPr>
            <w:tcW w:w="2360" w:type="dxa"/>
            <w:vAlign w:val="center"/>
          </w:tcPr>
          <w:p w14:paraId="1E091A80" w14:textId="28B4A0E8"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69519025" w14:textId="77777777" w:rsidTr="007D09F6">
        <w:trPr>
          <w:jc w:val="center"/>
        </w:trPr>
        <w:tc>
          <w:tcPr>
            <w:tcW w:w="2440" w:type="dxa"/>
            <w:vAlign w:val="center"/>
          </w:tcPr>
          <w:p w14:paraId="652D2B41" w14:textId="496735BA"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Large (pixels)</w:t>
            </w:r>
          </w:p>
        </w:tc>
        <w:tc>
          <w:tcPr>
            <w:tcW w:w="2447" w:type="dxa"/>
            <w:vAlign w:val="center"/>
          </w:tcPr>
          <w:p w14:paraId="10E14823" w14:textId="6AFF2F3F" w:rsidR="0072483A" w:rsidRPr="003E3089" w:rsidRDefault="0072483A" w:rsidP="003E3089">
            <w:pPr>
              <w:rPr>
                <w:rFonts w:cstheme="minorHAnsi"/>
                <w:color w:val="000000" w:themeColor="text1"/>
                <w:szCs w:val="22"/>
              </w:rPr>
            </w:pPr>
            <w:r w:rsidRPr="003E3089">
              <w:rPr>
                <w:rFonts w:cstheme="minorHAnsi"/>
                <w:color w:val="000000" w:themeColor="text1"/>
                <w:szCs w:val="22"/>
              </w:rPr>
              <w:t>840 x 640</w:t>
            </w:r>
          </w:p>
        </w:tc>
        <w:tc>
          <w:tcPr>
            <w:tcW w:w="2360" w:type="dxa"/>
            <w:vAlign w:val="center"/>
          </w:tcPr>
          <w:p w14:paraId="2D99334B" w14:textId="38489089"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3BAB02C1" w14:textId="77777777" w:rsidTr="007D09F6">
        <w:trPr>
          <w:jc w:val="center"/>
        </w:trPr>
        <w:tc>
          <w:tcPr>
            <w:tcW w:w="2440" w:type="dxa"/>
            <w:vAlign w:val="center"/>
          </w:tcPr>
          <w:p w14:paraId="7F779DE5" w14:textId="1784F40B"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Element Width (mm)</w:t>
            </w:r>
          </w:p>
        </w:tc>
        <w:tc>
          <w:tcPr>
            <w:tcW w:w="2447" w:type="dxa"/>
            <w:vAlign w:val="center"/>
          </w:tcPr>
          <w:p w14:paraId="2AF144AB" w14:textId="5AC4733B"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04E40BF2" w14:textId="37D57891" w:rsidR="0072483A" w:rsidRPr="00C06965" w:rsidRDefault="00654B26" w:rsidP="003E3089">
            <w:pPr>
              <w:rPr>
                <w:rFonts w:cstheme="minorHAnsi"/>
                <w:color w:val="000000" w:themeColor="text1"/>
                <w:szCs w:val="22"/>
                <w:highlight w:val="yellow"/>
              </w:rPr>
            </w:pPr>
            <w:r w:rsidRPr="00560284">
              <w:rPr>
                <w:rFonts w:cstheme="minorHAnsi"/>
                <w:color w:val="000000" w:themeColor="text1"/>
                <w:szCs w:val="22"/>
              </w:rPr>
              <w:t>0.5</w:t>
            </w:r>
          </w:p>
        </w:tc>
      </w:tr>
      <w:tr w:rsidR="0072483A" w:rsidRPr="003E3089" w14:paraId="1819B3EC" w14:textId="77777777" w:rsidTr="007D09F6">
        <w:trPr>
          <w:jc w:val="center"/>
        </w:trPr>
        <w:tc>
          <w:tcPr>
            <w:tcW w:w="2440" w:type="dxa"/>
            <w:vAlign w:val="center"/>
          </w:tcPr>
          <w:p w14:paraId="44348239" w14:textId="62930ACF"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Thickness (mm)</w:t>
            </w:r>
          </w:p>
        </w:tc>
        <w:tc>
          <w:tcPr>
            <w:tcW w:w="2447" w:type="dxa"/>
            <w:vAlign w:val="center"/>
          </w:tcPr>
          <w:p w14:paraId="2D749F26" w14:textId="3D857547" w:rsidR="0072483A" w:rsidRPr="00555B26" w:rsidRDefault="0072483A" w:rsidP="003E3089">
            <w:pPr>
              <w:rPr>
                <w:rFonts w:cstheme="minorHAnsi"/>
                <w:color w:val="000000" w:themeColor="text1"/>
                <w:szCs w:val="22"/>
              </w:rPr>
            </w:pPr>
            <w:r w:rsidRPr="00555B26">
              <w:rPr>
                <w:rFonts w:cstheme="minorHAnsi"/>
                <w:color w:val="000000" w:themeColor="text1"/>
                <w:szCs w:val="22"/>
              </w:rPr>
              <w:t>0.5</w:t>
            </w:r>
          </w:p>
        </w:tc>
        <w:tc>
          <w:tcPr>
            <w:tcW w:w="2360" w:type="dxa"/>
            <w:vAlign w:val="center"/>
          </w:tcPr>
          <w:p w14:paraId="6E0A317E" w14:textId="137F30B7" w:rsidR="0072483A" w:rsidRPr="00560284" w:rsidRDefault="00232535" w:rsidP="003E3089">
            <w:pPr>
              <w:rPr>
                <w:rFonts w:cstheme="minorHAnsi"/>
                <w:color w:val="000000" w:themeColor="text1"/>
                <w:szCs w:val="22"/>
              </w:rPr>
            </w:pPr>
            <w:r w:rsidRPr="00560284">
              <w:rPr>
                <w:rFonts w:cstheme="minorHAnsi"/>
                <w:color w:val="000000" w:themeColor="text1"/>
                <w:szCs w:val="22"/>
              </w:rPr>
              <w:t>0.5</w:t>
            </w:r>
            <w:r w:rsidR="00D51517" w:rsidRPr="00560284">
              <w:rPr>
                <w:rFonts w:cstheme="minorHAnsi"/>
                <w:color w:val="000000" w:themeColor="text1"/>
                <w:szCs w:val="22"/>
                <w:vertAlign w:val="superscript"/>
              </w:rPr>
              <w:t>a</w:t>
            </w:r>
          </w:p>
        </w:tc>
      </w:tr>
    </w:tbl>
    <w:p w14:paraId="3CF459D1" w14:textId="77777777" w:rsidR="00CB37AC" w:rsidRDefault="002653D1" w:rsidP="003E3089">
      <w:pPr>
        <w:spacing w:line="480" w:lineRule="auto"/>
        <w:jc w:val="center"/>
        <w:rPr>
          <w:rFonts w:cstheme="minorHAnsi"/>
        </w:rPr>
      </w:pPr>
      <w:r w:rsidRPr="003E3089">
        <w:rPr>
          <w:rFonts w:cstheme="minorHAnsi"/>
        </w:rPr>
        <w:t>Table 1. Acquisition and reconstruction parameters for the simulated and physical phantoms.</w:t>
      </w:r>
      <w:r w:rsidR="00026FB6">
        <w:rPr>
          <w:rFonts w:cstheme="minorHAnsi"/>
        </w:rPr>
        <w:t xml:space="preserve"> </w:t>
      </w:r>
    </w:p>
    <w:p w14:paraId="7402566A" w14:textId="6563B3C4" w:rsidR="002653D1" w:rsidRPr="003E3089" w:rsidRDefault="00026FB6" w:rsidP="003E3089">
      <w:pPr>
        <w:spacing w:line="480" w:lineRule="auto"/>
        <w:jc w:val="center"/>
        <w:rPr>
          <w:rFonts w:cstheme="minorHAnsi"/>
        </w:rPr>
      </w:pPr>
      <w:r>
        <w:rPr>
          <w:rFonts w:cstheme="minorHAnsi"/>
        </w:rPr>
        <w:lastRenderedPageBreak/>
        <w:t xml:space="preserve">a. </w:t>
      </w:r>
      <w:r w:rsidR="00A32272">
        <w:rPr>
          <w:rFonts w:cstheme="minorHAnsi"/>
        </w:rPr>
        <w:t>approximate detector thickness.</w:t>
      </w:r>
    </w:p>
    <w:p w14:paraId="18BA2356" w14:textId="77777777" w:rsidR="002653D1" w:rsidRPr="003E3089" w:rsidDel="00975ABC" w:rsidRDefault="002653D1" w:rsidP="003E3089">
      <w:pPr>
        <w:spacing w:line="480" w:lineRule="auto"/>
        <w:rPr>
          <w:del w:id="21" w:author="Mike Black" w:date="2023-04-05T11:15:00Z"/>
          <w:rFonts w:cstheme="minorHAnsi"/>
        </w:rPr>
      </w:pPr>
    </w:p>
    <w:p w14:paraId="583B58FF" w14:textId="77777777" w:rsidR="00975ABC" w:rsidRDefault="00975ABC" w:rsidP="003E3089">
      <w:pPr>
        <w:spacing w:line="480" w:lineRule="auto"/>
        <w:rPr>
          <w:ins w:id="22" w:author="Mike Black" w:date="2023-04-05T11:15:00Z"/>
          <w:rFonts w:cstheme="minorHAnsi"/>
        </w:rPr>
      </w:pPr>
    </w:p>
    <w:p w14:paraId="0A60F66F" w14:textId="048E0AA7" w:rsidR="002653D1" w:rsidRPr="003E3089" w:rsidRDefault="002653D1" w:rsidP="003E3089">
      <w:pPr>
        <w:spacing w:line="480" w:lineRule="auto"/>
        <w:rPr>
          <w:rFonts w:cstheme="minorHAnsi"/>
        </w:rPr>
      </w:pPr>
      <w:r w:rsidRPr="003E3089">
        <w:rPr>
          <w:rFonts w:cstheme="minorHAnsi"/>
        </w:rPr>
        <w:t>To study the effect that motion has on Agatston scoring, integrated calcium mass, volume fraction calcium mass, and spatially weighted calcium scoring, we simulated motion using a previously reported random motion filter</w:t>
      </w:r>
      <w:r w:rsidR="00104FA4">
        <w:rPr>
          <w:rFonts w:cstheme="minorHAnsi"/>
        </w:rPr>
        <w:t xml:space="preserve"> </w:t>
      </w:r>
      <w:r w:rsidR="00104FA4">
        <w:rPr>
          <w:rFonts w:cstheme="minorHAnsi"/>
        </w:rPr>
        <w:fldChar w:fldCharType="begin"/>
      </w:r>
      <w:r w:rsidR="00FB47AE">
        <w:rPr>
          <w:rFonts w:cstheme="minorHAnsi"/>
        </w:rPr>
        <w:instrText xml:space="preserve"> ADDIN ZOTERO_ITEM CSL_CITATION {"citationID":"Xp7GMIBt","properties":{"formattedCitation":"\\super 16,17\\nosupersub{}","plainCitation":"16,17","noteIndex":0},"citationItems":[{"id":447,"uris":["http://zotero.org/users/6884353/items/9BMUARZ3"],"itemData":{"id":447,"type":"article-journal","abstract":"Background and objective\nProcessing of medical images such as MRI or CT presents different challenges compared to RGB images typically used in computer vision. These include a lack of labels for large datasets, high computational costs, and the need of metadata to describe the physical properties of voxels. Data augmentation is used to artificially increase the size of the training datasets. Training with image subvolumes or patches decreases the need for computational power. Spatial metadata needs to be carefully taken into account in order to ensure a correct alignment and orientation of volumes.\nMethods\nWe present TorchIO, an open-source Python library to enable efficient loading, preprocessing, augmentation and patch-based sampling of medical images for deep learning. TorchIO follows the style of PyTorch and integrates standard medical image processing libraries to efficiently process images during training of neural networks. TorchIO transforms can be easily composed, reproduced, traced and extended. Most transforms can be inverted, making the library suitable for test-time augmentation and estimation of aleatoric uncertainty in the context of segmentation. We provide multiple generic preprocessing and augmentation operations as well as simulation of MRI-specific artifacts.\nResults\nSource code, comprehensive tutorials and extensive documentation for TorchIO can be found at http://torchio.rtfd.io/. The package can be installed from the Python Package Index (PyPI) running pip install torchio. It includes a command-line interface which allows users to apply transforms to image files without using Python. Additionally, we provide a graphical user interface within a TorchIO extension in 3D Slicer to visualize the effects of transforms.\nConclusion\nTorchIO was developed to help researchers standardize medical image processing pipelines and allow them to focus on the deep learning experiments. It encourages good open-science practices, as it supports experiment reproducibility and is version-controlled so that the software can be cited precisely. Due to its modularity, the library is compatible with other frameworks for deep learning with medical images.","container-title":"Computer Methods and Programs in Biomedicine","DOI":"10.1016/j.cmpb.2021.106236","ISSN":"0169-2607","journalAbbreviation":"Computer Methods and Programs in Biomedicine","language":"en","page":"106236","source":"ScienceDirect","title":"TorchIO: A Python library for efficient loading, preprocessing, augmentation and patch-based sampling of medical images in deep learning","title-short":"TorchIO","volume":"208","author":[{"family":"Pérez-García","given":"Fernando"},{"family":"Sparks","given":"Rachel"},{"family":"Ourselin","given":"Sébastien"}],"issued":{"date-parts":[["2021",9,1]]}}},{"id":445,"uris":["http://zotero.org/users/6884353/items/G2KRUKK4"],"itemData":{"id":445,"type":"paper-conference","abstract":"Patient movement during the acquisition of magnetic resonance images (MRI) can cause unwanted image artefacts. These artefacts may affect the quality of diagnosis by clinicians and cause errors in automated image analysis. In this work, we present a method for generating realistic motion artefacts from artefact-free data to be used in deep learning frameworks to increase training appearance variability and ultimately make machine learning algorithms such as convolutional neural networks (CNNs) robust to the presence of motion artefacts. We model patient movement as a sequence of randomly-generated, ‘de-meaned’, rigid 3D affine transforms which, by resampling artefact-free volumes, are then combined in k-space to generate realistic motion artefacts. We show that by augmenting the training of semantic segmentation CNNs with artefacted data, we can train models that generalise better and perform more reliably in the presence of artefacted data, with negligible cost to their performance on artefact-free data. We show that the performance of models trained using artefacted data on segmentation tasks on real-world test-retest image pairs is more robust. Finally, we demonstrate that measures of uncertainty obtained from motion augmented models reflect the presence of artefacts and can thus provide relevant information to ensure the safe usage of deep learning extracted biomarkers in clinics.","container-title":"Proceedings of The 2nd International Conference on Medical Imaging with Deep Learning","event-title":"International Conference on Medical Imaging with Deep Learning","language":"en","note":"ISSN: 2640-3498","page":"427-436","publisher":"PMLR","source":"proceedings.mlr.press","title":"MRI k-Space Motion Artefact Augmentation: Model Robustness and Task-Specific Uncertainty","title-short":"MRI k-Space Motion Artefact Augmentation","URL":"https://proceedings.mlr.press/v102/shaw19a.html","author":[{"family":"Shaw","given":"Richard"},{"family":"Sudre","given":"Carole"},{"family":"Ourselin","given":"Sebastien"},{"family":"Cardoso","given":"M. Jorge"}],"accessed":{"date-parts":[["2022",12,27]]},"issued":{"date-parts":[["2019",5,24]]}}}],"schema":"https://github.com/citation-style-language/schema/raw/master/csl-citation.json"} </w:instrText>
      </w:r>
      <w:r w:rsidR="00104FA4">
        <w:rPr>
          <w:rFonts w:cstheme="minorHAnsi"/>
        </w:rPr>
        <w:fldChar w:fldCharType="separate"/>
      </w:r>
      <w:r w:rsidR="00FB47AE" w:rsidRPr="00FB47AE">
        <w:rPr>
          <w:rFonts w:ascii="Calibri" w:cs="Calibri"/>
          <w:vertAlign w:val="superscript"/>
        </w:rPr>
        <w:t>16,17</w:t>
      </w:r>
      <w:r w:rsidR="00104FA4">
        <w:rPr>
          <w:rFonts w:cstheme="minorHAnsi"/>
        </w:rPr>
        <w:fldChar w:fldCharType="end"/>
      </w:r>
      <w:r w:rsidR="00104FA4">
        <w:rPr>
          <w:rFonts w:cstheme="minorHAnsi"/>
        </w:rPr>
        <w:t xml:space="preserve">. </w:t>
      </w:r>
      <w:r w:rsidRPr="003E3089">
        <w:rPr>
          <w:rFonts w:cstheme="minorHAnsi"/>
        </w:rPr>
        <w:t>We then performed repeated analysis on this simulated motion data to better understand the effect that motion has on all four calcium scoring techniques.</w:t>
      </w:r>
    </w:p>
    <w:p w14:paraId="53815DAD" w14:textId="40600CB5" w:rsidR="0072483A" w:rsidRPr="003E3089" w:rsidRDefault="0072483A" w:rsidP="003E3089">
      <w:pPr>
        <w:spacing w:line="480" w:lineRule="auto"/>
        <w:rPr>
          <w:rFonts w:cstheme="minorHAnsi"/>
        </w:rPr>
      </w:pPr>
    </w:p>
    <w:p w14:paraId="3FD4475B" w14:textId="73FD3714"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2.2 – Physical </w:t>
      </w:r>
      <w:r w:rsidR="004A1795">
        <w:rPr>
          <w:rFonts w:asciiTheme="minorHAnsi" w:hAnsiTheme="minorHAnsi" w:cstheme="minorHAnsi"/>
        </w:rPr>
        <w:t>p</w:t>
      </w:r>
      <w:r w:rsidRPr="003E3089">
        <w:rPr>
          <w:rFonts w:asciiTheme="minorHAnsi" w:hAnsiTheme="minorHAnsi" w:cstheme="minorHAnsi"/>
        </w:rPr>
        <w:t>hantom</w:t>
      </w:r>
    </w:p>
    <w:p w14:paraId="4D855F2C" w14:textId="667E3571" w:rsidR="002653D1" w:rsidRPr="003E3089" w:rsidRDefault="002653D1" w:rsidP="003E3089">
      <w:pPr>
        <w:spacing w:line="480" w:lineRule="auto"/>
        <w:rPr>
          <w:rFonts w:cstheme="minorHAnsi"/>
        </w:rPr>
      </w:pPr>
      <w:r w:rsidRPr="003E3089">
        <w:rPr>
          <w:rFonts w:cstheme="minorHAnsi"/>
        </w:rPr>
        <w:t>This study also utilized an anthropomorphic thorax phantom (QRM-Thorax, QRM, Möhrendorf, Germany) with an insert containing calcium (Cardiac Calcification Insert (CCI), QRM, Möhrendorf, Germany). All images were acquired by Praagh et al.</w:t>
      </w:r>
      <w:r w:rsidR="00632E6E">
        <w:rPr>
          <w:rFonts w:cstheme="minorHAnsi"/>
        </w:rPr>
        <w:t xml:space="preserve"> </w:t>
      </w:r>
      <w:r w:rsidR="00632E6E">
        <w:rPr>
          <w:rFonts w:cstheme="minorHAnsi"/>
        </w:rPr>
        <w:fldChar w:fldCharType="begin"/>
      </w:r>
      <w:r w:rsidR="00FB47AE">
        <w:rPr>
          <w:rFonts w:cstheme="minorHAnsi"/>
        </w:rPr>
        <w:instrText xml:space="preserve"> ADDIN ZOTERO_ITEM CSL_CITATION {"citationID":"UPVLJkx0","properties":{"formattedCitation":"\\super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32E6E">
        <w:rPr>
          <w:rFonts w:cstheme="minorHAnsi"/>
        </w:rPr>
        <w:fldChar w:fldCharType="separate"/>
      </w:r>
      <w:r w:rsidR="00FB47AE" w:rsidRPr="00FB47AE">
        <w:rPr>
          <w:rFonts w:ascii="Calibri" w:cs="Calibri"/>
          <w:vertAlign w:val="superscript"/>
        </w:rPr>
        <w:t>15</w:t>
      </w:r>
      <w:r w:rsidR="00632E6E">
        <w:rPr>
          <w:rFonts w:cstheme="minorHAnsi"/>
        </w:rPr>
        <w:fldChar w:fldCharType="end"/>
      </w:r>
      <w:r w:rsidR="00632E6E">
        <w:rPr>
          <w:rFonts w:cstheme="minorHAnsi"/>
        </w:rPr>
        <w:t xml:space="preserve">, </w:t>
      </w:r>
      <w:r w:rsidRPr="003E3089">
        <w:rPr>
          <w:rFonts w:cstheme="minorHAnsi"/>
        </w:rPr>
        <w:t xml:space="preserve">and a subset of scans </w:t>
      </w:r>
      <w:r w:rsidR="00555B26">
        <w:rPr>
          <w:rFonts w:cstheme="minorHAnsi"/>
        </w:rPr>
        <w:t>was</w:t>
      </w:r>
      <w:r w:rsidRPr="003E3089">
        <w:rPr>
          <w:rFonts w:cstheme="minorHAnsi"/>
        </w:rPr>
        <w:t xml:space="preserve"> included in this analysis. The cardiac calcification insert phantom consisted of nine calcification inserts made up of hydroxyapatite (HA). Within the cardiac calcification insert phantom, two calibration rods consisting of water-equivalent material and 200 mgHAcm</w:t>
      </w:r>
      <w:r w:rsidRPr="00270D55">
        <w:rPr>
          <w:rFonts w:cstheme="minorHAnsi"/>
          <w:vertAlign w:val="superscript"/>
        </w:rPr>
        <w:t>-3</w:t>
      </w:r>
      <w:r w:rsidRPr="003E3089">
        <w:rPr>
          <w:rFonts w:cstheme="minorHAnsi"/>
        </w:rPr>
        <w:t xml:space="preserve"> were also present. The calcifications had diameters and lengths of 1.0, 3.0, and 5.0 mm. Three different densities were present in the phantom for each calcification size: 200, 400, and 800 </w:t>
      </w:r>
      <w:r w:rsidR="00270D55" w:rsidRPr="003E3089">
        <w:rPr>
          <w:rFonts w:cstheme="minorHAnsi"/>
        </w:rPr>
        <w:t>mgHAcm</w:t>
      </w:r>
      <w:r w:rsidR="00270D55" w:rsidRPr="00270D55">
        <w:rPr>
          <w:rFonts w:cstheme="minorHAnsi"/>
          <w:vertAlign w:val="superscript"/>
        </w:rPr>
        <w:t>-3</w:t>
      </w:r>
      <w:r w:rsidRPr="003E3089">
        <w:rPr>
          <w:rFonts w:cstheme="minorHAnsi"/>
        </w:rPr>
        <w:t>. Two different patient sizes, small and large, were included in this analysis by the addition of a fat ring. This fat ring increased the phantom size from 30</w:t>
      </w:r>
      <w:r w:rsidR="005722EC">
        <w:rPr>
          <w:rFonts w:cstheme="minorHAnsi"/>
        </w:rPr>
        <w:t>.</w:t>
      </w:r>
      <w:r w:rsidRPr="003E3089">
        <w:rPr>
          <w:rFonts w:cstheme="minorHAnsi"/>
        </w:rPr>
        <w:t>0 × 20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005722EC" w:rsidRPr="003E3089">
        <w:rPr>
          <w:rFonts w:cstheme="minorHAnsi"/>
        </w:rPr>
        <w:t xml:space="preserve"> </w:t>
      </w:r>
      <w:r w:rsidRPr="003E3089">
        <w:rPr>
          <w:rFonts w:cstheme="minorHAnsi"/>
        </w:rPr>
        <w:t>to 40</w:t>
      </w:r>
      <w:r w:rsidR="005722EC">
        <w:rPr>
          <w:rFonts w:cstheme="minorHAnsi"/>
        </w:rPr>
        <w:t>.</w:t>
      </w:r>
      <w:r w:rsidRPr="003E3089">
        <w:rPr>
          <w:rFonts w:cstheme="minorHAnsi"/>
        </w:rPr>
        <w:t>0 × 30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Pr="003E3089">
        <w:rPr>
          <w:rFonts w:cstheme="minorHAnsi"/>
        </w:rPr>
        <w:t xml:space="preserve">. Four scans, two small and two large patient scans were included in this analysis. Figure 2 Shows axial slice views of various phantoms included in this study. Fig. 2A shows a simulated small phantom with normal-density inserts (200, 400, 800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Fig. 2B shows a simulated large phantom with low-density inserts (25, 50, 100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with simulated motion. Fig. 2C shows an axial slice of the calibration rod (200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for a simulated medium phantom with a tube voltage of 100 kV. Fig. 2D shows an axial slice view of a physical QRM Thorax Phantom with a Cardio Calcification Insert. The red arrow shows </w:t>
      </w:r>
      <w:r w:rsidRPr="003E3089">
        <w:rPr>
          <w:rFonts w:cstheme="minorHAnsi"/>
        </w:rPr>
        <w:lastRenderedPageBreak/>
        <w:t xml:space="preserve">simulated beam hardening </w:t>
      </w:r>
      <w:r w:rsidR="00804BD3">
        <w:rPr>
          <w:rFonts w:cstheme="minorHAnsi"/>
        </w:rPr>
        <w:t>artifacts</w:t>
      </w:r>
      <w:r w:rsidRPr="003E3089">
        <w:rPr>
          <w:rFonts w:cstheme="minorHAnsi"/>
        </w:rPr>
        <w:t xml:space="preserve">, and the blue arrows </w:t>
      </w:r>
      <w:r w:rsidR="00804BD3">
        <w:rPr>
          <w:rFonts w:cstheme="minorHAnsi"/>
        </w:rPr>
        <w:t>indicate</w:t>
      </w:r>
      <w:r w:rsidRPr="003E3089">
        <w:rPr>
          <w:rFonts w:cstheme="minorHAnsi"/>
        </w:rPr>
        <w:t xml:space="preserve"> simulated streaking </w:t>
      </w:r>
      <w:r w:rsidR="00804BD3">
        <w:rPr>
          <w:rFonts w:cstheme="minorHAnsi"/>
        </w:rPr>
        <w:t>artifacts</w:t>
      </w:r>
      <w:r w:rsidRPr="003E3089">
        <w:rPr>
          <w:rFonts w:cstheme="minorHAnsi"/>
        </w:rPr>
        <w:t xml:space="preserve"> caused by motion.</w:t>
      </w:r>
      <w:ins w:id="23" w:author="Mike Black" w:date="2023-04-05T11:46:00Z">
        <w:r w:rsidR="00227E87">
          <w:rPr>
            <w:rFonts w:cstheme="minorHAnsi"/>
          </w:rPr>
          <w:t xml:space="preserve"> Table 2 shows the CT numbers of specific regions within a physical phantom and a simulated phantom. Both phantoms are acquired at a tube voltage of 120 kV.</w:t>
        </w:r>
      </w:ins>
    </w:p>
    <w:p w14:paraId="2C84CEA0" w14:textId="77777777" w:rsidR="002653D1" w:rsidRPr="003E3089" w:rsidRDefault="002653D1" w:rsidP="003E3089">
      <w:pPr>
        <w:spacing w:line="480" w:lineRule="auto"/>
        <w:rPr>
          <w:rFonts w:cstheme="minorHAnsi"/>
        </w:rPr>
      </w:pPr>
    </w:p>
    <w:p w14:paraId="10A0EBFC" w14:textId="42DDCC05" w:rsidR="002653D1" w:rsidRPr="003E3089" w:rsidRDefault="002653D1" w:rsidP="003E3089">
      <w:pPr>
        <w:spacing w:line="480" w:lineRule="auto"/>
        <w:rPr>
          <w:rFonts w:cstheme="minorHAnsi"/>
        </w:rPr>
      </w:pPr>
      <w:r w:rsidRPr="003E3089">
        <w:rPr>
          <w:rFonts w:cstheme="minorHAnsi"/>
        </w:rPr>
        <w:t>Segmenting regions of interest is an important step in calcium measurement. For this study, segmentations were done automatically based on previous work by Praagh et al.</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{"citationID":"JMqKxCQh","properties":{"formattedCitation":"\\super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15</w:t>
      </w:r>
      <w:r w:rsidR="00C26F68">
        <w:rPr>
          <w:rFonts w:cstheme="minorHAnsi"/>
        </w:rPr>
        <w:fldChar w:fldCharType="end"/>
      </w:r>
      <w:r w:rsidR="00C26F68">
        <w:rPr>
          <w:rFonts w:cstheme="minorHAnsi"/>
        </w:rPr>
        <w:t xml:space="preserve"> </w:t>
      </w:r>
      <w:r w:rsidRPr="003E3089">
        <w:rPr>
          <w:rFonts w:cstheme="minorHAnsi"/>
        </w:rPr>
        <w:t>and adapted for the Julia programming language</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{"citationID":"HznHL04O","properties":{"formattedCitation":"\\super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18</w:t>
      </w:r>
      <w:r w:rsidR="00C26F68">
        <w:rPr>
          <w:rFonts w:cstheme="minorHAnsi"/>
        </w:rPr>
        <w:fldChar w:fldCharType="end"/>
      </w:r>
      <w:r w:rsidR="00C26F68">
        <w:rPr>
          <w:rFonts w:cstheme="minorHAnsi"/>
        </w:rPr>
        <w:t>.</w:t>
      </w:r>
    </w:p>
    <w:p w14:paraId="523EED12" w14:textId="7DF7AAC9" w:rsidR="002653D1" w:rsidRPr="003E3089" w:rsidRDefault="002653D1" w:rsidP="003E3089">
      <w:pPr>
        <w:spacing w:line="480" w:lineRule="auto"/>
        <w:rPr>
          <w:rFonts w:cstheme="minorHAnsi"/>
        </w:rPr>
      </w:pPr>
    </w:p>
    <w:p w14:paraId="215FD8FB" w14:textId="726CA6E0" w:rsidR="002653D1" w:rsidRPr="003E3089" w:rsidRDefault="002653D1" w:rsidP="003E3089">
      <w:pPr>
        <w:spacing w:line="480" w:lineRule="auto"/>
        <w:jc w:val="center"/>
        <w:rPr>
          <w:rFonts w:cstheme="minorHAnsi"/>
          <w:sz w:val="24"/>
        </w:rPr>
      </w:pPr>
      <w:r w:rsidRPr="003E3089">
        <w:rPr>
          <w:rFonts w:cstheme="minorHAnsi"/>
          <w:noProof/>
          <w:sz w:val="24"/>
        </w:rPr>
        <w:drawing>
          <wp:inline distT="0" distB="0" distL="0" distR="0" wp14:anchorId="403359AD" wp14:editId="4EE2EB60">
            <wp:extent cx="5943600" cy="433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31970"/>
                    </a:xfrm>
                    <a:prstGeom prst="rect">
                      <a:avLst/>
                    </a:prstGeom>
                  </pic:spPr>
                </pic:pic>
              </a:graphicData>
            </a:graphic>
          </wp:inline>
        </w:drawing>
      </w:r>
    </w:p>
    <w:p w14:paraId="6FDD49EE" w14:textId="6D13B10D" w:rsidR="004973DB" w:rsidRPr="004973DB" w:rsidRDefault="002653D1" w:rsidP="004973DB">
      <w:pPr>
        <w:spacing w:line="480" w:lineRule="auto"/>
        <w:jc w:val="center"/>
        <w:rPr>
          <w:rFonts w:cstheme="minorHAnsi"/>
          <w:sz w:val="24"/>
          <w:rPrChange w:id="24" w:author="Mike Black" w:date="2023-04-05T11:24:00Z">
            <w:rPr/>
          </w:rPrChange>
        </w:rPr>
      </w:pPr>
      <w:r w:rsidRPr="003E3089">
        <w:rPr>
          <w:rFonts w:cstheme="minorHAnsi"/>
          <w:sz w:val="24"/>
        </w:rPr>
        <w:t>Fig. 2 Shows axial slice</w:t>
      </w:r>
      <w:r w:rsidR="00234A46">
        <w:rPr>
          <w:rFonts w:cstheme="minorHAnsi"/>
          <w:sz w:val="24"/>
        </w:rPr>
        <w:t>s</w:t>
      </w:r>
      <w:r w:rsidRPr="003E3089">
        <w:rPr>
          <w:rFonts w:cstheme="minorHAnsi"/>
          <w:sz w:val="24"/>
        </w:rPr>
        <w:t xml:space="preserve"> of various phantoms included in this study. (A) shows a simulated small phantom with normal-density inserts (200, 400, 800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w:t>
      </w:r>
      <w:r w:rsidR="007D7CA2">
        <w:rPr>
          <w:rFonts w:cstheme="minorHAnsi"/>
          <w:sz w:val="24"/>
        </w:rPr>
        <w:t xml:space="preserve"> with t</w:t>
      </w:r>
      <w:r w:rsidR="007D7CA2" w:rsidRPr="003E3089">
        <w:rPr>
          <w:rFonts w:cstheme="minorHAnsi"/>
          <w:sz w:val="24"/>
        </w:rPr>
        <w:t>he red arrow show</w:t>
      </w:r>
      <w:r w:rsidR="00784BBE">
        <w:rPr>
          <w:rFonts w:cstheme="minorHAnsi"/>
          <w:sz w:val="24"/>
        </w:rPr>
        <w:t>ing</w:t>
      </w:r>
      <w:r w:rsidR="007D7CA2" w:rsidRPr="003E3089">
        <w:rPr>
          <w:rFonts w:cstheme="minorHAnsi"/>
          <w:sz w:val="24"/>
        </w:rPr>
        <w:t xml:space="preserve"> beam hardening artifact</w:t>
      </w:r>
      <w:r w:rsidR="00784BBE">
        <w:rPr>
          <w:rFonts w:cstheme="minorHAnsi"/>
          <w:sz w:val="24"/>
        </w:rPr>
        <w:t>s</w:t>
      </w:r>
      <w:r w:rsidRPr="003E3089">
        <w:rPr>
          <w:rFonts w:cstheme="minorHAnsi"/>
          <w:sz w:val="24"/>
        </w:rPr>
        <w:t xml:space="preserve">. (B) shows a simulated large phantom </w:t>
      </w:r>
      <w:r w:rsidRPr="003E3089">
        <w:rPr>
          <w:rFonts w:cstheme="minorHAnsi"/>
          <w:sz w:val="24"/>
        </w:rPr>
        <w:lastRenderedPageBreak/>
        <w:t xml:space="preserve">with low-density inserts (25, 50, 100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 with simulated motion</w:t>
      </w:r>
      <w:r w:rsidR="00555B26">
        <w:rPr>
          <w:rFonts w:cstheme="minorHAnsi"/>
          <w:sz w:val="24"/>
        </w:rPr>
        <w:t>,</w:t>
      </w:r>
      <w:r w:rsidR="00CD6EAB" w:rsidRPr="00CD6EAB">
        <w:rPr>
          <w:rFonts w:cstheme="minorHAnsi"/>
          <w:sz w:val="24"/>
        </w:rPr>
        <w:t xml:space="preserve"> </w:t>
      </w:r>
      <w:r w:rsidR="00CD6EAB" w:rsidRPr="003E3089">
        <w:rPr>
          <w:rFonts w:cstheme="minorHAnsi"/>
          <w:sz w:val="24"/>
        </w:rPr>
        <w:t xml:space="preserve">and the blue arrows </w:t>
      </w:r>
      <w:r w:rsidR="00CD6EAB">
        <w:rPr>
          <w:rFonts w:cstheme="minorHAnsi"/>
          <w:sz w:val="24"/>
        </w:rPr>
        <w:t>indicate</w:t>
      </w:r>
      <w:r w:rsidR="00CD6EAB" w:rsidRPr="003E3089">
        <w:rPr>
          <w:rFonts w:cstheme="minorHAnsi"/>
          <w:sz w:val="24"/>
        </w:rPr>
        <w:t xml:space="preserve"> streaking artifact</w:t>
      </w:r>
      <w:r w:rsidR="00CD6EAB">
        <w:rPr>
          <w:rFonts w:cstheme="minorHAnsi"/>
          <w:sz w:val="24"/>
        </w:rPr>
        <w:t>s</w:t>
      </w:r>
      <w:r w:rsidR="00CD6EAB" w:rsidRPr="003E3089">
        <w:rPr>
          <w:rFonts w:cstheme="minorHAnsi"/>
          <w:sz w:val="24"/>
        </w:rPr>
        <w:t xml:space="preserve"> caused by motion</w:t>
      </w:r>
      <w:r w:rsidRPr="003E3089">
        <w:rPr>
          <w:rFonts w:cstheme="minorHAnsi"/>
          <w:sz w:val="24"/>
        </w:rPr>
        <w:t xml:space="preserve">. (C) shows an axial slice of the calibration rod (200 </w:t>
      </w:r>
      <w:r w:rsidR="00666EC9" w:rsidRPr="003E3089">
        <w:rPr>
          <w:rFonts w:cstheme="minorHAnsi"/>
        </w:rPr>
        <w:t>mgHAcm</w:t>
      </w:r>
      <w:r w:rsidR="00666EC9" w:rsidRPr="00270D55">
        <w:rPr>
          <w:rFonts w:cstheme="minorHAnsi"/>
          <w:vertAlign w:val="superscript"/>
        </w:rPr>
        <w:t>-3</w:t>
      </w:r>
      <w:r w:rsidRPr="003E3089">
        <w:rPr>
          <w:rFonts w:cstheme="minorHAnsi"/>
          <w:sz w:val="24"/>
        </w:rPr>
        <w:t>) for a simulated medium phantom with a tube voltage of 100 kV. (D) shows an axial slice of a physical QRM Thorax Phantom with a Cardio Calcification Insert.</w:t>
      </w:r>
    </w:p>
    <w:tbl>
      <w:tblPr>
        <w:tblStyle w:val="GridTable1Light"/>
        <w:tblW w:w="5000" w:type="pct"/>
        <w:tblLook w:val="04A0" w:firstRow="1" w:lastRow="0" w:firstColumn="1" w:lastColumn="0" w:noHBand="0" w:noVBand="1"/>
        <w:tblPrChange w:id="25" w:author="Mike Black" w:date="2023-04-06T09:21:00Z">
          <w:tblPr>
            <w:tblStyle w:val="TableGrid"/>
            <w:tblW w:w="0" w:type="auto"/>
            <w:tblLook w:val="04A0" w:firstRow="1" w:lastRow="0" w:firstColumn="1" w:lastColumn="0" w:noHBand="0" w:noVBand="1"/>
          </w:tblPr>
        </w:tblPrChange>
      </w:tblPr>
      <w:tblGrid>
        <w:gridCol w:w="3612"/>
        <w:gridCol w:w="2755"/>
        <w:gridCol w:w="2983"/>
        <w:tblGridChange w:id="26">
          <w:tblGrid>
            <w:gridCol w:w="1795"/>
            <w:gridCol w:w="3420"/>
            <w:gridCol w:w="4135"/>
          </w:tblGrid>
        </w:tblGridChange>
      </w:tblGrid>
      <w:tr w:rsidR="00975ABC" w14:paraId="2A51F090" w14:textId="77777777" w:rsidTr="002B01C4">
        <w:trPr>
          <w:cnfStyle w:val="100000000000" w:firstRow="1" w:lastRow="0" w:firstColumn="0" w:lastColumn="0" w:oddVBand="0" w:evenVBand="0" w:oddHBand="0" w:evenHBand="0" w:firstRowFirstColumn="0" w:firstRowLastColumn="0" w:lastRowFirstColumn="0" w:lastRowLastColumn="0"/>
          <w:ins w:id="27"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28" w:author="Mike Black" w:date="2023-04-06T09:21:00Z">
              <w:tcPr>
                <w:tcW w:w="1795" w:type="dxa"/>
              </w:tcPr>
            </w:tcPrChange>
          </w:tcPr>
          <w:p w14:paraId="76E8E091" w14:textId="0221E11F" w:rsidR="00975ABC" w:rsidRDefault="00975ABC" w:rsidP="002B5824">
            <w:pPr>
              <w:spacing w:line="480" w:lineRule="auto"/>
              <w:cnfStyle w:val="101000000000" w:firstRow="1" w:lastRow="0" w:firstColumn="1" w:lastColumn="0" w:oddVBand="0" w:evenVBand="0" w:oddHBand="0" w:evenHBand="0" w:firstRowFirstColumn="0" w:firstRowLastColumn="0" w:lastRowFirstColumn="0" w:lastRowLastColumn="0"/>
              <w:rPr>
                <w:ins w:id="29" w:author="Mike Black" w:date="2023-04-05T11:23:00Z"/>
                <w:rFonts w:cstheme="minorHAnsi"/>
              </w:rPr>
            </w:pPr>
            <w:ins w:id="30" w:author="Mike Black" w:date="2023-04-05T11:24:00Z">
              <w:r>
                <w:rPr>
                  <w:rFonts w:cstheme="minorHAnsi"/>
                </w:rPr>
                <w:t>Region</w:t>
              </w:r>
            </w:ins>
          </w:p>
        </w:tc>
        <w:tc>
          <w:tcPr>
            <w:tcW w:w="1473" w:type="pct"/>
            <w:tcPrChange w:id="31" w:author="Mike Black" w:date="2023-04-06T09:21:00Z">
              <w:tcPr>
                <w:tcW w:w="3420" w:type="dxa"/>
              </w:tcPr>
            </w:tcPrChange>
          </w:tcPr>
          <w:p w14:paraId="5EFC061F" w14:textId="77777777" w:rsidR="00975ABC" w:rsidRDefault="00975ABC" w:rsidP="002B5824">
            <w:pPr>
              <w:spacing w:line="480" w:lineRule="auto"/>
              <w:cnfStyle w:val="100000000000" w:firstRow="1" w:lastRow="0" w:firstColumn="0" w:lastColumn="0" w:oddVBand="0" w:evenVBand="0" w:oddHBand="0" w:evenHBand="0" w:firstRowFirstColumn="0" w:firstRowLastColumn="0" w:lastRowFirstColumn="0" w:lastRowLastColumn="0"/>
              <w:rPr>
                <w:ins w:id="32" w:author="Mike Black" w:date="2023-04-05T11:23:00Z"/>
                <w:rFonts w:cstheme="minorHAnsi"/>
              </w:rPr>
            </w:pPr>
            <w:ins w:id="33" w:author="Mike Black" w:date="2023-04-05T11:23:00Z">
              <w:r>
                <w:rPr>
                  <w:rFonts w:cstheme="minorHAnsi"/>
                </w:rPr>
                <w:t>Physical Phantom CT Number (HU)</w:t>
              </w:r>
            </w:ins>
          </w:p>
        </w:tc>
        <w:tc>
          <w:tcPr>
            <w:tcW w:w="1595" w:type="pct"/>
            <w:tcPrChange w:id="34" w:author="Mike Black" w:date="2023-04-06T09:21:00Z">
              <w:tcPr>
                <w:tcW w:w="4135" w:type="dxa"/>
              </w:tcPr>
            </w:tcPrChange>
          </w:tcPr>
          <w:p w14:paraId="0583BF63" w14:textId="77777777" w:rsidR="00975ABC" w:rsidRDefault="00975ABC" w:rsidP="002B5824">
            <w:pPr>
              <w:spacing w:line="480" w:lineRule="auto"/>
              <w:cnfStyle w:val="100000000000" w:firstRow="1" w:lastRow="0" w:firstColumn="0" w:lastColumn="0" w:oddVBand="0" w:evenVBand="0" w:oddHBand="0" w:evenHBand="0" w:firstRowFirstColumn="0" w:firstRowLastColumn="0" w:lastRowFirstColumn="0" w:lastRowLastColumn="0"/>
              <w:rPr>
                <w:ins w:id="35" w:author="Mike Black" w:date="2023-04-05T11:23:00Z"/>
                <w:rFonts w:cstheme="minorHAnsi"/>
              </w:rPr>
            </w:pPr>
            <w:ins w:id="36" w:author="Mike Black" w:date="2023-04-05T11:23:00Z">
              <w:r>
                <w:rPr>
                  <w:rFonts w:cstheme="minorHAnsi"/>
                </w:rPr>
                <w:t>Simulated Phantom CT Number (HU)</w:t>
              </w:r>
            </w:ins>
          </w:p>
        </w:tc>
      </w:tr>
      <w:tr w:rsidR="00975ABC" w14:paraId="6E86133E" w14:textId="77777777" w:rsidTr="002B01C4">
        <w:trPr>
          <w:ins w:id="37"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38" w:author="Mike Black" w:date="2023-04-06T09:21:00Z">
              <w:tcPr>
                <w:tcW w:w="1795" w:type="dxa"/>
              </w:tcPr>
            </w:tcPrChange>
          </w:tcPr>
          <w:p w14:paraId="2486959D" w14:textId="77777777" w:rsidR="00975ABC" w:rsidRDefault="00975ABC" w:rsidP="002B5824">
            <w:pPr>
              <w:spacing w:line="480" w:lineRule="auto"/>
              <w:rPr>
                <w:ins w:id="39" w:author="Mike Black" w:date="2023-04-05T11:23:00Z"/>
                <w:rFonts w:cstheme="minorHAnsi"/>
              </w:rPr>
            </w:pPr>
            <w:ins w:id="40" w:author="Mike Black" w:date="2023-04-05T11:23:00Z">
              <w:r>
                <w:rPr>
                  <w:rFonts w:cstheme="minorHAnsi"/>
                </w:rPr>
                <w:t>Outer Fat Ring</w:t>
              </w:r>
            </w:ins>
          </w:p>
        </w:tc>
        <w:tc>
          <w:tcPr>
            <w:tcW w:w="1473" w:type="pct"/>
            <w:tcPrChange w:id="41" w:author="Mike Black" w:date="2023-04-06T09:21:00Z">
              <w:tcPr>
                <w:tcW w:w="3420" w:type="dxa"/>
              </w:tcPr>
            </w:tcPrChange>
          </w:tcPr>
          <w:p w14:paraId="5A265E95"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42" w:author="Mike Black" w:date="2023-04-05T11:23:00Z"/>
                <w:rFonts w:cstheme="minorHAnsi"/>
              </w:rPr>
            </w:pPr>
            <w:ins w:id="43" w:author="Mike Black" w:date="2023-04-05T11:23:00Z">
              <w:r>
                <w:rPr>
                  <w:rFonts w:cstheme="minorHAnsi"/>
                </w:rPr>
                <w:t>-74.4</w:t>
              </w:r>
            </w:ins>
          </w:p>
        </w:tc>
        <w:tc>
          <w:tcPr>
            <w:tcW w:w="1595" w:type="pct"/>
            <w:tcPrChange w:id="44" w:author="Mike Black" w:date="2023-04-06T09:21:00Z">
              <w:tcPr>
                <w:tcW w:w="4135" w:type="dxa"/>
              </w:tcPr>
            </w:tcPrChange>
          </w:tcPr>
          <w:p w14:paraId="0D075CF6"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45" w:author="Mike Black" w:date="2023-04-05T11:23:00Z"/>
                <w:rFonts w:cstheme="minorHAnsi"/>
              </w:rPr>
            </w:pPr>
            <w:ins w:id="46" w:author="Mike Black" w:date="2023-04-05T11:23:00Z">
              <w:r>
                <w:rPr>
                  <w:rFonts w:cstheme="minorHAnsi"/>
                </w:rPr>
                <w:t>-78.6</w:t>
              </w:r>
            </w:ins>
          </w:p>
        </w:tc>
      </w:tr>
      <w:tr w:rsidR="00975ABC" w14:paraId="37949843" w14:textId="77777777" w:rsidTr="002B01C4">
        <w:trPr>
          <w:ins w:id="47"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48" w:author="Mike Black" w:date="2023-04-06T09:21:00Z">
              <w:tcPr>
                <w:tcW w:w="1795" w:type="dxa"/>
              </w:tcPr>
            </w:tcPrChange>
          </w:tcPr>
          <w:p w14:paraId="289D3579" w14:textId="77777777" w:rsidR="00975ABC" w:rsidRDefault="00975ABC" w:rsidP="002B5824">
            <w:pPr>
              <w:spacing w:line="480" w:lineRule="auto"/>
              <w:rPr>
                <w:ins w:id="49" w:author="Mike Black" w:date="2023-04-05T11:23:00Z"/>
                <w:rFonts w:cstheme="minorHAnsi"/>
              </w:rPr>
            </w:pPr>
            <w:ins w:id="50" w:author="Mike Black" w:date="2023-04-05T11:23:00Z">
              <w:r>
                <w:rPr>
                  <w:rFonts w:cstheme="minorHAnsi"/>
                </w:rPr>
                <w:t>Myocardium</w:t>
              </w:r>
            </w:ins>
          </w:p>
        </w:tc>
        <w:tc>
          <w:tcPr>
            <w:tcW w:w="1473" w:type="pct"/>
            <w:tcPrChange w:id="51" w:author="Mike Black" w:date="2023-04-06T09:21:00Z">
              <w:tcPr>
                <w:tcW w:w="3420" w:type="dxa"/>
              </w:tcPr>
            </w:tcPrChange>
          </w:tcPr>
          <w:p w14:paraId="321937D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52" w:author="Mike Black" w:date="2023-04-05T11:23:00Z"/>
                <w:rFonts w:cstheme="minorHAnsi"/>
              </w:rPr>
            </w:pPr>
            <w:ins w:id="53" w:author="Mike Black" w:date="2023-04-05T11:23:00Z">
              <w:r>
                <w:rPr>
                  <w:rFonts w:cstheme="minorHAnsi"/>
                </w:rPr>
                <w:t>76.5</w:t>
              </w:r>
            </w:ins>
          </w:p>
        </w:tc>
        <w:tc>
          <w:tcPr>
            <w:tcW w:w="1595" w:type="pct"/>
            <w:tcPrChange w:id="54" w:author="Mike Black" w:date="2023-04-06T09:21:00Z">
              <w:tcPr>
                <w:tcW w:w="4135" w:type="dxa"/>
              </w:tcPr>
            </w:tcPrChange>
          </w:tcPr>
          <w:p w14:paraId="0C807852"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55" w:author="Mike Black" w:date="2023-04-05T11:23:00Z"/>
                <w:rFonts w:cstheme="minorHAnsi"/>
              </w:rPr>
            </w:pPr>
            <w:ins w:id="56" w:author="Mike Black" w:date="2023-04-05T11:23:00Z">
              <w:r>
                <w:rPr>
                  <w:rFonts w:cstheme="minorHAnsi"/>
                </w:rPr>
                <w:t>30.7</w:t>
              </w:r>
            </w:ins>
          </w:p>
        </w:tc>
      </w:tr>
      <w:tr w:rsidR="00975ABC" w14:paraId="7C522DF8" w14:textId="77777777" w:rsidTr="002B01C4">
        <w:trPr>
          <w:ins w:id="57"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58" w:author="Mike Black" w:date="2023-04-06T09:21:00Z">
              <w:tcPr>
                <w:tcW w:w="1795" w:type="dxa"/>
              </w:tcPr>
            </w:tcPrChange>
          </w:tcPr>
          <w:p w14:paraId="5AA21E33" w14:textId="37CAC015" w:rsidR="00975ABC" w:rsidRDefault="00975ABC" w:rsidP="002B5824">
            <w:pPr>
              <w:spacing w:line="480" w:lineRule="auto"/>
              <w:rPr>
                <w:ins w:id="59" w:author="Mike Black" w:date="2023-04-05T11:23:00Z"/>
                <w:rFonts w:cstheme="minorHAnsi"/>
              </w:rPr>
            </w:pPr>
            <w:ins w:id="60" w:author="Mike Black" w:date="2023-04-05T11:23:00Z">
              <w:r>
                <w:rPr>
                  <w:rFonts w:cstheme="minorHAnsi"/>
                </w:rPr>
                <w:t xml:space="preserve">Calcium Insert (200 </w:t>
              </w:r>
              <w:r w:rsidRPr="003E3089">
                <w:rPr>
                  <w:rFonts w:cstheme="minorHAnsi"/>
                </w:rPr>
                <w:t>m</w:t>
              </w:r>
            </w:ins>
            <w:ins w:id="61" w:author="Mike Black" w:date="2023-04-06T09:21:00Z">
              <w:r w:rsidR="002B01C4">
                <w:rPr>
                  <w:rFonts w:cstheme="minorHAnsi"/>
                </w:rPr>
                <w:t>g</w:t>
              </w:r>
            </w:ins>
            <w:ins w:id="62" w:author="Mike Black" w:date="2023-04-05T11:23:00Z">
              <w:r w:rsidRPr="003E3089">
                <w:rPr>
                  <w:rFonts w:cstheme="minorHAnsi"/>
                </w:rPr>
                <w:t>HAcm</w:t>
              </w:r>
              <w:r w:rsidRPr="00270D55">
                <w:rPr>
                  <w:rFonts w:cstheme="minorHAnsi"/>
                  <w:vertAlign w:val="superscript"/>
                </w:rPr>
                <w:t>-3</w:t>
              </w:r>
              <w:r>
                <w:rPr>
                  <w:rFonts w:cstheme="minorHAnsi"/>
                </w:rPr>
                <w:t>)</w:t>
              </w:r>
            </w:ins>
          </w:p>
        </w:tc>
        <w:tc>
          <w:tcPr>
            <w:tcW w:w="1473" w:type="pct"/>
            <w:tcPrChange w:id="63" w:author="Mike Black" w:date="2023-04-06T09:21:00Z">
              <w:tcPr>
                <w:tcW w:w="3420" w:type="dxa"/>
              </w:tcPr>
            </w:tcPrChange>
          </w:tcPr>
          <w:p w14:paraId="186D7EE5"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64" w:author="Mike Black" w:date="2023-04-05T11:23:00Z"/>
                <w:rFonts w:cstheme="minorHAnsi"/>
              </w:rPr>
            </w:pPr>
            <w:ins w:id="65" w:author="Mike Black" w:date="2023-04-05T11:23:00Z">
              <w:r>
                <w:rPr>
                  <w:rFonts w:cstheme="minorHAnsi"/>
                </w:rPr>
                <w:t>334.2</w:t>
              </w:r>
            </w:ins>
          </w:p>
        </w:tc>
        <w:tc>
          <w:tcPr>
            <w:tcW w:w="1595" w:type="pct"/>
            <w:tcPrChange w:id="66" w:author="Mike Black" w:date="2023-04-06T09:21:00Z">
              <w:tcPr>
                <w:tcW w:w="4135" w:type="dxa"/>
              </w:tcPr>
            </w:tcPrChange>
          </w:tcPr>
          <w:p w14:paraId="3BA9CE0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67" w:author="Mike Black" w:date="2023-04-05T11:23:00Z"/>
                <w:rFonts w:cstheme="minorHAnsi"/>
              </w:rPr>
            </w:pPr>
            <w:ins w:id="68" w:author="Mike Black" w:date="2023-04-05T11:23:00Z">
              <w:r>
                <w:rPr>
                  <w:rFonts w:cstheme="minorHAnsi"/>
                </w:rPr>
                <w:t>305.6</w:t>
              </w:r>
            </w:ins>
          </w:p>
        </w:tc>
      </w:tr>
      <w:tr w:rsidR="00975ABC" w14:paraId="0C259FC2" w14:textId="77777777" w:rsidTr="002B01C4">
        <w:trPr>
          <w:ins w:id="69"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70" w:author="Mike Black" w:date="2023-04-06T09:21:00Z">
              <w:tcPr>
                <w:tcW w:w="1795" w:type="dxa"/>
              </w:tcPr>
            </w:tcPrChange>
          </w:tcPr>
          <w:p w14:paraId="77BA8936" w14:textId="77777777" w:rsidR="00975ABC" w:rsidRDefault="00975ABC" w:rsidP="002B5824">
            <w:pPr>
              <w:spacing w:line="480" w:lineRule="auto"/>
              <w:rPr>
                <w:ins w:id="71" w:author="Mike Black" w:date="2023-04-05T11:23:00Z"/>
                <w:rFonts w:cstheme="minorHAnsi"/>
              </w:rPr>
            </w:pPr>
            <w:ins w:id="72" w:author="Mike Black" w:date="2023-04-05T11:23:00Z">
              <w:r>
                <w:rPr>
                  <w:rFonts w:cstheme="minorHAnsi"/>
                </w:rPr>
                <w:t xml:space="preserve">Calcium Insert (400 </w:t>
              </w:r>
              <w:r w:rsidRPr="003E3089">
                <w:rPr>
                  <w:rFonts w:cstheme="minorHAnsi"/>
                </w:rPr>
                <w:t>mgHAcm</w:t>
              </w:r>
              <w:r w:rsidRPr="00270D55">
                <w:rPr>
                  <w:rFonts w:cstheme="minorHAnsi"/>
                  <w:vertAlign w:val="superscript"/>
                </w:rPr>
                <w:t>-3</w:t>
              </w:r>
              <w:r>
                <w:rPr>
                  <w:rFonts w:cstheme="minorHAnsi"/>
                </w:rPr>
                <w:t>)</w:t>
              </w:r>
            </w:ins>
          </w:p>
        </w:tc>
        <w:tc>
          <w:tcPr>
            <w:tcW w:w="1473" w:type="pct"/>
            <w:tcPrChange w:id="73" w:author="Mike Black" w:date="2023-04-06T09:21:00Z">
              <w:tcPr>
                <w:tcW w:w="3420" w:type="dxa"/>
              </w:tcPr>
            </w:tcPrChange>
          </w:tcPr>
          <w:p w14:paraId="4A2EE237"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74" w:author="Mike Black" w:date="2023-04-05T11:23:00Z"/>
                <w:rFonts w:cstheme="minorHAnsi"/>
              </w:rPr>
            </w:pPr>
            <w:ins w:id="75" w:author="Mike Black" w:date="2023-04-05T11:23:00Z">
              <w:r>
                <w:rPr>
                  <w:rFonts w:cstheme="minorHAnsi"/>
                </w:rPr>
                <w:t>585.2</w:t>
              </w:r>
            </w:ins>
          </w:p>
        </w:tc>
        <w:tc>
          <w:tcPr>
            <w:tcW w:w="1595" w:type="pct"/>
            <w:tcPrChange w:id="76" w:author="Mike Black" w:date="2023-04-06T09:21:00Z">
              <w:tcPr>
                <w:tcW w:w="4135" w:type="dxa"/>
              </w:tcPr>
            </w:tcPrChange>
          </w:tcPr>
          <w:p w14:paraId="03A92CB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77" w:author="Mike Black" w:date="2023-04-05T11:23:00Z"/>
                <w:rFonts w:cstheme="minorHAnsi"/>
              </w:rPr>
            </w:pPr>
            <w:ins w:id="78" w:author="Mike Black" w:date="2023-04-05T11:23:00Z">
              <w:r>
                <w:rPr>
                  <w:rFonts w:cstheme="minorHAnsi"/>
                </w:rPr>
                <w:t>575.3</w:t>
              </w:r>
            </w:ins>
          </w:p>
        </w:tc>
      </w:tr>
      <w:tr w:rsidR="00975ABC" w14:paraId="752786C7" w14:textId="77777777" w:rsidTr="002B01C4">
        <w:trPr>
          <w:ins w:id="79"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80" w:author="Mike Black" w:date="2023-04-06T09:21:00Z">
              <w:tcPr>
                <w:tcW w:w="1795" w:type="dxa"/>
              </w:tcPr>
            </w:tcPrChange>
          </w:tcPr>
          <w:p w14:paraId="1A6E9432" w14:textId="77777777" w:rsidR="00975ABC" w:rsidRDefault="00975ABC" w:rsidP="002B5824">
            <w:pPr>
              <w:spacing w:line="480" w:lineRule="auto"/>
              <w:rPr>
                <w:ins w:id="81" w:author="Mike Black" w:date="2023-04-05T11:23:00Z"/>
                <w:rFonts w:cstheme="minorHAnsi"/>
              </w:rPr>
            </w:pPr>
            <w:ins w:id="82" w:author="Mike Black" w:date="2023-04-05T11:23:00Z">
              <w:r>
                <w:rPr>
                  <w:rFonts w:cstheme="minorHAnsi"/>
                </w:rPr>
                <w:t xml:space="preserve">Calcium Insert (800 </w:t>
              </w:r>
              <w:r w:rsidRPr="003E3089">
                <w:rPr>
                  <w:rFonts w:cstheme="minorHAnsi"/>
                </w:rPr>
                <w:t>mgHAcm</w:t>
              </w:r>
              <w:r w:rsidRPr="00270D55">
                <w:rPr>
                  <w:rFonts w:cstheme="minorHAnsi"/>
                  <w:vertAlign w:val="superscript"/>
                </w:rPr>
                <w:t>-3</w:t>
              </w:r>
              <w:r>
                <w:rPr>
                  <w:rFonts w:cstheme="minorHAnsi"/>
                </w:rPr>
                <w:t>)</w:t>
              </w:r>
            </w:ins>
          </w:p>
        </w:tc>
        <w:tc>
          <w:tcPr>
            <w:tcW w:w="1473" w:type="pct"/>
            <w:tcPrChange w:id="83" w:author="Mike Black" w:date="2023-04-06T09:21:00Z">
              <w:tcPr>
                <w:tcW w:w="3420" w:type="dxa"/>
              </w:tcPr>
            </w:tcPrChange>
          </w:tcPr>
          <w:p w14:paraId="1F37F6E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84" w:author="Mike Black" w:date="2023-04-05T11:23:00Z"/>
                <w:rFonts w:cstheme="minorHAnsi"/>
              </w:rPr>
            </w:pPr>
            <w:ins w:id="85" w:author="Mike Black" w:date="2023-04-05T11:23:00Z">
              <w:r>
                <w:rPr>
                  <w:rFonts w:cstheme="minorHAnsi"/>
                </w:rPr>
                <w:t>1177.9</w:t>
              </w:r>
            </w:ins>
          </w:p>
        </w:tc>
        <w:tc>
          <w:tcPr>
            <w:tcW w:w="1595" w:type="pct"/>
            <w:tcPrChange w:id="86" w:author="Mike Black" w:date="2023-04-06T09:21:00Z">
              <w:tcPr>
                <w:tcW w:w="4135" w:type="dxa"/>
              </w:tcPr>
            </w:tcPrChange>
          </w:tcPr>
          <w:p w14:paraId="4108440D"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87" w:author="Mike Black" w:date="2023-04-05T11:23:00Z"/>
                <w:rFonts w:cstheme="minorHAnsi"/>
              </w:rPr>
            </w:pPr>
            <w:ins w:id="88" w:author="Mike Black" w:date="2023-04-05T11:23:00Z">
              <w:r>
                <w:rPr>
                  <w:rFonts w:cstheme="minorHAnsi"/>
                </w:rPr>
                <w:t>1097.5</w:t>
              </w:r>
            </w:ins>
          </w:p>
        </w:tc>
      </w:tr>
      <w:tr w:rsidR="00975ABC" w14:paraId="18BA71C8" w14:textId="77777777" w:rsidTr="002B01C4">
        <w:trPr>
          <w:ins w:id="89"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90" w:author="Mike Black" w:date="2023-04-06T09:21:00Z">
              <w:tcPr>
                <w:tcW w:w="1795" w:type="dxa"/>
              </w:tcPr>
            </w:tcPrChange>
          </w:tcPr>
          <w:p w14:paraId="086A7B41" w14:textId="77777777" w:rsidR="00975ABC" w:rsidRDefault="00975ABC" w:rsidP="002B5824">
            <w:pPr>
              <w:spacing w:line="480" w:lineRule="auto"/>
              <w:rPr>
                <w:ins w:id="91" w:author="Mike Black" w:date="2023-04-05T11:23:00Z"/>
                <w:rFonts w:cstheme="minorHAnsi"/>
              </w:rPr>
            </w:pPr>
            <w:ins w:id="92" w:author="Mike Black" w:date="2023-04-05T11:23:00Z">
              <w:r>
                <w:rPr>
                  <w:rFonts w:cstheme="minorHAnsi"/>
                </w:rPr>
                <w:t xml:space="preserve">Calibration Rod (200 </w:t>
              </w:r>
              <w:r w:rsidRPr="003E3089">
                <w:rPr>
                  <w:rFonts w:cstheme="minorHAnsi"/>
                </w:rPr>
                <w:t>mgHAcm</w:t>
              </w:r>
              <w:r w:rsidRPr="00270D55">
                <w:rPr>
                  <w:rFonts w:cstheme="minorHAnsi"/>
                  <w:vertAlign w:val="superscript"/>
                </w:rPr>
                <w:t>-3</w:t>
              </w:r>
              <w:r>
                <w:rPr>
                  <w:rFonts w:cstheme="minorHAnsi"/>
                </w:rPr>
                <w:t>)</w:t>
              </w:r>
            </w:ins>
          </w:p>
        </w:tc>
        <w:tc>
          <w:tcPr>
            <w:tcW w:w="1473" w:type="pct"/>
            <w:tcPrChange w:id="93" w:author="Mike Black" w:date="2023-04-06T09:21:00Z">
              <w:tcPr>
                <w:tcW w:w="3420" w:type="dxa"/>
              </w:tcPr>
            </w:tcPrChange>
          </w:tcPr>
          <w:p w14:paraId="780722EF"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94" w:author="Mike Black" w:date="2023-04-05T11:23:00Z"/>
                <w:rFonts w:cstheme="minorHAnsi"/>
              </w:rPr>
            </w:pPr>
            <w:ins w:id="95" w:author="Mike Black" w:date="2023-04-05T11:23:00Z">
              <w:r>
                <w:rPr>
                  <w:rFonts w:cstheme="minorHAnsi"/>
                </w:rPr>
                <w:t>314.8</w:t>
              </w:r>
            </w:ins>
          </w:p>
        </w:tc>
        <w:tc>
          <w:tcPr>
            <w:tcW w:w="1595" w:type="pct"/>
            <w:tcPrChange w:id="96" w:author="Mike Black" w:date="2023-04-06T09:21:00Z">
              <w:tcPr>
                <w:tcW w:w="4135" w:type="dxa"/>
              </w:tcPr>
            </w:tcPrChange>
          </w:tcPr>
          <w:p w14:paraId="44D41F1D"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97" w:author="Mike Black" w:date="2023-04-05T11:23:00Z"/>
                <w:rFonts w:cstheme="minorHAnsi"/>
              </w:rPr>
            </w:pPr>
            <w:ins w:id="98" w:author="Mike Black" w:date="2023-04-05T11:23:00Z">
              <w:r>
                <w:rPr>
                  <w:rFonts w:cstheme="minorHAnsi"/>
                </w:rPr>
                <w:t>293.4</w:t>
              </w:r>
            </w:ins>
          </w:p>
        </w:tc>
      </w:tr>
    </w:tbl>
    <w:p w14:paraId="49F002F5" w14:textId="0124A16A" w:rsidR="00975ABC" w:rsidRDefault="00975ABC" w:rsidP="00975ABC">
      <w:pPr>
        <w:spacing w:line="480" w:lineRule="auto"/>
        <w:jc w:val="center"/>
        <w:rPr>
          <w:ins w:id="99" w:author="Mike Black" w:date="2023-04-05T11:23:00Z"/>
          <w:rFonts w:cstheme="minorHAnsi"/>
        </w:rPr>
      </w:pPr>
      <w:ins w:id="100" w:author="Mike Black" w:date="2023-04-05T11:23:00Z">
        <w:r w:rsidRPr="003E3089">
          <w:rPr>
            <w:rFonts w:cstheme="minorHAnsi"/>
          </w:rPr>
          <w:t xml:space="preserve">Table </w:t>
        </w:r>
        <w:r>
          <w:rPr>
            <w:rFonts w:cstheme="minorHAnsi"/>
          </w:rPr>
          <w:t>2. CT number</w:t>
        </w:r>
      </w:ins>
      <w:ins w:id="101" w:author="Mike Black" w:date="2023-04-05T11:24:00Z">
        <w:r>
          <w:rPr>
            <w:rFonts w:cstheme="minorHAnsi"/>
          </w:rPr>
          <w:t>s</w:t>
        </w:r>
      </w:ins>
      <w:ins w:id="102" w:author="Mike Black" w:date="2023-04-05T11:23:00Z">
        <w:r>
          <w:rPr>
            <w:rFonts w:cstheme="minorHAnsi"/>
          </w:rPr>
          <w:t xml:space="preserve"> of physical and simulated phantoms</w:t>
        </w:r>
      </w:ins>
      <w:ins w:id="103" w:author="Mike Black" w:date="2023-04-05T11:24:00Z">
        <w:r>
          <w:rPr>
            <w:rFonts w:cstheme="minorHAnsi"/>
          </w:rPr>
          <w:t xml:space="preserve"> regions</w:t>
        </w:r>
      </w:ins>
      <w:ins w:id="104" w:author="Mike Black" w:date="2023-04-05T11:23:00Z">
        <w:r w:rsidRPr="003E3089">
          <w:rPr>
            <w:rFonts w:cstheme="minorHAnsi"/>
          </w:rPr>
          <w:t>.</w:t>
        </w:r>
        <w:r>
          <w:rPr>
            <w:rFonts w:cstheme="minorHAnsi"/>
          </w:rPr>
          <w:t xml:space="preserve"> </w:t>
        </w:r>
      </w:ins>
    </w:p>
    <w:p w14:paraId="0B43DDA9" w14:textId="77777777" w:rsidR="00437A20" w:rsidRPr="003E3089" w:rsidRDefault="00437A20" w:rsidP="00437A20">
      <w:pPr>
        <w:spacing w:line="480" w:lineRule="auto"/>
        <w:jc w:val="center"/>
        <w:rPr>
          <w:rFonts w:cstheme="minorHAnsi"/>
        </w:rPr>
      </w:pPr>
    </w:p>
    <w:p w14:paraId="459B5FD4" w14:textId="0153C7EE" w:rsidR="00437A20" w:rsidRPr="003E3089" w:rsidRDefault="00437A20" w:rsidP="00437A20">
      <w:pPr>
        <w:spacing w:line="480" w:lineRule="auto"/>
        <w:rPr>
          <w:rFonts w:cstheme="minorHAnsi"/>
        </w:rPr>
      </w:pPr>
      <w:r w:rsidRPr="003E3089">
        <w:rPr>
          <w:rFonts w:cstheme="minorHAnsi"/>
        </w:rPr>
        <w:t xml:space="preserve">Throughout this study, Agatston scoring refers to the calcium mass calculations derived from the Agatston scoring method. Spatially weighted calcium scoring refers only to the calcium score without associated physical units. Integrated calcium mass and volume fraction calcium mass refer to the calcium mass calculated via the integrated </w:t>
      </w:r>
      <w:r w:rsidR="00754797">
        <w:rPr>
          <w:rFonts w:cstheme="minorHAnsi"/>
        </w:rPr>
        <w:t>intensity</w:t>
      </w:r>
      <w:r w:rsidRPr="003E3089">
        <w:rPr>
          <w:rFonts w:cstheme="minorHAnsi"/>
        </w:rPr>
        <w:t xml:space="preserve"> approach and volume fraction mass quantification technique, respectively. This study's calcium scoring algorithms are publicly available at https://github.com/Dale-Black/CalciumScoring.jl</w:t>
      </w:r>
      <w:r>
        <w:rPr>
          <w:rFonts w:cstheme="minorHAnsi"/>
        </w:rPr>
        <w:t>.</w:t>
      </w:r>
    </w:p>
    <w:p w14:paraId="4D4AD9E2" w14:textId="7D0F2202" w:rsidR="002653D1" w:rsidRPr="003E3089" w:rsidRDefault="002653D1" w:rsidP="00560284">
      <w:pPr>
        <w:spacing w:line="480" w:lineRule="auto"/>
        <w:rPr>
          <w:rFonts w:cstheme="minorHAnsi"/>
          <w:sz w:val="24"/>
        </w:rPr>
      </w:pPr>
    </w:p>
    <w:p w14:paraId="3FE4020F" w14:textId="01873DB8"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lastRenderedPageBreak/>
        <w:t>2.3 – Aga</w:t>
      </w:r>
      <w:ins w:id="105" w:author="Mike Black" w:date="2023-04-01T10:13:00Z">
        <w:r w:rsidR="008C76B6">
          <w:rPr>
            <w:rFonts w:asciiTheme="minorHAnsi" w:hAnsiTheme="minorHAnsi" w:cstheme="minorHAnsi"/>
          </w:rPr>
          <w:t>t</w:t>
        </w:r>
      </w:ins>
      <w:r w:rsidRPr="003E3089">
        <w:rPr>
          <w:rFonts w:asciiTheme="minorHAnsi" w:hAnsiTheme="minorHAnsi" w:cstheme="minorHAnsi"/>
        </w:rPr>
        <w:t xml:space="preserve">ston </w:t>
      </w:r>
      <w:r w:rsidR="00DB4E66">
        <w:rPr>
          <w:rFonts w:asciiTheme="minorHAnsi" w:hAnsiTheme="minorHAnsi" w:cstheme="minorHAnsi"/>
        </w:rPr>
        <w:t>s</w:t>
      </w:r>
      <w:r w:rsidRPr="003E3089">
        <w:rPr>
          <w:rFonts w:asciiTheme="minorHAnsi" w:hAnsiTheme="minorHAnsi" w:cstheme="minorHAnsi"/>
        </w:rPr>
        <w:t>coring</w:t>
      </w:r>
    </w:p>
    <w:p w14:paraId="2C26D56F" w14:textId="794EB3F1" w:rsidR="002653D1" w:rsidRPr="00FC1C43" w:rsidRDefault="002653D1" w:rsidP="003E3089">
      <w:pPr>
        <w:spacing w:line="480" w:lineRule="auto"/>
        <w:rPr>
          <w:rFonts w:cstheme="minorHAnsi"/>
          <w:sz w:val="24"/>
        </w:rPr>
      </w:pPr>
      <w:r w:rsidRPr="003E3089">
        <w:rPr>
          <w:rFonts w:cstheme="minorHAnsi"/>
          <w:sz w:val="24"/>
        </w:rPr>
        <w:t xml:space="preserve">Agatston scoring is defined at a tube voltage of 120 kV </w:t>
      </w:r>
      <w:r w:rsidR="00FC1C43">
        <w:rPr>
          <w:rFonts w:cstheme="minorHAnsi"/>
          <w:sz w:val="24"/>
        </w:rPr>
        <w:fldChar w:fldCharType="begin"/>
      </w:r>
      <w:r w:rsidR="00FB47AE">
        <w:rPr>
          <w:rFonts w:cstheme="minorHAnsi"/>
          <w:sz w:val="24"/>
        </w:rPr>
        <w:instrText xml:space="preserve"> ADDIN ZOTERO_ITEM CSL_CITATION {"citationID":"lcqiknqt","properties":{"formattedCitation":"\\super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3</w:t>
      </w:r>
      <w:r w:rsidR="00FC1C43">
        <w:rPr>
          <w:rFonts w:cstheme="minorHAnsi"/>
          <w:sz w:val="24"/>
        </w:rPr>
        <w:fldChar w:fldCharType="end"/>
      </w:r>
      <w:r w:rsidRPr="003E3089">
        <w:rPr>
          <w:rFonts w:cstheme="minorHAnsi"/>
          <w:sz w:val="24"/>
        </w:rPr>
        <w:t xml:space="preserve">, but recent papers have shown how Agatston scoring can be adjusted for use </w:t>
      </w:r>
      <w:r w:rsidR="00904BF5">
        <w:rPr>
          <w:rFonts w:cstheme="minorHAnsi"/>
          <w:sz w:val="24"/>
        </w:rPr>
        <w:t>at</w:t>
      </w:r>
      <w:r w:rsidR="00904BF5" w:rsidRPr="003E3089">
        <w:rPr>
          <w:rFonts w:cstheme="minorHAnsi"/>
          <w:sz w:val="24"/>
        </w:rPr>
        <w:t xml:space="preserve"> </w:t>
      </w:r>
      <w:r w:rsidRPr="003E3089">
        <w:rPr>
          <w:rFonts w:cstheme="minorHAnsi"/>
          <w:sz w:val="24"/>
        </w:rPr>
        <w:t>low</w:t>
      </w:r>
      <w:r w:rsidR="0018703B">
        <w:rPr>
          <w:rFonts w:cstheme="minorHAnsi"/>
          <w:sz w:val="24"/>
        </w:rPr>
        <w:t>er</w:t>
      </w:r>
      <w:r w:rsidR="00904BF5">
        <w:rPr>
          <w:rFonts w:cstheme="minorHAnsi"/>
          <w:sz w:val="24"/>
        </w:rPr>
        <w:t xml:space="preserve"> kVs</w:t>
      </w:r>
      <w:r w:rsidRPr="003E3089">
        <w:rPr>
          <w:rFonts w:cstheme="minorHAnsi"/>
          <w:sz w:val="24"/>
        </w:rPr>
        <w:t xml:space="preserve"> (70, 80, and 100 kV) </w:t>
      </w:r>
      <w:r w:rsidR="00FC1C43">
        <w:rPr>
          <w:rFonts w:cstheme="minorHAnsi"/>
          <w:sz w:val="24"/>
        </w:rPr>
        <w:fldChar w:fldCharType="begin"/>
      </w:r>
      <w:r w:rsidR="00FB47AE">
        <w:rPr>
          <w:rFonts w:cstheme="minorHAnsi"/>
          <w:sz w:val="24"/>
        </w:rPr>
        <w:instrText xml:space="preserve"> ADDIN ZOTERO_ITEM CSL_CITATION {"citationID":"fQj4acGJ","properties":{"formattedCitation":"\\super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19</w:t>
      </w:r>
      <w:r w:rsidR="00FC1C43">
        <w:rPr>
          <w:rFonts w:cstheme="minorHAnsi"/>
          <w:sz w:val="24"/>
        </w:rPr>
        <w:fldChar w:fldCharType="end"/>
      </w:r>
      <w:r w:rsidRPr="003E3089">
        <w:rPr>
          <w:rFonts w:cstheme="minorHAnsi"/>
          <w:sz w:val="24"/>
        </w:rPr>
        <w:t xml:space="preserve">. For this study, we assumed an exponentially decreasing trendline and extrapolated beyond to account for a higher tube voltage of 135 kV. </w:t>
      </w:r>
      <w:del w:id="106" w:author="Mike Black" w:date="2023-04-05T17:39:00Z">
        <w:r w:rsidR="00C23970" w:rsidDel="00E674E6">
          <w:rPr>
            <w:rFonts w:cstheme="minorHAnsi"/>
            <w:sz w:val="24"/>
          </w:rPr>
          <w:fldChar w:fldCharType="begin"/>
        </w:r>
        <w:r w:rsidR="00C23970" w:rsidDel="00E674E6">
          <w:rPr>
            <w:rFonts w:cstheme="minorHAnsi"/>
            <w:sz w:val="24"/>
          </w:rPr>
          <w:delInstrText xml:space="preserve"> ADDIN ZOTERO_ITEM CSL_CITATION {"citationID":"xHJPl3qx","properties":{"formattedCitation":"\\super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delInstrText>
        </w:r>
        <w:r w:rsidR="00C23970" w:rsidDel="00E674E6">
          <w:rPr>
            <w:rFonts w:cstheme="minorHAnsi"/>
            <w:sz w:val="24"/>
          </w:rPr>
          <w:fldChar w:fldCharType="separate"/>
        </w:r>
        <w:r w:rsidR="00C23970" w:rsidRPr="00C23970" w:rsidDel="00E674E6">
          <w:rPr>
            <w:rFonts w:ascii="Calibri" w:cs="Calibri"/>
            <w:sz w:val="24"/>
            <w:vertAlign w:val="superscript"/>
          </w:rPr>
          <w:delText>19</w:delText>
        </w:r>
        <w:r w:rsidR="00C23970" w:rsidDel="00E674E6">
          <w:rPr>
            <w:rFonts w:cstheme="minorHAnsi"/>
            <w:sz w:val="24"/>
          </w:rPr>
          <w:fldChar w:fldCharType="end"/>
        </w:r>
      </w:del>
      <w:r w:rsidRPr="003E3089">
        <w:rPr>
          <w:rFonts w:cstheme="minorHAnsi"/>
          <w:sz w:val="24"/>
        </w:rPr>
        <w:t>This results in an extrapolation formula shown in Equation 1, where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oMath>
      <w:r w:rsidRPr="003E3089">
        <w:rPr>
          <w:rFonts w:cstheme="minorHAnsi"/>
          <w:sz w:val="24"/>
        </w:rPr>
        <w:t> corresponds to the extrapolated threshold (HU)</w:t>
      </w:r>
      <w:r w:rsidR="005520F6">
        <w:rPr>
          <w:rFonts w:cstheme="minorHAnsi"/>
          <w:sz w:val="24"/>
        </w:rPr>
        <w:t>,</w:t>
      </w:r>
      <w:r w:rsidRPr="003E3089">
        <w:rPr>
          <w:rFonts w:cstheme="minorHAnsi"/>
          <w:sz w:val="24"/>
        </w:rPr>
        <w:t xml:space="preserve"> and </w:t>
      </w:r>
      <m:oMath>
        <m:r>
          <w:rPr>
            <w:rFonts w:ascii="Cambria Math" w:hAnsi="Cambria Math" w:cstheme="minorHAnsi"/>
            <w:sz w:val="24"/>
          </w:rPr>
          <m:t>TV</m:t>
        </m:r>
      </m:oMath>
      <w:r w:rsidR="00FC1C43">
        <w:rPr>
          <w:rFonts w:cstheme="minorHAnsi"/>
          <w:sz w:val="24"/>
        </w:rPr>
        <w:t xml:space="preserve"> </w:t>
      </w:r>
      <w:r w:rsidRPr="003E3089">
        <w:rPr>
          <w:rFonts w:cstheme="minorHAnsi"/>
          <w:sz w:val="24"/>
        </w:rPr>
        <w:t xml:space="preserve">corresponds to the tube voltage (kV). </w:t>
      </w:r>
      <w:ins w:id="107" w:author="Mike Black" w:date="2023-04-05T17:39:00Z">
        <w:r w:rsidR="00E674E6">
          <w:rPr>
            <w:rFonts w:cstheme="minorHAnsi"/>
            <w:sz w:val="24"/>
          </w:rPr>
          <w:t xml:space="preserve">Additionally, the weighting factor was adjusted in a similarly kV-dependent manner, according to criteria outlined in </w:t>
        </w:r>
        <w:r w:rsidR="00E674E6" w:rsidRPr="008C76B6">
          <w:rPr>
            <w:rFonts w:cstheme="minorHAnsi"/>
            <w:sz w:val="24"/>
          </w:rPr>
          <w:t xml:space="preserve">Gräni, C. </w:t>
        </w:r>
        <w:r w:rsidR="00E674E6">
          <w:rPr>
            <w:rFonts w:cstheme="minorHAnsi"/>
            <w:sz w:val="24"/>
          </w:rPr>
          <w:t>et al.,</w:t>
        </w:r>
        <w:r w:rsidR="00E674E6" w:rsidRPr="008C76B6">
          <w:rPr>
            <w:rFonts w:cstheme="minorHAnsi"/>
            <w:sz w:val="24"/>
          </w:rPr>
          <w:t xml:space="preserve"> </w:t>
        </w:r>
        <w:r w:rsidR="00E674E6">
          <w:rPr>
            <w:rFonts w:cstheme="minorHAnsi"/>
            <w:sz w:val="24"/>
          </w:rPr>
          <w:t xml:space="preserve">and extrapolated for a tube voltage of 135 kV </w:t>
        </w:r>
        <w:r w:rsidR="00E674E6">
          <w:rPr>
            <w:rFonts w:cstheme="minorHAnsi"/>
            <w:sz w:val="24"/>
          </w:rPr>
          <w:fldChar w:fldCharType="begin"/>
        </w:r>
        <w:r w:rsidR="00E674E6">
          <w:rPr>
            <w:rFonts w:cstheme="minorHAnsi"/>
            <w:sz w:val="24"/>
          </w:rPr>
          <w:instrText xml:space="preserve"> ADDIN ZOTERO_ITEM CSL_CITATION {"citationID":"xHJPl3qx","properties":{"formattedCitation":"\\super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E674E6">
          <w:rPr>
            <w:rFonts w:cstheme="minorHAnsi"/>
            <w:sz w:val="24"/>
          </w:rPr>
          <w:fldChar w:fldCharType="separate"/>
        </w:r>
        <w:r w:rsidR="00E674E6" w:rsidRPr="00C23970">
          <w:rPr>
            <w:rFonts w:ascii="Calibri" w:cs="Calibri"/>
            <w:sz w:val="24"/>
            <w:vertAlign w:val="superscript"/>
          </w:rPr>
          <w:t>19</w:t>
        </w:r>
        <w:r w:rsidR="00E674E6">
          <w:rPr>
            <w:rFonts w:cstheme="minorHAnsi"/>
            <w:sz w:val="24"/>
          </w:rPr>
          <w:fldChar w:fldCharType="end"/>
        </w:r>
        <w:r w:rsidR="00E674E6">
          <w:rPr>
            <w:rFonts w:cstheme="minorHAnsi"/>
            <w:sz w:val="24"/>
          </w:rPr>
          <w:t xml:space="preserve">. </w:t>
        </w:r>
      </w:ins>
      <w:r w:rsidRPr="003E3089">
        <w:rPr>
          <w:rFonts w:cstheme="minorHAnsi"/>
          <w:sz w:val="24"/>
        </w:rPr>
        <w:t xml:space="preserve">All kV-specific thresholds used in this study are shown in Table </w:t>
      </w:r>
      <w:ins w:id="108" w:author="Mike Black" w:date="2023-04-05T14:31:00Z">
        <w:r w:rsidR="00BE6134">
          <w:rPr>
            <w:rFonts w:cstheme="minorHAnsi"/>
            <w:sz w:val="24"/>
          </w:rPr>
          <w:t>3</w:t>
        </w:r>
      </w:ins>
      <w:del w:id="109" w:author="Mike Black" w:date="2023-04-05T14:31:00Z">
        <w:r w:rsidRPr="003E3089" w:rsidDel="00BE6134">
          <w:rPr>
            <w:rFonts w:cstheme="minorHAnsi"/>
            <w:sz w:val="24"/>
          </w:rPr>
          <w:delText>2</w:delText>
        </w:r>
      </w:del>
      <w:r w:rsidRPr="003E3089">
        <w:rPr>
          <w:rFonts w:cstheme="minorHAnsi"/>
          <w:sz w:val="24"/>
        </w:rPr>
        <w:t>.</w:t>
      </w:r>
    </w:p>
    <w:p w14:paraId="2CD11E68" w14:textId="6D884057" w:rsidR="002653D1" w:rsidRPr="003E3089" w:rsidRDefault="002653D1" w:rsidP="003E3089">
      <w:pPr>
        <w:spacing w:line="480" w:lineRule="auto"/>
        <w:rPr>
          <w:rFonts w:cstheme="minorHAnsi"/>
          <w:sz w:val="24"/>
        </w:rPr>
      </w:pPr>
    </w:p>
    <w:p w14:paraId="13BC0494" w14:textId="7C2C4847" w:rsidR="002653D1" w:rsidRPr="003E3089" w:rsidRDefault="00000000" w:rsidP="003E3089">
      <w:pPr>
        <w:keepNext/>
        <w:spacing w:line="480" w:lineRule="auto"/>
        <w:rPr>
          <w:rFonts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r>
            <w:rPr>
              <w:rFonts w:ascii="Cambria Math" w:hAnsi="Cambria Math" w:cstheme="minorHAnsi"/>
              <w:sz w:val="24"/>
            </w:rPr>
            <m:t>=</m:t>
          </m:r>
          <m:d>
            <m:dPr>
              <m:ctrlPr>
                <w:rPr>
                  <w:rFonts w:ascii="Cambria Math" w:hAnsi="Cambria Math" w:cstheme="minorHAnsi"/>
                  <w:i/>
                  <w:sz w:val="24"/>
                </w:rPr>
              </m:ctrlPr>
            </m:dPr>
            <m:e>
              <m:r>
                <w:rPr>
                  <w:rFonts w:ascii="Cambria Math" w:hAnsi="Cambria Math" w:cstheme="minorHAnsi"/>
                  <w:sz w:val="24"/>
                </w:rPr>
                <m:t>378</m:t>
              </m:r>
            </m:e>
          </m:d>
          <m:sSup>
            <m:sSupPr>
              <m:ctrlPr>
                <w:rPr>
                  <w:rFonts w:ascii="Cambria Math" w:hAnsi="Cambria Math" w:cstheme="minorHAnsi"/>
                  <w:i/>
                  <w:sz w:val="24"/>
                </w:rPr>
              </m:ctrlPr>
            </m:sSupPr>
            <m:e>
              <m:r>
                <w:rPr>
                  <w:rFonts w:ascii="Cambria Math" w:hAnsi="Cambria Math" w:cstheme="minorHAnsi"/>
                  <w:sz w:val="24"/>
                </w:rPr>
                <m:t>e</m:t>
              </m:r>
            </m:e>
            <m:sup>
              <m:r>
                <w:rPr>
                  <w:rFonts w:ascii="Cambria Math" w:hAnsi="Cambria Math" w:cstheme="minorHAnsi"/>
                  <w:sz w:val="24"/>
                </w:rPr>
                <m:t>-0.009</m:t>
              </m:r>
              <m:d>
                <m:dPr>
                  <m:ctrlPr>
                    <w:rPr>
                      <w:rFonts w:ascii="Cambria Math" w:hAnsi="Cambria Math" w:cstheme="minorHAnsi"/>
                      <w:i/>
                      <w:sz w:val="24"/>
                    </w:rPr>
                  </m:ctrlPr>
                </m:dPr>
                <m:e>
                  <m:r>
                    <w:rPr>
                      <w:rFonts w:ascii="Cambria Math" w:hAnsi="Cambria Math" w:cstheme="minorHAnsi"/>
                      <w:sz w:val="24"/>
                    </w:rPr>
                    <m:t>TV</m:t>
                  </m:r>
                </m:e>
              </m:d>
            </m:sup>
          </m:sSup>
        </m:oMath>
      </m:oMathPara>
    </w:p>
    <w:p w14:paraId="302F329D" w14:textId="333724F5" w:rsidR="002653D1" w:rsidRPr="003E3089" w:rsidRDefault="002653D1" w:rsidP="003E3089">
      <w:pPr>
        <w:pStyle w:val="Caption"/>
        <w:spacing w:line="480" w:lineRule="auto"/>
        <w:jc w:val="right"/>
        <w:rPr>
          <w:rFonts w:cstheme="minorHAnsi"/>
        </w:rPr>
      </w:pPr>
      <w:r w:rsidRPr="003E3089">
        <w:rPr>
          <w:rFonts w:cstheme="minorHAnsi"/>
        </w:rPr>
        <w:t>(1)</w:t>
      </w:r>
    </w:p>
    <w:tbl>
      <w:tblPr>
        <w:tblStyle w:val="GridTable1Light"/>
        <w:tblW w:w="0" w:type="auto"/>
        <w:jc w:val="center"/>
        <w:tblLook w:val="0420" w:firstRow="1" w:lastRow="0" w:firstColumn="0" w:lastColumn="0" w:noHBand="0" w:noVBand="1"/>
      </w:tblPr>
      <w:tblGrid>
        <w:gridCol w:w="1594"/>
        <w:gridCol w:w="1594"/>
      </w:tblGrid>
      <w:tr w:rsidR="002653D1" w:rsidRPr="003E3089" w14:paraId="7435CDCD" w14:textId="77777777" w:rsidTr="00FC1C43">
        <w:trPr>
          <w:cnfStyle w:val="100000000000" w:firstRow="1" w:lastRow="0" w:firstColumn="0" w:lastColumn="0" w:oddVBand="0" w:evenVBand="0" w:oddHBand="0" w:evenHBand="0" w:firstRowFirstColumn="0" w:firstRowLastColumn="0" w:lastRowFirstColumn="0" w:lastRowLastColumn="0"/>
          <w:trHeight w:val="295"/>
          <w:jc w:val="center"/>
        </w:trPr>
        <w:tc>
          <w:tcPr>
            <w:tcW w:w="1594" w:type="dxa"/>
          </w:tcPr>
          <w:p w14:paraId="5C0CE7B0" w14:textId="2A5AA3DF" w:rsidR="002653D1" w:rsidRPr="003E3089" w:rsidRDefault="00555E99" w:rsidP="003E3089">
            <w:pPr>
              <w:jc w:val="center"/>
              <w:rPr>
                <w:rFonts w:cstheme="minorHAnsi"/>
              </w:rPr>
            </w:pPr>
            <w:r w:rsidRPr="003E3089">
              <w:rPr>
                <w:rFonts w:cstheme="minorHAnsi"/>
              </w:rPr>
              <w:t>Tube Voltage (kV)</w:t>
            </w:r>
          </w:p>
        </w:tc>
        <w:tc>
          <w:tcPr>
            <w:tcW w:w="1594" w:type="dxa"/>
          </w:tcPr>
          <w:p w14:paraId="76213D33" w14:textId="35751BA0" w:rsidR="002653D1" w:rsidRPr="003E3089" w:rsidRDefault="00555E99" w:rsidP="003E3089">
            <w:pPr>
              <w:jc w:val="center"/>
              <w:rPr>
                <w:rFonts w:cstheme="minorHAnsi"/>
              </w:rPr>
            </w:pPr>
            <w:r w:rsidRPr="003E3089">
              <w:rPr>
                <w:rFonts w:cstheme="minorHAnsi"/>
              </w:rPr>
              <w:t>Threshold (HU)</w:t>
            </w:r>
          </w:p>
        </w:tc>
      </w:tr>
      <w:tr w:rsidR="002653D1" w:rsidRPr="003E3089" w14:paraId="7C648853" w14:textId="77777777" w:rsidTr="00FC1C43">
        <w:trPr>
          <w:trHeight w:val="295"/>
          <w:jc w:val="center"/>
        </w:trPr>
        <w:tc>
          <w:tcPr>
            <w:tcW w:w="1594" w:type="dxa"/>
          </w:tcPr>
          <w:p w14:paraId="4F25307A" w14:textId="3556BCB3" w:rsidR="00555E99" w:rsidRPr="003E3089" w:rsidRDefault="00555E99" w:rsidP="003E3089">
            <w:pPr>
              <w:jc w:val="center"/>
              <w:rPr>
                <w:rFonts w:cstheme="minorHAnsi"/>
              </w:rPr>
            </w:pPr>
            <w:r w:rsidRPr="003E3089">
              <w:rPr>
                <w:rFonts w:cstheme="minorHAnsi"/>
              </w:rPr>
              <w:t>80</w:t>
            </w:r>
          </w:p>
        </w:tc>
        <w:tc>
          <w:tcPr>
            <w:tcW w:w="1594" w:type="dxa"/>
          </w:tcPr>
          <w:p w14:paraId="60C18DA9" w14:textId="5CA62B31" w:rsidR="002653D1" w:rsidRPr="003E3089" w:rsidRDefault="00555E99" w:rsidP="003E3089">
            <w:pPr>
              <w:jc w:val="center"/>
              <w:rPr>
                <w:rFonts w:cstheme="minorHAnsi"/>
              </w:rPr>
            </w:pPr>
            <w:r w:rsidRPr="003E3089">
              <w:rPr>
                <w:rFonts w:cstheme="minorHAnsi"/>
              </w:rPr>
              <w:t>177</w:t>
            </w:r>
          </w:p>
        </w:tc>
      </w:tr>
      <w:tr w:rsidR="002653D1" w:rsidRPr="003E3089" w14:paraId="241B86E7" w14:textId="77777777" w:rsidTr="00FC1C43">
        <w:trPr>
          <w:trHeight w:val="295"/>
          <w:jc w:val="center"/>
        </w:trPr>
        <w:tc>
          <w:tcPr>
            <w:tcW w:w="1594" w:type="dxa"/>
          </w:tcPr>
          <w:p w14:paraId="37CEC2A0" w14:textId="68A7AED2" w:rsidR="002653D1" w:rsidRPr="003E3089" w:rsidRDefault="00555E99" w:rsidP="003E3089">
            <w:pPr>
              <w:jc w:val="center"/>
              <w:rPr>
                <w:rFonts w:cstheme="minorHAnsi"/>
              </w:rPr>
            </w:pPr>
            <w:r w:rsidRPr="003E3089">
              <w:rPr>
                <w:rFonts w:cstheme="minorHAnsi"/>
              </w:rPr>
              <w:t>100</w:t>
            </w:r>
          </w:p>
        </w:tc>
        <w:tc>
          <w:tcPr>
            <w:tcW w:w="1594" w:type="dxa"/>
          </w:tcPr>
          <w:p w14:paraId="120D5250" w14:textId="272D712E" w:rsidR="00555E99" w:rsidRPr="003E3089" w:rsidRDefault="00555E99" w:rsidP="003E3089">
            <w:pPr>
              <w:jc w:val="center"/>
              <w:rPr>
                <w:rFonts w:cstheme="minorHAnsi"/>
              </w:rPr>
            </w:pPr>
            <w:r w:rsidRPr="003E3089">
              <w:rPr>
                <w:rFonts w:cstheme="minorHAnsi"/>
              </w:rPr>
              <w:t>145</w:t>
            </w:r>
          </w:p>
        </w:tc>
      </w:tr>
      <w:tr w:rsidR="002653D1" w:rsidRPr="003E3089" w14:paraId="1A6021C1" w14:textId="77777777" w:rsidTr="00FC1C43">
        <w:trPr>
          <w:trHeight w:val="295"/>
          <w:jc w:val="center"/>
        </w:trPr>
        <w:tc>
          <w:tcPr>
            <w:tcW w:w="1594" w:type="dxa"/>
          </w:tcPr>
          <w:p w14:paraId="4F131C77" w14:textId="6CF9EC6A" w:rsidR="002653D1" w:rsidRPr="003E3089" w:rsidRDefault="00555E99" w:rsidP="003E3089">
            <w:pPr>
              <w:jc w:val="center"/>
              <w:rPr>
                <w:rFonts w:cstheme="minorHAnsi"/>
              </w:rPr>
            </w:pPr>
            <w:r w:rsidRPr="003E3089">
              <w:rPr>
                <w:rFonts w:cstheme="minorHAnsi"/>
              </w:rPr>
              <w:t>120</w:t>
            </w:r>
          </w:p>
        </w:tc>
        <w:tc>
          <w:tcPr>
            <w:tcW w:w="1594" w:type="dxa"/>
          </w:tcPr>
          <w:p w14:paraId="2B37E530" w14:textId="298238D9" w:rsidR="002653D1" w:rsidRPr="003E3089" w:rsidRDefault="00555E99" w:rsidP="003E3089">
            <w:pPr>
              <w:jc w:val="center"/>
              <w:rPr>
                <w:rFonts w:cstheme="minorHAnsi"/>
              </w:rPr>
            </w:pPr>
            <w:r w:rsidRPr="003E3089">
              <w:rPr>
                <w:rFonts w:cstheme="minorHAnsi"/>
              </w:rPr>
              <w:t>130</w:t>
            </w:r>
          </w:p>
        </w:tc>
      </w:tr>
      <w:tr w:rsidR="002653D1" w:rsidRPr="003E3089" w14:paraId="7C23F947" w14:textId="77777777" w:rsidTr="00FC1C43">
        <w:trPr>
          <w:trHeight w:val="280"/>
          <w:jc w:val="center"/>
        </w:trPr>
        <w:tc>
          <w:tcPr>
            <w:tcW w:w="1594" w:type="dxa"/>
          </w:tcPr>
          <w:p w14:paraId="74FBAF3E" w14:textId="2EAF2D6E" w:rsidR="002653D1" w:rsidRPr="003E3089" w:rsidRDefault="00555E99" w:rsidP="003E3089">
            <w:pPr>
              <w:jc w:val="center"/>
              <w:rPr>
                <w:rFonts w:cstheme="minorHAnsi"/>
              </w:rPr>
            </w:pPr>
            <w:r w:rsidRPr="003E3089">
              <w:rPr>
                <w:rFonts w:cstheme="minorHAnsi"/>
              </w:rPr>
              <w:t>135</w:t>
            </w:r>
          </w:p>
        </w:tc>
        <w:tc>
          <w:tcPr>
            <w:tcW w:w="1594" w:type="dxa"/>
          </w:tcPr>
          <w:p w14:paraId="767EDE52" w14:textId="0C8F292B" w:rsidR="002653D1" w:rsidRPr="003E3089" w:rsidRDefault="00555E99" w:rsidP="003E3089">
            <w:pPr>
              <w:jc w:val="center"/>
              <w:rPr>
                <w:rFonts w:cstheme="minorHAnsi"/>
              </w:rPr>
            </w:pPr>
            <w:r w:rsidRPr="003E3089">
              <w:rPr>
                <w:rFonts w:cstheme="minorHAnsi"/>
              </w:rPr>
              <w:t>112</w:t>
            </w:r>
          </w:p>
        </w:tc>
      </w:tr>
    </w:tbl>
    <w:p w14:paraId="1949B916" w14:textId="1F89A065" w:rsidR="00555E99" w:rsidRPr="003E3089" w:rsidRDefault="00555E99" w:rsidP="003E3089">
      <w:pPr>
        <w:spacing w:line="480" w:lineRule="auto"/>
        <w:jc w:val="center"/>
        <w:rPr>
          <w:rFonts w:cstheme="minorHAnsi"/>
        </w:rPr>
      </w:pPr>
      <w:r w:rsidRPr="003E3089">
        <w:rPr>
          <w:rFonts w:cstheme="minorHAnsi"/>
        </w:rPr>
        <w:t xml:space="preserve">Table </w:t>
      </w:r>
      <w:ins w:id="110" w:author="Mike Black" w:date="2023-04-05T14:31:00Z">
        <w:r w:rsidR="00BE6134">
          <w:rPr>
            <w:rFonts w:cstheme="minorHAnsi"/>
          </w:rPr>
          <w:t>3</w:t>
        </w:r>
      </w:ins>
      <w:del w:id="111" w:author="Mike Black" w:date="2023-04-05T14:31:00Z">
        <w:r w:rsidRPr="003E3089" w:rsidDel="00BE6134">
          <w:rPr>
            <w:rFonts w:cstheme="minorHAnsi"/>
          </w:rPr>
          <w:delText>2</w:delText>
        </w:r>
      </w:del>
      <w:r w:rsidRPr="003E3089">
        <w:rPr>
          <w:rFonts w:cstheme="minorHAnsi"/>
        </w:rPr>
        <w:t>. Tube voltage adapted thresholds for Agatston scoring.</w:t>
      </w:r>
    </w:p>
    <w:p w14:paraId="6591AC2F" w14:textId="4DE29E59" w:rsidR="002653D1" w:rsidRPr="003E3089" w:rsidRDefault="002653D1" w:rsidP="003E3089">
      <w:pPr>
        <w:spacing w:line="480" w:lineRule="auto"/>
        <w:rPr>
          <w:rFonts w:cstheme="minorHAnsi"/>
        </w:rPr>
      </w:pPr>
    </w:p>
    <w:p w14:paraId="09E1AA7B" w14:textId="529E1C2E" w:rsidR="00555E99" w:rsidRPr="003E3089" w:rsidRDefault="00555E99"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2.4 – Integrated </w:t>
      </w:r>
      <w:r w:rsidR="0012648D">
        <w:rPr>
          <w:rFonts w:asciiTheme="minorHAnsi" w:hAnsiTheme="minorHAnsi" w:cstheme="minorHAnsi"/>
        </w:rPr>
        <w:t>c</w:t>
      </w:r>
      <w:r w:rsidRPr="003E3089">
        <w:rPr>
          <w:rFonts w:asciiTheme="minorHAnsi" w:hAnsiTheme="minorHAnsi" w:cstheme="minorHAnsi"/>
        </w:rPr>
        <w:t xml:space="preserve">alcium </w:t>
      </w:r>
      <w:r w:rsidR="0012648D">
        <w:rPr>
          <w:rFonts w:asciiTheme="minorHAnsi" w:hAnsiTheme="minorHAnsi" w:cstheme="minorHAnsi"/>
        </w:rPr>
        <w:t>m</w:t>
      </w:r>
      <w:r w:rsidRPr="003E3089">
        <w:rPr>
          <w:rFonts w:asciiTheme="minorHAnsi" w:hAnsiTheme="minorHAnsi" w:cstheme="minorHAnsi"/>
        </w:rPr>
        <w:t>ass</w:t>
      </w:r>
    </w:p>
    <w:p w14:paraId="1AA3B41D" w14:textId="5AC0DE4D" w:rsidR="00555E99" w:rsidRPr="00F63CB1" w:rsidRDefault="00555E99" w:rsidP="003E3089">
      <w:pPr>
        <w:spacing w:line="480" w:lineRule="auto"/>
        <w:rPr>
          <w:rFonts w:cstheme="minorHAnsi"/>
        </w:rPr>
      </w:pPr>
      <w:r w:rsidRPr="003E3089">
        <w:rPr>
          <w:rFonts w:cstheme="minorHAnsi"/>
        </w:rPr>
        <w:t xml:space="preserve">As previously reported </w:t>
      </w:r>
      <w:r w:rsidR="00F63CB1">
        <w:rPr>
          <w:rFonts w:cstheme="minorHAnsi"/>
        </w:rPr>
        <w:fldChar w:fldCharType="begin"/>
      </w:r>
      <w:r w:rsidR="00FB47AE">
        <w:rPr>
          <w:rFonts w:cstheme="minorHAnsi"/>
        </w:rPr>
        <w:instrText xml:space="preserve"> ADDIN ZOTERO_ITEM CSL_CITATION {"citationID":"8ztkktpE","properties":{"formattedCitation":"\\super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F63CB1">
        <w:rPr>
          <w:rFonts w:cstheme="minorHAnsi"/>
        </w:rPr>
        <w:fldChar w:fldCharType="separate"/>
      </w:r>
      <w:r w:rsidR="00FB47AE" w:rsidRPr="00FB47AE">
        <w:rPr>
          <w:rFonts w:ascii="Calibri" w:cs="Calibri"/>
          <w:vertAlign w:val="superscript"/>
        </w:rPr>
        <w:t>11</w:t>
      </w:r>
      <w:r w:rsidR="00F63CB1">
        <w:rPr>
          <w:rFonts w:cstheme="minorHAnsi"/>
        </w:rPr>
        <w:fldChar w:fldCharType="end"/>
      </w:r>
      <w:r w:rsidRPr="003E3089">
        <w:rPr>
          <w:rFonts w:cstheme="minorHAnsi"/>
        </w:rPr>
        <w:t xml:space="preserve">, the integrated Hounsfield technique assumes that although the partial volume effect influences the HU of a particular voxel, the total integrated HU within an ROI is conserved. This study addresses the issue of non-detectable CAC by adjusting the integrated HU technique for use in CAC scoring, calling it integrated calcium mass. The cross-sectional area equation (Eq. 2) can be </w:t>
      </w:r>
      <w:r w:rsidR="00804BD3">
        <w:rPr>
          <w:rFonts w:cstheme="minorHAnsi"/>
        </w:rPr>
        <w:t>modified</w:t>
      </w:r>
      <w:r w:rsidRPr="003E3089">
        <w:rPr>
          <w:rFonts w:cstheme="minorHAnsi"/>
        </w:rPr>
        <w:t xml:space="preserve"> </w:t>
      </w:r>
      <w:r w:rsidRPr="003E3089">
        <w:rPr>
          <w:rFonts w:cstheme="minorHAnsi"/>
        </w:rPr>
        <w:lastRenderedPageBreak/>
        <w:t>for use in three-dimensional regions (Eq. 3) and applied to calcium mass quantification. Fig. 3A shows the cross-section of a simulated coronary plaque with the measurements that need to be computed for each image.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intensity (HU) of a region within the plaque containing pure calcium with no partial volume affected voxels.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the measured intensity (HU) of a ring-like section of the coronary lesion with no calcium. </w:t>
      </w:r>
      <m:oMath>
        <m:r>
          <w:rPr>
            <w:rFonts w:ascii="Cambria Math" w:hAnsi="Cambria Math" w:cstheme="minorHAnsi"/>
          </w:rPr>
          <m:t>I</m:t>
        </m:r>
      </m:oMath>
      <w:r w:rsidRPr="003E3089">
        <w:rPr>
          <w:rFonts w:cstheme="minorHAnsi"/>
        </w:rPr>
        <w:t> is the sum of every voxel intensity (HU), including those voxels affected by the partial volume effect. </w:t>
      </w:r>
      <m:oMath>
        <m:r>
          <w:rPr>
            <w:rFonts w:ascii="Cambria Math" w:hAnsi="Cambria Math" w:cstheme="minorHAnsi"/>
          </w:rPr>
          <m:t>V</m:t>
        </m:r>
      </m:oMath>
      <w:r w:rsidRPr="003E3089">
        <w:rPr>
          <w:rFonts w:cstheme="minorHAnsi"/>
        </w:rPr>
        <w:t> is the total number of voxels in the cross-section multiplied by the voxel size. Eq. 4 shows how to convert the volume of the object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Pr="003E3089">
        <w:rPr>
          <w:rFonts w:cstheme="minorHAnsi"/>
        </w:rPr>
        <w:t>) to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Pr="003E3089">
        <w:rPr>
          <w:rFonts w:cstheme="minorHAnsi"/>
        </w:rPr>
        <w:t>), where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F779C9">
        <w:rPr>
          <w:rFonts w:cstheme="minorHAnsi"/>
        </w:rPr>
        <w:t xml:space="preserve"> </w:t>
      </w:r>
      <w:r w:rsidRPr="003E3089">
        <w:rPr>
          <w:rFonts w:cstheme="minorHAnsi"/>
        </w:rPr>
        <w:t>is the density of the calcification, specific to the object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w:t>
      </w:r>
    </w:p>
    <w:p w14:paraId="46271E99" w14:textId="77777777" w:rsidR="00555E99" w:rsidRPr="003E3089" w:rsidRDefault="00555E99" w:rsidP="003E3089">
      <w:pPr>
        <w:spacing w:line="480" w:lineRule="auto"/>
        <w:rPr>
          <w:rFonts w:cstheme="minorHAnsi"/>
        </w:rPr>
      </w:pPr>
    </w:p>
    <w:p w14:paraId="15418A3D" w14:textId="760C6EBA" w:rsidR="00555E99" w:rsidRPr="003E3089" w:rsidRDefault="00555E99" w:rsidP="003E3089">
      <w:pPr>
        <w:spacing w:line="480" w:lineRule="auto"/>
        <w:rPr>
          <w:rFonts w:cstheme="minorHAnsi"/>
        </w:rPr>
      </w:pPr>
      <w:r w:rsidRPr="003E3089">
        <w:rPr>
          <w:rFonts w:cstheme="minorHAnsi"/>
        </w:rPr>
        <w:t>It is impractical to accurately measure the intensity of a calcification with no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for small calcifications. Therefore, this study utilized a calibration rod and computed a volume </w:t>
      </w:r>
      <w:r w:rsidR="00F779C9">
        <w:rPr>
          <w:rFonts w:cstheme="minorHAnsi"/>
        </w:rPr>
        <w:t xml:space="preserve">(Eq. 3) </w:t>
      </w:r>
      <w:r w:rsidRPr="003E3089">
        <w:rPr>
          <w:rFonts w:cstheme="minorHAnsi"/>
        </w:rPr>
        <w:t>based on the measured intensity of this calibration rod </w:t>
      </w:r>
      <w:r w:rsidR="00F779C9">
        <w:rPr>
          <w:rFonts w:cstheme="minorHAnsi"/>
        </w:rPr>
        <w:t>(</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oMath>
      <w:r w:rsidRPr="003E3089">
        <w:rPr>
          <w:rFonts w:cstheme="minorHAnsi"/>
        </w:rPr>
        <w:t>, then converted the volume to mass by multiplying by the known density of that rod</w:t>
      </w:r>
      <w:r w:rsidR="00F779C9">
        <w:rPr>
          <w:rFonts w:cstheme="minorHAnsi"/>
        </w:rPr>
        <w:t xml:space="preserve"> (Eq. 4)</w:t>
      </w:r>
      <w:r w:rsidRPr="003E3089">
        <w:rPr>
          <w:rFonts w:cstheme="minorHAnsi"/>
        </w:rPr>
        <w:t>. Integrating over the entire ROI should remove any effect from noise, assuming noise only affects individual voxels.</w:t>
      </w:r>
    </w:p>
    <w:p w14:paraId="10B1E688" w14:textId="1C137996" w:rsidR="00555E99" w:rsidRPr="003E3089" w:rsidRDefault="00555E99" w:rsidP="003E3089">
      <w:pPr>
        <w:spacing w:line="480" w:lineRule="auto"/>
        <w:rPr>
          <w:rFonts w:cstheme="minorHAnsi"/>
        </w:rPr>
      </w:pPr>
    </w:p>
    <w:p w14:paraId="322C2CB6" w14:textId="1CDFD19C" w:rsidR="002B0763" w:rsidRPr="003E3089" w:rsidRDefault="002B0763" w:rsidP="003E3089">
      <w:pPr>
        <w:spacing w:line="480" w:lineRule="auto"/>
        <w:rPr>
          <w:rFonts w:cstheme="minorHAns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A-CSA</m:t>
                  </m:r>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CSA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51790A37" w14:textId="038DEC35" w:rsidR="002B0763" w:rsidRPr="003E3089" w:rsidRDefault="002B0763" w:rsidP="003E3089">
      <w:pPr>
        <w:keepNext/>
        <w:spacing w:line="480" w:lineRule="auto"/>
        <w:rPr>
          <w:rFonts w:cstheme="minorHAnsi"/>
        </w:rPr>
      </w:pPr>
      <m:oMathPara>
        <m:oMath>
          <m:r>
            <w:rPr>
              <w:rFonts w:ascii="Cambria Math" w:hAnsi="Cambria Math" w:cstheme="minorHAnsi"/>
            </w:rPr>
            <m:t>CSA=</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76AB612D" w14:textId="5A5A59B1" w:rsidR="002B0763" w:rsidRPr="003E3089" w:rsidRDefault="002B0763" w:rsidP="003E3089">
      <w:pPr>
        <w:pStyle w:val="Caption"/>
        <w:spacing w:line="480" w:lineRule="auto"/>
        <w:jc w:val="right"/>
        <w:rPr>
          <w:rFonts w:cstheme="minorHAnsi"/>
        </w:rPr>
      </w:pPr>
      <w:r w:rsidRPr="003E3089">
        <w:rPr>
          <w:rFonts w:cstheme="minorHAnsi"/>
        </w:rPr>
        <w:t>(2)</w:t>
      </w:r>
    </w:p>
    <w:p w14:paraId="572FC1BA" w14:textId="69BFAB06" w:rsidR="002B0763" w:rsidRPr="003E3089" w:rsidRDefault="002B0763" w:rsidP="003E3089">
      <w:pPr>
        <w:spacing w:line="480" w:lineRule="auto"/>
        <w:rPr>
          <w:rFonts w:cstheme="minorHAnsi"/>
          <w: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7910F26C" w14:textId="7002B738" w:rsidR="002B0763"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V</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333BD103" w14:textId="240C004F" w:rsidR="002B0763" w:rsidRPr="003E3089" w:rsidRDefault="002B0763" w:rsidP="003E3089">
      <w:pPr>
        <w:pStyle w:val="Caption"/>
        <w:spacing w:line="480" w:lineRule="auto"/>
        <w:jc w:val="right"/>
        <w:rPr>
          <w:rFonts w:cstheme="minorHAnsi"/>
        </w:rPr>
      </w:pPr>
      <w:r w:rsidRPr="003E3089">
        <w:rPr>
          <w:rFonts w:cstheme="minorHAnsi"/>
        </w:rPr>
        <w:t>(3)</w:t>
      </w:r>
    </w:p>
    <w:p w14:paraId="504E96DA" w14:textId="77777777" w:rsidR="002B0763" w:rsidRPr="003E3089" w:rsidRDefault="00000000" w:rsidP="003E3089">
      <w:pPr>
        <w:keepNext/>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536FFC47" w14:textId="1CCA0038" w:rsidR="002B0763" w:rsidRPr="003E3089" w:rsidRDefault="002B0763" w:rsidP="003E3089">
      <w:pPr>
        <w:pStyle w:val="Caption"/>
        <w:spacing w:line="480" w:lineRule="auto"/>
        <w:jc w:val="right"/>
        <w:rPr>
          <w:rFonts w:cstheme="minorHAnsi"/>
        </w:rPr>
      </w:pPr>
      <w:r w:rsidRPr="003E3089">
        <w:rPr>
          <w:rFonts w:cstheme="minorHAnsi"/>
        </w:rPr>
        <w:t>(4)</w:t>
      </w:r>
    </w:p>
    <w:p w14:paraId="69D90F11" w14:textId="2113210D"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2.5 – Volume </w:t>
      </w:r>
      <w:r w:rsidR="00C10F02">
        <w:rPr>
          <w:rFonts w:asciiTheme="minorHAnsi" w:hAnsiTheme="minorHAnsi" w:cstheme="minorHAnsi"/>
        </w:rPr>
        <w:t>f</w:t>
      </w:r>
      <w:r w:rsidRPr="003E3089">
        <w:rPr>
          <w:rFonts w:asciiTheme="minorHAnsi" w:hAnsiTheme="minorHAnsi" w:cstheme="minorHAnsi"/>
        </w:rPr>
        <w:t xml:space="preserve">raction </w:t>
      </w:r>
      <w:r w:rsidR="00C10F02">
        <w:rPr>
          <w:rFonts w:asciiTheme="minorHAnsi" w:hAnsiTheme="minorHAnsi" w:cstheme="minorHAnsi"/>
        </w:rPr>
        <w:t>c</w:t>
      </w:r>
      <w:r w:rsidRPr="003E3089">
        <w:rPr>
          <w:rFonts w:asciiTheme="minorHAnsi" w:hAnsiTheme="minorHAnsi" w:cstheme="minorHAnsi"/>
        </w:rPr>
        <w:t xml:space="preserve">alcium </w:t>
      </w:r>
      <w:r w:rsidR="00C10F02">
        <w:rPr>
          <w:rFonts w:asciiTheme="minorHAnsi" w:hAnsiTheme="minorHAnsi" w:cstheme="minorHAnsi"/>
        </w:rPr>
        <w:t>m</w:t>
      </w:r>
      <w:r w:rsidRPr="003E3089">
        <w:rPr>
          <w:rFonts w:asciiTheme="minorHAnsi" w:hAnsiTheme="minorHAnsi" w:cstheme="minorHAnsi"/>
        </w:rPr>
        <w:t>ass</w:t>
      </w:r>
    </w:p>
    <w:p w14:paraId="635C1E84" w14:textId="4EBE1274" w:rsidR="002B0763" w:rsidRPr="003E3089" w:rsidRDefault="002B0763" w:rsidP="003E3089">
      <w:pPr>
        <w:spacing w:line="480" w:lineRule="auto"/>
        <w:rPr>
          <w:rFonts w:cstheme="minorHAnsi"/>
        </w:rPr>
      </w:pPr>
      <w:r w:rsidRPr="003E3089">
        <w:rPr>
          <w:rFonts w:cstheme="minorHAnsi"/>
        </w:rPr>
        <w:t>The volume fraction calcium mass technique is similar to integrated calcium mass, but instead of calculating the calcium within an entire ROI, the percent of calcium contained within one voxel is calculated. The percent calcium contained within each voxel is then summed up within a ROI to obtain the total percentage of calcium for that ROI (Eq. 5). Given the known size of the ROI and density of the calibration rod, the volume and mass of calcium can be calculated (Eq. 6).</w:t>
      </w:r>
    </w:p>
    <w:p w14:paraId="6CD6C1A2" w14:textId="77777777" w:rsidR="002B0763" w:rsidRPr="003E3089" w:rsidRDefault="002B0763" w:rsidP="003E3089">
      <w:pPr>
        <w:spacing w:line="480" w:lineRule="auto"/>
        <w:rPr>
          <w:rFonts w:cstheme="minorHAnsi"/>
        </w:rPr>
      </w:pPr>
    </w:p>
    <w:p w14:paraId="600B8D69" w14:textId="5DD58752" w:rsidR="002B0763" w:rsidRPr="00D64154" w:rsidRDefault="002B0763" w:rsidP="003E3089">
      <w:pPr>
        <w:spacing w:line="480" w:lineRule="auto"/>
        <w:rPr>
          <w:rFonts w:cstheme="minorHAnsi"/>
        </w:rPr>
      </w:pPr>
      <w:r w:rsidRPr="003E3089">
        <w:rPr>
          <w:rFonts w:cstheme="minorHAnsi"/>
        </w:rPr>
        <w:t>Equation 5 shows how to calculate the percentage of calcium contained within each voxel. </w:t>
      </w:r>
      <m:oMath>
        <m:r>
          <w:rPr>
            <w:rFonts w:ascii="Cambria Math" w:hAnsi="Cambria Math" w:cstheme="minorHAnsi"/>
          </w:rPr>
          <m:t>i</m:t>
        </m:r>
      </m:oMath>
      <w:r w:rsidRPr="003E3089">
        <w:rPr>
          <w:rFonts w:cstheme="minorHAnsi"/>
        </w:rPr>
        <w:t> is the intensity of one voxel of interest (HU),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005D5701">
        <w:rPr>
          <w:rFonts w:cstheme="minorHAnsi"/>
        </w:rPr>
        <w:t xml:space="preserve"> </w:t>
      </w:r>
      <w:r w:rsidRPr="003E3089">
        <w:rPr>
          <w:rFonts w:cstheme="minorHAnsi"/>
        </w:rPr>
        <w:t>is the intensity of pure background, which can be obtained from a ring-like object as seen in Fig. 3B,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005D5701">
        <w:rPr>
          <w:rFonts w:cstheme="minorHAnsi"/>
        </w:rPr>
        <w:t xml:space="preserve"> </w:t>
      </w:r>
      <w:r w:rsidRPr="003E3089">
        <w:rPr>
          <w:rFonts w:cstheme="minorHAnsi"/>
        </w:rPr>
        <w:t>is the intensity of pure calcium which can be obtained from a calibration rod of any density. The result,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3E3089">
        <w:rPr>
          <w:rFonts w:cstheme="minorHAnsi"/>
        </w:rPr>
        <w:t>, is then the percentage of calcium within one voxel </w:t>
      </w:r>
      <m:oMath>
        <m:r>
          <w:rPr>
            <w:rFonts w:ascii="Cambria Math" w:hAnsi="Cambria Math" w:cstheme="minorHAnsi"/>
          </w:rPr>
          <m:t>i</m:t>
        </m:r>
      </m:oMath>
      <w:r w:rsidRPr="003E3089">
        <w:rPr>
          <w:rFonts w:cstheme="minorHAnsi"/>
        </w:rPr>
        <w:t>. The entire region of voxels is then summed to give </w:t>
      </w:r>
      <m:oMath>
        <m:r>
          <w:rPr>
            <w:rFonts w:ascii="Cambria Math" w:hAnsi="Cambria Math" w:cstheme="minorHAnsi"/>
          </w:rPr>
          <m:t>K</m:t>
        </m:r>
      </m:oMath>
      <w:r w:rsidRPr="003E3089">
        <w:rPr>
          <w:rFonts w:cstheme="minorHAnsi"/>
        </w:rPr>
        <w:t> which is the total percentage of calcium contained within the ROI.</w:t>
      </w:r>
    </w:p>
    <w:p w14:paraId="7DA8C5ED" w14:textId="77777777" w:rsidR="002B0763" w:rsidRPr="003E3089" w:rsidRDefault="002B0763" w:rsidP="003E3089">
      <w:pPr>
        <w:spacing w:line="480" w:lineRule="auto"/>
        <w:rPr>
          <w:rFonts w:cstheme="minorHAnsi"/>
        </w:rPr>
      </w:pPr>
    </w:p>
    <w:p w14:paraId="363CDEB8" w14:textId="48DB5366" w:rsidR="002B0763" w:rsidRPr="00D64154" w:rsidRDefault="002B0763" w:rsidP="003E3089">
      <w:pPr>
        <w:spacing w:line="480" w:lineRule="auto"/>
        <w:rPr>
          <w:rFonts w:cstheme="minorHAnsi"/>
        </w:rPr>
      </w:pPr>
      <w:r w:rsidRPr="003E3089">
        <w:rPr>
          <w:rFonts w:cstheme="minorHAnsi"/>
        </w:rPr>
        <w:t>Equation 6 shows how to calculate the volume of calcium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00D64154">
        <w:rPr>
          <w:rFonts w:cstheme="minorHAnsi"/>
        </w:rPr>
        <w:t>)</w:t>
      </w:r>
      <w:r w:rsidRPr="003E3089">
        <w:rPr>
          <w:rFonts w:cstheme="minorHAnsi"/>
        </w:rPr>
        <w:t>, given the total percentage of calcium within an ROI </w:t>
      </w:r>
      <w:r w:rsidR="00D64154">
        <w:rPr>
          <w:rFonts w:cstheme="minorHAnsi"/>
        </w:rPr>
        <w:t>(</w:t>
      </w:r>
      <m:oMath>
        <m:r>
          <w:rPr>
            <w:rFonts w:ascii="Cambria Math" w:hAnsi="Cambria Math" w:cstheme="minorHAnsi"/>
          </w:rPr>
          <m:t>K</m:t>
        </m:r>
      </m:oMath>
      <w:r w:rsidR="00D64154">
        <w:rPr>
          <w:rFonts w:cstheme="minorHAnsi"/>
        </w:rPr>
        <w:t>)</w:t>
      </w:r>
      <w:r w:rsidRPr="003E3089">
        <w:rPr>
          <w:rFonts w:cstheme="minorHAnsi"/>
        </w:rPr>
        <w:t> and the known volume of that ROI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ROI</m:t>
            </m:r>
          </m:sub>
        </m:sSub>
      </m:oMath>
      <w:r w:rsidR="00D64154">
        <w:rPr>
          <w:rFonts w:cstheme="minorHAnsi"/>
        </w:rPr>
        <w:t>)</w:t>
      </w:r>
      <w:r w:rsidRPr="003E3089">
        <w:rPr>
          <w:rFonts w:cstheme="minorHAnsi"/>
        </w:rPr>
        <w:t>. This can then be converted into a calcium mass </w:t>
      </w:r>
      <w:r w:rsidR="00D64154">
        <w:rPr>
          <w:rFonts w:cstheme="minorHAnsi"/>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00D64154">
        <w:rPr>
          <w:rFonts w:cstheme="minorHAnsi"/>
        </w:rPr>
        <w:t xml:space="preserve">) </w:t>
      </w:r>
      <w:r w:rsidRPr="003E3089">
        <w:rPr>
          <w:rFonts w:cstheme="minorHAnsi"/>
        </w:rPr>
        <w:t>given the density of the calibration rod</w:t>
      </w:r>
      <w:r w:rsidR="00D64154">
        <w:rPr>
          <w:rFonts w:cstheme="minorHAnsi"/>
        </w:rPr>
        <w:t xml:space="preserv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D64154">
        <w:rPr>
          <w:rFonts w:cstheme="minorHAnsi"/>
        </w:rPr>
        <w:t>)</w:t>
      </w:r>
      <w:r w:rsidRPr="003E3089">
        <w:rPr>
          <w:rFonts w:cstheme="minorHAnsi"/>
        </w:rPr>
        <w:t>. Fig. 3 shows the parameters needed to calculate mass via the integrated calcium mass technique (Fig. 3A) and the volume fraction calcium mass technique (Fig. 3B)</w:t>
      </w:r>
      <w:r w:rsidR="00D447FA">
        <w:rPr>
          <w:rFonts w:cstheme="minorHAnsi"/>
        </w:rPr>
        <w:t xml:space="preserve"> on a simulated plaque</w:t>
      </w:r>
      <w:r w:rsidRPr="003E3089">
        <w:rPr>
          <w:rFonts w:cstheme="minorHAnsi"/>
        </w:rPr>
        <w:t>.</w:t>
      </w:r>
    </w:p>
    <w:p w14:paraId="52C5378C" w14:textId="72F0D2C5" w:rsidR="002B0763" w:rsidRPr="003E3089" w:rsidRDefault="00000000" w:rsidP="003E3089">
      <w:pPr>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1DA57B14" w14:textId="31141324" w:rsidR="002B0763" w:rsidRPr="003E3089" w:rsidRDefault="002B0763" w:rsidP="003E3089">
      <w:pPr>
        <w:keepNext/>
        <w:spacing w:line="480" w:lineRule="auto"/>
        <w:rPr>
          <w:rFonts w:cstheme="minorHAnsi"/>
        </w:rPr>
      </w:pPr>
      <m:oMathPara>
        <m:oMath>
          <m:r>
            <w:rPr>
              <w:rFonts w:ascii="Cambria Math" w:hAnsi="Cambria Math" w:cstheme="minorHAnsi"/>
            </w:rPr>
            <w:lastRenderedPageBreak/>
            <m:t>K=</m:t>
          </m:r>
          <m:nary>
            <m:naryPr>
              <m:chr m:val="∑"/>
              <m:supHide m:val="1"/>
              <m:ctrlPr>
                <w:rPr>
                  <w:rFonts w:ascii="Cambria Math" w:hAnsi="Cambria Math" w:cstheme="minorHAnsi"/>
                </w:rPr>
              </m:ctrlPr>
            </m:naryPr>
            <m:sub>
              <m:r>
                <w:rPr>
                  <w:rFonts w:ascii="Cambria Math" w:hAnsi="Cambria Math" w:cstheme="minorHAnsi"/>
                </w:rPr>
                <m:t>i</m:t>
              </m:r>
              <m:ctrlPr>
                <w:rPr>
                  <w:rFonts w:ascii="Cambria Math" w:hAnsi="Cambria Math" w:cstheme="minorHAnsi"/>
                  <w:i/>
                </w:rPr>
              </m:ctrlPr>
            </m:sub>
            <m:sup>
              <m:ctrlPr>
                <w:rPr>
                  <w:rFonts w:ascii="Cambria Math" w:hAnsi="Cambria Math" w:cstheme="minorHAnsi"/>
                  <w:i/>
                </w:rPr>
              </m:ctrlPr>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ctrlPr>
                <w:rPr>
                  <w:rFonts w:ascii="Cambria Math" w:hAnsi="Cambria Math" w:cstheme="minorHAnsi"/>
                  <w:i/>
                </w:rPr>
              </m:ctrlPr>
            </m:e>
          </m:nary>
        </m:oMath>
      </m:oMathPara>
    </w:p>
    <w:p w14:paraId="6A2F06BF" w14:textId="27B46353" w:rsidR="002B0763" w:rsidRPr="003E3089" w:rsidRDefault="002B0763" w:rsidP="003E3089">
      <w:pPr>
        <w:pStyle w:val="Caption"/>
        <w:spacing w:line="480" w:lineRule="auto"/>
        <w:jc w:val="right"/>
        <w:rPr>
          <w:rFonts w:cstheme="minorHAnsi"/>
        </w:rPr>
      </w:pPr>
      <w:r w:rsidRPr="003E3089">
        <w:rPr>
          <w:rFonts w:cstheme="minorHAnsi"/>
        </w:rPr>
        <w:t>(5)</w:t>
      </w:r>
    </w:p>
    <w:p w14:paraId="4E533E4B" w14:textId="4C84957B" w:rsidR="00734EF7" w:rsidRPr="003E3089" w:rsidRDefault="00000000" w:rsidP="003E3089">
      <w:pPr>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=K</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ctrlPr>
                <w:rPr>
                  <w:rFonts w:ascii="Cambria Math" w:hAnsi="Cambria Math" w:cstheme="minorHAnsi"/>
                </w:rPr>
              </m:ctrlPr>
            </m:e>
            <m:sub>
              <m:r>
                <w:rPr>
                  <w:rFonts w:ascii="Cambria Math" w:hAnsi="Cambria Math" w:cstheme="minorHAnsi"/>
                </w:rPr>
                <m:t>ROI</m:t>
              </m:r>
            </m:sub>
          </m:sSub>
        </m:oMath>
      </m:oMathPara>
    </w:p>
    <w:p w14:paraId="3D1B40F6" w14:textId="32786605" w:rsidR="00734EF7"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688BC6AE" w14:textId="4E72AE07" w:rsidR="002B0763" w:rsidRPr="003E3089" w:rsidRDefault="00734EF7" w:rsidP="003E3089">
      <w:pPr>
        <w:pStyle w:val="Caption"/>
        <w:spacing w:line="480" w:lineRule="auto"/>
        <w:jc w:val="right"/>
        <w:rPr>
          <w:rFonts w:cstheme="minorHAnsi"/>
        </w:rPr>
      </w:pPr>
      <w:r w:rsidRPr="003E3089">
        <w:rPr>
          <w:rFonts w:cstheme="minorHAnsi"/>
        </w:rPr>
        <w:t>(6)</w:t>
      </w:r>
    </w:p>
    <w:p w14:paraId="63F3CA43" w14:textId="183AEC48" w:rsidR="002B0763" w:rsidRPr="003E3089" w:rsidRDefault="002B0763" w:rsidP="003E3089">
      <w:pPr>
        <w:spacing w:line="480" w:lineRule="auto"/>
        <w:jc w:val="center"/>
        <w:rPr>
          <w:rFonts w:cstheme="minorHAnsi"/>
        </w:rPr>
      </w:pPr>
      <w:r w:rsidRPr="003E3089">
        <w:rPr>
          <w:rFonts w:cstheme="minorHAnsi"/>
          <w:noProof/>
        </w:rPr>
        <w:drawing>
          <wp:inline distT="0" distB="0" distL="0" distR="0" wp14:anchorId="20FCD40E" wp14:editId="076337BE">
            <wp:extent cx="5943600" cy="1628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1628775"/>
                    </a:xfrm>
                    <a:prstGeom prst="rect">
                      <a:avLst/>
                    </a:prstGeom>
                  </pic:spPr>
                </pic:pic>
              </a:graphicData>
            </a:graphic>
          </wp:inline>
        </w:drawing>
      </w:r>
    </w:p>
    <w:p w14:paraId="1AA354DE" w14:textId="7E67FA42" w:rsidR="002B0763" w:rsidRPr="003E3089" w:rsidRDefault="002B0763" w:rsidP="003E3089">
      <w:pPr>
        <w:spacing w:line="480" w:lineRule="auto"/>
        <w:jc w:val="center"/>
        <w:rPr>
          <w:rFonts w:cstheme="minorHAnsi"/>
        </w:rPr>
      </w:pPr>
      <w:r w:rsidRPr="003E3089">
        <w:rPr>
          <w:rFonts w:cstheme="minorHAnsi"/>
        </w:rPr>
        <w:t>Fig 3. Shows two identical simulated vessel lumens with ROIs for calcium measurement.</w:t>
      </w:r>
      <w:r w:rsidR="003E3089">
        <w:rPr>
          <w:rFonts w:cstheme="minorHAnsi"/>
        </w:rPr>
        <w:t xml:space="preserve"> </w:t>
      </w:r>
      <w:r w:rsidRPr="003E3089">
        <w:rPr>
          <w:rFonts w:cstheme="minorHAnsi"/>
        </w:rPr>
        <w:t>(A) Shows the ROIs needed for the integrated calcium mass technique. The central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and the background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are unaffected by the partial volume effect, while the object ROI used to calculate </w:t>
      </w:r>
      <m:oMath>
        <m:r>
          <w:rPr>
            <w:rFonts w:ascii="Cambria Math" w:hAnsi="Cambria Math" w:cstheme="minorHAnsi"/>
          </w:rPr>
          <m:t>I</m:t>
        </m:r>
      </m:oMath>
      <w:r w:rsidRPr="003E3089">
        <w:rPr>
          <w:rFonts w:cstheme="minorHAnsi"/>
        </w:rPr>
        <w:t> is affected by the partial volume effect. (B) Shows the ROIs needed for the volume fraction technique and a zoomed-in portion of the simulated vessel lumen, where </w:t>
      </w:r>
      <m:oMath>
        <m:r>
          <w:rPr>
            <w:rFonts w:ascii="Cambria Math" w:hAnsi="Cambria Math" w:cstheme="minorHAnsi"/>
          </w:rPr>
          <m:t>i</m:t>
        </m:r>
      </m:oMath>
      <w:r w:rsidRPr="003E3089">
        <w:rPr>
          <w:rFonts w:cstheme="minorHAnsi"/>
        </w:rPr>
        <w:t> is the individual voxel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a ring-like background ROI unaffected by the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mean intensity of known calcium density obtained from a calibration rod unaffected by the partial volume effect.</w:t>
      </w:r>
    </w:p>
    <w:p w14:paraId="145AF7EF" w14:textId="00E64DB1" w:rsidR="002B0763" w:rsidRPr="003E3089" w:rsidRDefault="002B0763" w:rsidP="003E3089">
      <w:pPr>
        <w:spacing w:line="480" w:lineRule="auto"/>
        <w:jc w:val="center"/>
        <w:rPr>
          <w:rFonts w:cstheme="minorHAnsi"/>
        </w:rPr>
      </w:pPr>
    </w:p>
    <w:p w14:paraId="1E3F25D1" w14:textId="4176A94A"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2.6 </w:t>
      </w:r>
      <w:r w:rsidR="00E5615A" w:rsidRPr="003E3089">
        <w:rPr>
          <w:rFonts w:asciiTheme="minorHAnsi" w:hAnsiTheme="minorHAnsi" w:cstheme="minorHAnsi"/>
        </w:rPr>
        <w:t>–</w:t>
      </w:r>
      <w:r w:rsidRPr="003E3089">
        <w:rPr>
          <w:rFonts w:asciiTheme="minorHAnsi" w:hAnsiTheme="minorHAnsi" w:cstheme="minorHAnsi"/>
        </w:rPr>
        <w:t xml:space="preserve"> </w:t>
      </w:r>
      <w:r w:rsidR="00E5615A" w:rsidRPr="003E3089">
        <w:rPr>
          <w:rFonts w:asciiTheme="minorHAnsi" w:hAnsiTheme="minorHAnsi" w:cstheme="minorHAnsi"/>
        </w:rPr>
        <w:t xml:space="preserve">Spatially </w:t>
      </w:r>
      <w:r w:rsidR="00E728D3">
        <w:rPr>
          <w:rFonts w:asciiTheme="minorHAnsi" w:hAnsiTheme="minorHAnsi" w:cstheme="minorHAnsi"/>
        </w:rPr>
        <w:t>w</w:t>
      </w:r>
      <w:r w:rsidR="00E5615A" w:rsidRPr="003E3089">
        <w:rPr>
          <w:rFonts w:asciiTheme="minorHAnsi" w:hAnsiTheme="minorHAnsi" w:cstheme="minorHAnsi"/>
        </w:rPr>
        <w:t xml:space="preserve">eighted </w:t>
      </w:r>
      <w:r w:rsidR="00E728D3">
        <w:rPr>
          <w:rFonts w:asciiTheme="minorHAnsi" w:hAnsiTheme="minorHAnsi" w:cstheme="minorHAnsi"/>
        </w:rPr>
        <w:t>c</w:t>
      </w:r>
      <w:r w:rsidR="00E5615A" w:rsidRPr="003E3089">
        <w:rPr>
          <w:rFonts w:asciiTheme="minorHAnsi" w:hAnsiTheme="minorHAnsi" w:cstheme="minorHAnsi"/>
        </w:rPr>
        <w:t xml:space="preserve">alcium </w:t>
      </w:r>
      <w:r w:rsidR="00E728D3">
        <w:rPr>
          <w:rFonts w:asciiTheme="minorHAnsi" w:hAnsiTheme="minorHAnsi" w:cstheme="minorHAnsi"/>
        </w:rPr>
        <w:t>s</w:t>
      </w:r>
      <w:r w:rsidR="00E5615A" w:rsidRPr="003E3089">
        <w:rPr>
          <w:rFonts w:asciiTheme="minorHAnsi" w:hAnsiTheme="minorHAnsi" w:cstheme="minorHAnsi"/>
        </w:rPr>
        <w:t>coring</w:t>
      </w:r>
    </w:p>
    <w:p w14:paraId="706CDA25" w14:textId="1ECBDECF" w:rsidR="00E5615A" w:rsidRPr="003E3089" w:rsidRDefault="00E5615A" w:rsidP="003E3089">
      <w:pPr>
        <w:spacing w:line="480" w:lineRule="auto"/>
        <w:rPr>
          <w:rFonts w:cstheme="minorHAnsi"/>
        </w:rPr>
      </w:pPr>
      <w:r w:rsidRPr="003E3089">
        <w:rPr>
          <w:rFonts w:cstheme="minorHAnsi"/>
        </w:rPr>
        <w:t xml:space="preserve">This study reimplemented the previously described spatially weighted calcium scoring technique </w:t>
      </w:r>
      <w:r w:rsidR="00D75F4D">
        <w:rPr>
          <w:rFonts w:cstheme="minorHAnsi"/>
        </w:rPr>
        <w:fldChar w:fldCharType="begin"/>
      </w:r>
      <w:r w:rsidR="00FB47AE">
        <w:rPr>
          <w:rFonts w:cstheme="minorHAnsi"/>
        </w:rPr>
        <w:instrText xml:space="preserve"> ADDIN ZOTERO_ITEM CSL_CITATION {"citationID":"u7XPDuwt","properties":{"formattedCitation":"\\super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D75F4D">
        <w:rPr>
          <w:rFonts w:cstheme="minorHAnsi"/>
        </w:rPr>
        <w:fldChar w:fldCharType="separate"/>
      </w:r>
      <w:r w:rsidR="00FB47AE" w:rsidRPr="00FB47AE">
        <w:rPr>
          <w:rFonts w:ascii="Calibri" w:cs="Calibri"/>
          <w:vertAlign w:val="superscript"/>
        </w:rPr>
        <w:t>6,7</w:t>
      </w:r>
      <w:r w:rsidR="00D75F4D">
        <w:rPr>
          <w:rFonts w:cstheme="minorHAnsi"/>
        </w:rPr>
        <w:fldChar w:fldCharType="end"/>
      </w:r>
      <w:r w:rsidRPr="003E3089">
        <w:rPr>
          <w:rFonts w:cstheme="minorHAnsi"/>
        </w:rPr>
        <w:t xml:space="preserve"> to compare integrated calcium mass and volume fraction calcium mass against a more recently proposed </w:t>
      </w:r>
      <w:r w:rsidRPr="003E3089">
        <w:rPr>
          <w:rFonts w:cstheme="minorHAnsi"/>
        </w:rPr>
        <w:lastRenderedPageBreak/>
        <w:t xml:space="preserve">calcium scoring approach. The same set of voxels included in the integrated calcium mass and volume fraction calcium mass regions of interest were included in the spatially weighted calcium scoring calculations. Each voxel was assigned a weight using a normal distribution function with means and standard deviations obtained from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rod measurements across multiple simulated scans. These measurements are shown in Table </w:t>
      </w:r>
      <w:ins w:id="112" w:author="Mike Black" w:date="2023-04-05T14:32:00Z">
        <w:r w:rsidR="00BE6134">
          <w:rPr>
            <w:rFonts w:cstheme="minorHAnsi"/>
          </w:rPr>
          <w:t>4</w:t>
        </w:r>
      </w:ins>
      <w:del w:id="113" w:author="Mike Black" w:date="2023-04-05T14:32:00Z">
        <w:r w:rsidRPr="003E3089" w:rsidDel="00BE6134">
          <w:rPr>
            <w:rFonts w:cstheme="minorHAnsi"/>
          </w:rPr>
          <w:delText>3</w:delText>
        </w:r>
      </w:del>
      <w:r w:rsidRPr="003E3089">
        <w:rPr>
          <w:rFonts w:cstheme="minorHAnsi"/>
        </w:rPr>
        <w:t>. Only small patient sizes were used for measurements, and the signal-to-noise ratio was kept constant between different energies.</w:t>
      </w:r>
    </w:p>
    <w:p w14:paraId="6F5BE60E" w14:textId="33959B73" w:rsidR="00E5615A" w:rsidRPr="003E3089" w:rsidRDefault="00E5615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1536"/>
        <w:gridCol w:w="1537"/>
        <w:gridCol w:w="1537"/>
      </w:tblGrid>
      <w:tr w:rsidR="007D09F6" w:rsidRPr="003E3089" w14:paraId="064AF74E" w14:textId="77777777" w:rsidTr="003E3089">
        <w:trPr>
          <w:cnfStyle w:val="100000000000" w:firstRow="1" w:lastRow="0" w:firstColumn="0" w:lastColumn="0" w:oddVBand="0" w:evenVBand="0" w:oddHBand="0" w:evenHBand="0" w:firstRowFirstColumn="0" w:firstRowLastColumn="0" w:lastRowFirstColumn="0" w:lastRowLastColumn="0"/>
          <w:trHeight w:val="303"/>
          <w:jc w:val="center"/>
        </w:trPr>
        <w:tc>
          <w:tcPr>
            <w:tcW w:w="1536" w:type="dxa"/>
          </w:tcPr>
          <w:p w14:paraId="258943D1" w14:textId="5E7F02EF" w:rsidR="007D09F6" w:rsidRPr="003E3089" w:rsidRDefault="007D09F6" w:rsidP="003E3089">
            <w:pPr>
              <w:jc w:val="center"/>
              <w:rPr>
                <w:rFonts w:cstheme="minorHAnsi"/>
              </w:rPr>
            </w:pPr>
            <w:r w:rsidRPr="003E3089">
              <w:rPr>
                <w:rFonts w:cstheme="minorHAnsi"/>
              </w:rPr>
              <w:t>kV</w:t>
            </w:r>
          </w:p>
        </w:tc>
        <w:tc>
          <w:tcPr>
            <w:tcW w:w="1537" w:type="dxa"/>
          </w:tcPr>
          <w:p w14:paraId="1DFB6F36" w14:textId="686BBDA7" w:rsidR="007D09F6" w:rsidRPr="003E3089" w:rsidRDefault="007D09F6" w:rsidP="003E3089">
            <w:pPr>
              <w:jc w:val="center"/>
              <w:rPr>
                <w:rFonts w:cstheme="minorHAnsi"/>
              </w:rPr>
            </w:pPr>
            <w:r w:rsidRPr="003E3089">
              <w:rPr>
                <w:rFonts w:cstheme="minorHAnsi"/>
              </w:rPr>
              <w:t>Mean</w:t>
            </w:r>
          </w:p>
        </w:tc>
        <w:tc>
          <w:tcPr>
            <w:tcW w:w="1537" w:type="dxa"/>
          </w:tcPr>
          <w:p w14:paraId="51E62CA1" w14:textId="54E4AEC9" w:rsidR="007D09F6" w:rsidRPr="003E3089" w:rsidRDefault="007D09F6" w:rsidP="003E3089">
            <w:pPr>
              <w:jc w:val="center"/>
              <w:rPr>
                <w:rFonts w:cstheme="minorHAnsi"/>
              </w:rPr>
            </w:pPr>
            <w:r w:rsidRPr="003E3089">
              <w:rPr>
                <w:rFonts w:cstheme="minorHAnsi"/>
              </w:rPr>
              <w:t>Std</w:t>
            </w:r>
          </w:p>
        </w:tc>
      </w:tr>
      <w:tr w:rsidR="007D09F6" w:rsidRPr="003E3089" w14:paraId="174E2513" w14:textId="77777777" w:rsidTr="003E3089">
        <w:trPr>
          <w:trHeight w:val="303"/>
          <w:jc w:val="center"/>
        </w:trPr>
        <w:tc>
          <w:tcPr>
            <w:tcW w:w="1536" w:type="dxa"/>
          </w:tcPr>
          <w:p w14:paraId="04FE2483" w14:textId="2BC43B41" w:rsidR="007D09F6" w:rsidRPr="003E3089" w:rsidRDefault="007D09F6" w:rsidP="003E3089">
            <w:pPr>
              <w:jc w:val="center"/>
              <w:rPr>
                <w:rFonts w:cstheme="minorHAnsi"/>
              </w:rPr>
            </w:pPr>
            <w:r w:rsidRPr="003E3089">
              <w:rPr>
                <w:rFonts w:cstheme="minorHAnsi"/>
              </w:rPr>
              <w:t>80</w:t>
            </w:r>
          </w:p>
        </w:tc>
        <w:tc>
          <w:tcPr>
            <w:tcW w:w="1537" w:type="dxa"/>
          </w:tcPr>
          <w:p w14:paraId="24CB5968" w14:textId="78F6C629" w:rsidR="007D09F6" w:rsidRPr="003E3089" w:rsidRDefault="007D09F6" w:rsidP="003E3089">
            <w:pPr>
              <w:jc w:val="center"/>
              <w:rPr>
                <w:rFonts w:cstheme="minorHAnsi"/>
              </w:rPr>
            </w:pPr>
            <w:r w:rsidRPr="003E3089">
              <w:rPr>
                <w:rFonts w:cstheme="minorHAnsi"/>
              </w:rPr>
              <w:t>201.490</w:t>
            </w:r>
          </w:p>
        </w:tc>
        <w:tc>
          <w:tcPr>
            <w:tcW w:w="1537" w:type="dxa"/>
          </w:tcPr>
          <w:p w14:paraId="2831BDE1" w14:textId="7E498D8F" w:rsidR="007D09F6" w:rsidRPr="003E3089" w:rsidRDefault="007D09F6" w:rsidP="003E3089">
            <w:pPr>
              <w:jc w:val="center"/>
              <w:rPr>
                <w:rFonts w:cstheme="minorHAnsi"/>
              </w:rPr>
            </w:pPr>
            <w:r w:rsidRPr="003E3089">
              <w:rPr>
                <w:rFonts w:cstheme="minorHAnsi"/>
              </w:rPr>
              <w:t>34.304</w:t>
            </w:r>
          </w:p>
        </w:tc>
      </w:tr>
      <w:tr w:rsidR="007D09F6" w:rsidRPr="003E3089" w14:paraId="2EF23AA0" w14:textId="77777777" w:rsidTr="003E3089">
        <w:trPr>
          <w:trHeight w:val="303"/>
          <w:jc w:val="center"/>
        </w:trPr>
        <w:tc>
          <w:tcPr>
            <w:tcW w:w="1536" w:type="dxa"/>
          </w:tcPr>
          <w:p w14:paraId="2BF1168E" w14:textId="54137AFE" w:rsidR="007D09F6" w:rsidRPr="003E3089" w:rsidRDefault="007D09F6" w:rsidP="003E3089">
            <w:pPr>
              <w:jc w:val="center"/>
              <w:rPr>
                <w:rFonts w:cstheme="minorHAnsi"/>
              </w:rPr>
            </w:pPr>
            <w:r w:rsidRPr="003E3089">
              <w:rPr>
                <w:rFonts w:cstheme="minorHAnsi"/>
              </w:rPr>
              <w:t>100</w:t>
            </w:r>
          </w:p>
        </w:tc>
        <w:tc>
          <w:tcPr>
            <w:tcW w:w="1537" w:type="dxa"/>
          </w:tcPr>
          <w:p w14:paraId="5AFB1875" w14:textId="5247B4E4" w:rsidR="007D09F6" w:rsidRPr="003E3089" w:rsidRDefault="007D09F6" w:rsidP="003E3089">
            <w:pPr>
              <w:jc w:val="center"/>
              <w:rPr>
                <w:rFonts w:cstheme="minorHAnsi"/>
              </w:rPr>
            </w:pPr>
            <w:r w:rsidRPr="003E3089">
              <w:rPr>
                <w:rFonts w:cstheme="minorHAnsi"/>
              </w:rPr>
              <w:t>174.366</w:t>
            </w:r>
          </w:p>
        </w:tc>
        <w:tc>
          <w:tcPr>
            <w:tcW w:w="1537" w:type="dxa"/>
          </w:tcPr>
          <w:p w14:paraId="6DE6164B" w14:textId="54DC3734" w:rsidR="007D09F6" w:rsidRPr="003E3089" w:rsidRDefault="007D09F6" w:rsidP="003E3089">
            <w:pPr>
              <w:jc w:val="center"/>
              <w:rPr>
                <w:rFonts w:cstheme="minorHAnsi"/>
              </w:rPr>
            </w:pPr>
            <w:r w:rsidRPr="003E3089">
              <w:rPr>
                <w:rFonts w:cstheme="minorHAnsi"/>
              </w:rPr>
              <w:t>28.171</w:t>
            </w:r>
          </w:p>
        </w:tc>
      </w:tr>
      <w:tr w:rsidR="007D09F6" w:rsidRPr="003E3089" w14:paraId="10F8DB87" w14:textId="77777777" w:rsidTr="003E3089">
        <w:trPr>
          <w:trHeight w:val="303"/>
          <w:jc w:val="center"/>
        </w:trPr>
        <w:tc>
          <w:tcPr>
            <w:tcW w:w="1536" w:type="dxa"/>
          </w:tcPr>
          <w:p w14:paraId="1DBFDDE0" w14:textId="3A18B8D8" w:rsidR="007D09F6" w:rsidRPr="003E3089" w:rsidRDefault="007D09F6" w:rsidP="003E3089">
            <w:pPr>
              <w:jc w:val="center"/>
              <w:rPr>
                <w:rFonts w:cstheme="minorHAnsi"/>
              </w:rPr>
            </w:pPr>
            <w:r w:rsidRPr="003E3089">
              <w:rPr>
                <w:rFonts w:cstheme="minorHAnsi"/>
              </w:rPr>
              <w:t>120</w:t>
            </w:r>
          </w:p>
        </w:tc>
        <w:tc>
          <w:tcPr>
            <w:tcW w:w="1537" w:type="dxa"/>
          </w:tcPr>
          <w:p w14:paraId="64AF945E" w14:textId="5E582B09" w:rsidR="007D09F6" w:rsidRPr="003E3089" w:rsidRDefault="007D09F6" w:rsidP="003E3089">
            <w:pPr>
              <w:jc w:val="center"/>
              <w:rPr>
                <w:rFonts w:cstheme="minorHAnsi"/>
              </w:rPr>
            </w:pPr>
            <w:r w:rsidRPr="003E3089">
              <w:rPr>
                <w:rFonts w:cstheme="minorHAnsi"/>
              </w:rPr>
              <w:t>158.264</w:t>
            </w:r>
          </w:p>
        </w:tc>
        <w:tc>
          <w:tcPr>
            <w:tcW w:w="1537" w:type="dxa"/>
          </w:tcPr>
          <w:p w14:paraId="3EDBCA9E" w14:textId="06E6492C" w:rsidR="007D09F6" w:rsidRPr="003E3089" w:rsidRDefault="007D09F6" w:rsidP="003E3089">
            <w:pPr>
              <w:jc w:val="center"/>
              <w:rPr>
                <w:rFonts w:cstheme="minorHAnsi"/>
              </w:rPr>
            </w:pPr>
            <w:r w:rsidRPr="003E3089">
              <w:rPr>
                <w:rFonts w:cstheme="minorHAnsi"/>
              </w:rPr>
              <w:t>22.966</w:t>
            </w:r>
          </w:p>
        </w:tc>
      </w:tr>
      <w:tr w:rsidR="007D09F6" w:rsidRPr="003E3089" w14:paraId="62884FF8" w14:textId="77777777" w:rsidTr="003E3089">
        <w:trPr>
          <w:trHeight w:val="303"/>
          <w:jc w:val="center"/>
        </w:trPr>
        <w:tc>
          <w:tcPr>
            <w:tcW w:w="1536" w:type="dxa"/>
          </w:tcPr>
          <w:p w14:paraId="360A9280" w14:textId="36D673B0" w:rsidR="007D09F6" w:rsidRPr="003E3089" w:rsidRDefault="007D09F6" w:rsidP="003E3089">
            <w:pPr>
              <w:jc w:val="center"/>
              <w:rPr>
                <w:rFonts w:cstheme="minorHAnsi"/>
              </w:rPr>
            </w:pPr>
            <w:r w:rsidRPr="003E3089">
              <w:rPr>
                <w:rFonts w:cstheme="minorHAnsi"/>
              </w:rPr>
              <w:t>135</w:t>
            </w:r>
          </w:p>
        </w:tc>
        <w:tc>
          <w:tcPr>
            <w:tcW w:w="1537" w:type="dxa"/>
          </w:tcPr>
          <w:p w14:paraId="4EA304C7" w14:textId="16A8986E" w:rsidR="007D09F6" w:rsidRPr="003E3089" w:rsidRDefault="007D09F6" w:rsidP="003E3089">
            <w:pPr>
              <w:jc w:val="center"/>
              <w:rPr>
                <w:rFonts w:cstheme="minorHAnsi"/>
              </w:rPr>
            </w:pPr>
            <w:r w:rsidRPr="003E3089">
              <w:rPr>
                <w:rFonts w:cstheme="minorHAnsi"/>
              </w:rPr>
              <w:t>152.881</w:t>
            </w:r>
          </w:p>
        </w:tc>
        <w:tc>
          <w:tcPr>
            <w:tcW w:w="1537" w:type="dxa"/>
          </w:tcPr>
          <w:p w14:paraId="5EFB1CAF" w14:textId="62E58BD4" w:rsidR="007D09F6" w:rsidRPr="003E3089" w:rsidRDefault="007D09F6" w:rsidP="003E3089">
            <w:pPr>
              <w:jc w:val="center"/>
              <w:rPr>
                <w:rFonts w:cstheme="minorHAnsi"/>
              </w:rPr>
            </w:pPr>
            <w:r w:rsidRPr="003E3089">
              <w:rPr>
                <w:rFonts w:cstheme="minorHAnsi"/>
              </w:rPr>
              <w:t>21.078</w:t>
            </w:r>
          </w:p>
        </w:tc>
      </w:tr>
    </w:tbl>
    <w:p w14:paraId="62A5B7E6" w14:textId="1587CED9" w:rsidR="007D09F6" w:rsidRDefault="007D09F6" w:rsidP="003E3089">
      <w:pPr>
        <w:spacing w:line="480" w:lineRule="auto"/>
        <w:jc w:val="center"/>
        <w:rPr>
          <w:rFonts w:cstheme="minorHAnsi"/>
        </w:rPr>
      </w:pPr>
      <w:r w:rsidRPr="003E3089">
        <w:rPr>
          <w:rFonts w:cstheme="minorHAnsi"/>
        </w:rPr>
        <w:t xml:space="preserve">Table </w:t>
      </w:r>
      <w:ins w:id="114" w:author="Mike Black" w:date="2023-04-05T14:32:00Z">
        <w:r w:rsidR="00BE6134">
          <w:rPr>
            <w:rFonts w:cstheme="minorHAnsi"/>
          </w:rPr>
          <w:t>4</w:t>
        </w:r>
      </w:ins>
      <w:del w:id="115" w:author="Mike Black" w:date="2023-04-05T14:32:00Z">
        <w:r w:rsidRPr="003E3089" w:rsidDel="00BE6134">
          <w:rPr>
            <w:rFonts w:cstheme="minorHAnsi"/>
          </w:rPr>
          <w:delText>3</w:delText>
        </w:r>
      </w:del>
      <w:r w:rsidRPr="003E3089">
        <w:rPr>
          <w:rFonts w:cstheme="minorHAnsi"/>
        </w:rPr>
        <w:t xml:space="preserve">. Means and standard deviations of the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calibration rods.</w:t>
      </w:r>
    </w:p>
    <w:p w14:paraId="0A8CEDD1" w14:textId="77777777" w:rsidR="007D09F6" w:rsidRPr="003E3089" w:rsidRDefault="007D09F6" w:rsidP="003E3089">
      <w:pPr>
        <w:spacing w:line="480" w:lineRule="auto"/>
        <w:rPr>
          <w:rFonts w:cstheme="minorHAnsi"/>
        </w:rPr>
      </w:pPr>
    </w:p>
    <w:p w14:paraId="2D79D004" w14:textId="171C315C" w:rsidR="002B0763" w:rsidRPr="003E3089" w:rsidRDefault="007D09F6"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2.7 - Statistical </w:t>
      </w:r>
      <w:r w:rsidR="00F207B4">
        <w:rPr>
          <w:rFonts w:asciiTheme="minorHAnsi" w:hAnsiTheme="minorHAnsi" w:cstheme="minorHAnsi"/>
        </w:rPr>
        <w:t>a</w:t>
      </w:r>
      <w:r w:rsidRPr="003E3089">
        <w:rPr>
          <w:rFonts w:asciiTheme="minorHAnsi" w:hAnsiTheme="minorHAnsi" w:cstheme="minorHAnsi"/>
        </w:rPr>
        <w:t>nalysis</w:t>
      </w:r>
    </w:p>
    <w:p w14:paraId="6BDE4C2B" w14:textId="36BDE4A1" w:rsidR="007D09F6" w:rsidRPr="00A17115" w:rsidRDefault="007D09F6" w:rsidP="003E3089">
      <w:pPr>
        <w:spacing w:line="480" w:lineRule="auto"/>
        <w:rPr>
          <w:rFonts w:cstheme="minorHAnsi"/>
        </w:rPr>
      </w:pPr>
      <w:r w:rsidRPr="003E3089">
        <w:rPr>
          <w:rFonts w:cstheme="minorHAnsi"/>
        </w:rPr>
        <w:t xml:space="preserve">All calcium scoring calculations and analyses were performed using the programming language Julia </w:t>
      </w:r>
      <w:r w:rsidR="00A17115">
        <w:rPr>
          <w:rFonts w:cstheme="minorHAnsi"/>
        </w:rPr>
        <w:fldChar w:fldCharType="begin"/>
      </w:r>
      <w:r w:rsidR="00FB47AE">
        <w:rPr>
          <w:rFonts w:cstheme="minorHAnsi"/>
        </w:rPr>
        <w:instrText xml:space="preserve"> ADDIN ZOTERO_ITEM CSL_CITATION {"citationID":"O1PM42yY","properties":{"formattedCitation":"\\super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A17115">
        <w:rPr>
          <w:rFonts w:cstheme="minorHAnsi"/>
        </w:rPr>
        <w:fldChar w:fldCharType="separate"/>
      </w:r>
      <w:r w:rsidR="00FB47AE" w:rsidRPr="00FB47AE">
        <w:rPr>
          <w:rFonts w:ascii="Calibri" w:cs="Calibri"/>
          <w:vertAlign w:val="superscript"/>
        </w:rPr>
        <w:t>18</w:t>
      </w:r>
      <w:r w:rsidR="00A17115">
        <w:rPr>
          <w:rFonts w:cstheme="minorHAnsi"/>
        </w:rPr>
        <w:fldChar w:fldCharType="end"/>
      </w:r>
      <w:r w:rsidRPr="003E3089">
        <w:rPr>
          <w:rFonts w:cstheme="minorHAnsi"/>
        </w:rPr>
        <w:t>. Root-mean-square error (RMSE) and root-mean-square deviation (RMSD) were calculated for all linear regression measurements to test for accuracy (RMSE) and precision (RMSD). Equation 7 shows how to calculate RMSE and RMSD. </w:t>
      </w:r>
      <m:oMath>
        <m:r>
          <w:rPr>
            <w:rFonts w:ascii="Cambria Math" w:hAnsi="Cambria Math" w:cstheme="minorHAnsi"/>
          </w:rPr>
          <m:t>N</m:t>
        </m:r>
      </m:oMath>
      <w:r w:rsidRPr="003E3089">
        <w:rPr>
          <w:rFonts w:cstheme="minorHAnsi"/>
        </w:rPr>
        <w:t> is the total number of data points, </w:t>
      </w:r>
      <m:oMath>
        <m:acc>
          <m:accPr>
            <m:ctrlPr>
              <w:rPr>
                <w:rFonts w:ascii="Cambria Math" w:hAnsi="Cambria Math" w:cstheme="minorHAnsi"/>
              </w:rPr>
            </m:ctrlPr>
          </m:accPr>
          <m:e>
            <m:r>
              <w:rPr>
                <w:rFonts w:ascii="Cambria Math" w:hAnsi="Cambria Math" w:cstheme="minorHAnsi"/>
              </w:rPr>
              <m:t>y</m:t>
            </m:r>
          </m:e>
        </m:acc>
      </m:oMath>
      <w:r w:rsidRPr="003E3089">
        <w:rPr>
          <w:rFonts w:cstheme="minorHAnsi"/>
        </w:rPr>
        <w:t> is the calculated calcium masses, and </w:t>
      </w:r>
      <m:oMath>
        <m:r>
          <w:rPr>
            <w:rFonts w:ascii="Cambria Math" w:hAnsi="Cambria Math" w:cstheme="minorHAnsi"/>
          </w:rPr>
          <m:t>y</m:t>
        </m:r>
      </m:oMath>
      <w:r w:rsidRPr="003E3089">
        <w:rPr>
          <w:rFonts w:cstheme="minorHAnsi"/>
        </w:rPr>
        <w:t> is either the ground truth calcium masses (RMSE) or the linear regression-based calcium masses (RMSD), which is computed based on the calculated calcium masses.</w:t>
      </w:r>
    </w:p>
    <w:p w14:paraId="5D88BF91" w14:textId="3BBF1006" w:rsidR="007D09F6" w:rsidRPr="003E3089" w:rsidRDefault="007D09F6" w:rsidP="003E3089">
      <w:pPr>
        <w:spacing w:line="480" w:lineRule="auto"/>
        <w:rPr>
          <w:rFonts w:cstheme="minorHAnsi"/>
        </w:rPr>
      </w:pPr>
    </w:p>
    <w:p w14:paraId="702E7B42" w14:textId="46416486" w:rsidR="00FC298F" w:rsidRPr="003E3089" w:rsidRDefault="00FC298F" w:rsidP="003E3089">
      <w:pPr>
        <w:keepNext/>
        <w:spacing w:line="480" w:lineRule="auto"/>
        <w:rPr>
          <w:rFonts w:cstheme="minorHAnsi"/>
        </w:rPr>
      </w:pPr>
      <m:oMathPara>
        <m:oMath>
          <m:r>
            <w:rPr>
              <w:rFonts w:ascii="Cambria Math" w:hAnsi="Cambria Math" w:cstheme="minorHAnsi"/>
            </w:rPr>
            <m:t>RMS=</m:t>
          </m:r>
          <m:rad>
            <m:radPr>
              <m:degHide m:val="1"/>
              <m:ctrlPr>
                <w:rPr>
                  <w:rFonts w:ascii="Cambria Math" w:hAnsi="Cambria Math" w:cstheme="minorHAnsi"/>
                </w:rPr>
              </m:ctrlPr>
            </m:radPr>
            <m:deg>
              <m:ctrlPr>
                <w:rPr>
                  <w:rFonts w:ascii="Cambria Math" w:hAnsi="Cambria Math" w:cstheme="minorHAnsi"/>
                  <w:i/>
                </w:rPr>
              </m:ctrlPr>
            </m:deg>
            <m:e>
              <m:f>
                <m:fPr>
                  <m:ctrlPr>
                    <w:rPr>
                      <w:rFonts w:ascii="Cambria Math" w:hAnsi="Cambria Math" w:cstheme="minorHAnsi"/>
                    </w:rPr>
                  </m:ctrlPr>
                </m:fPr>
                <m:num>
                  <m:r>
                    <m:rPr>
                      <m:sty m:val="p"/>
                    </m:rPr>
                    <w:rPr>
                      <w:rFonts w:ascii="Cambria Math" w:hAnsi="Cambria Math" w:cstheme="minorHAnsi"/>
                    </w:rPr>
                    <m:t>∑</m:t>
                  </m:r>
                  <m:r>
                    <w:rPr>
                      <w:rFonts w:ascii="Cambria Math" w:hAnsi="Cambria Math" w:cstheme="minorHAnsi"/>
                    </w:rPr>
                    <m:t>|y-</m:t>
                  </m:r>
                  <m:acc>
                    <m:accPr>
                      <m:ctrlPr>
                        <w:rPr>
                          <w:rFonts w:ascii="Cambria Math" w:hAnsi="Cambria Math" w:cstheme="minorHAnsi"/>
                        </w:rPr>
                      </m:ctrlPr>
                    </m:accPr>
                    <m:e>
                      <m:r>
                        <w:rPr>
                          <w:rFonts w:ascii="Cambria Math" w:hAnsi="Cambria Math" w:cstheme="minorHAnsi"/>
                        </w:rPr>
                        <m:t>y</m:t>
                      </m:r>
                    </m:e>
                  </m:acc>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e>
          </m:rad>
        </m:oMath>
      </m:oMathPara>
    </w:p>
    <w:p w14:paraId="510155FA" w14:textId="30BE5759" w:rsidR="00FC298F" w:rsidRPr="003E3089" w:rsidRDefault="00FC298F" w:rsidP="003E3089">
      <w:pPr>
        <w:pStyle w:val="Caption"/>
        <w:spacing w:line="480" w:lineRule="auto"/>
        <w:jc w:val="right"/>
        <w:rPr>
          <w:rFonts w:cstheme="minorHAnsi"/>
        </w:rPr>
      </w:pPr>
      <w:r w:rsidRPr="003E3089">
        <w:rPr>
          <w:rFonts w:cstheme="minorHAnsi"/>
        </w:rPr>
        <w:t>(7)</w:t>
      </w:r>
    </w:p>
    <w:p w14:paraId="6E627729" w14:textId="7E9B7CED" w:rsidR="00F26A81" w:rsidRPr="003E3089" w:rsidRDefault="00D82F09" w:rsidP="003E3089">
      <w:pPr>
        <w:pStyle w:val="Heading1"/>
        <w:spacing w:line="480" w:lineRule="auto"/>
        <w:rPr>
          <w:rFonts w:asciiTheme="minorHAnsi" w:hAnsiTheme="minorHAnsi" w:cstheme="minorHAnsi"/>
        </w:rPr>
      </w:pPr>
      <w:r>
        <w:rPr>
          <w:rFonts w:asciiTheme="minorHAnsi" w:hAnsiTheme="minorHAnsi" w:cstheme="minorHAnsi"/>
        </w:rPr>
        <w:lastRenderedPageBreak/>
        <w:t>3</w:t>
      </w:r>
      <w:r w:rsidR="00F26A81" w:rsidRPr="003E3089">
        <w:rPr>
          <w:rFonts w:asciiTheme="minorHAnsi" w:hAnsiTheme="minorHAnsi" w:cstheme="minorHAnsi"/>
        </w:rPr>
        <w:t>. Results</w:t>
      </w:r>
    </w:p>
    <w:p w14:paraId="5A352B7E" w14:textId="19BC3FC2"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3.1 – Simulated </w:t>
      </w:r>
      <w:r w:rsidR="005E41B4">
        <w:rPr>
          <w:rFonts w:asciiTheme="minorHAnsi" w:hAnsiTheme="minorHAnsi" w:cstheme="minorHAnsi"/>
        </w:rPr>
        <w:t>p</w:t>
      </w:r>
      <w:r w:rsidRPr="003E3089">
        <w:rPr>
          <w:rFonts w:asciiTheme="minorHAnsi" w:hAnsiTheme="minorHAnsi" w:cstheme="minorHAnsi"/>
        </w:rPr>
        <w:t>hantoms</w:t>
      </w:r>
    </w:p>
    <w:p w14:paraId="35640AE2" w14:textId="7B45E6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3.1.1</w:t>
      </w:r>
      <w:r w:rsidR="00320429">
        <w:rPr>
          <w:rFonts w:asciiTheme="minorHAnsi" w:hAnsiTheme="minorHAnsi" w:cstheme="minorHAnsi"/>
        </w:rPr>
        <w:t xml:space="preserve"> – A</w:t>
      </w:r>
      <w:r w:rsidRPr="003E3089">
        <w:rPr>
          <w:rFonts w:asciiTheme="minorHAnsi" w:hAnsiTheme="minorHAnsi" w:cstheme="minorHAnsi"/>
        </w:rPr>
        <w:t>ccuracy</w:t>
      </w:r>
    </w:p>
    <w:p w14:paraId="4297D6AC" w14:textId="77E5EA98" w:rsidR="00F26A81" w:rsidRPr="003E3089" w:rsidRDefault="00F26A81" w:rsidP="003E3089">
      <w:pPr>
        <w:spacing w:line="480" w:lineRule="auto"/>
        <w:rPr>
          <w:rFonts w:cstheme="minorHAnsi"/>
        </w:rPr>
      </w:pPr>
      <w:r w:rsidRPr="00F26A81">
        <w:rPr>
          <w:rFonts w:cstheme="minorHAnsi"/>
        </w:rPr>
        <w:t xml:space="preserve">Agatson scoring, integrated calcium mass, and volume fraction calcium mass can calculate mass directly, making the comparison between known mass and those techniques straightforward. The spatially weighted approach produces an arbitrary score correlated with the Agatston score </w:t>
      </w:r>
      <w:r w:rsidR="00346E71">
        <w:rPr>
          <w:rFonts w:cstheme="minorHAnsi"/>
        </w:rPr>
        <w:fldChar w:fldCharType="begin"/>
      </w:r>
      <w:r w:rsidR="00FB47AE">
        <w:rPr>
          <w:rFonts w:cstheme="minorHAnsi"/>
        </w:rPr>
        <w:instrText xml:space="preserve"> ADDIN ZOTERO_ITEM CSL_CITATION {"citationID":"uayf6KfR","properties":{"formattedCitation":"\\super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346E71">
        <w:rPr>
          <w:rFonts w:cstheme="minorHAnsi"/>
        </w:rPr>
        <w:fldChar w:fldCharType="separate"/>
      </w:r>
      <w:r w:rsidR="00FB47AE" w:rsidRPr="00FB47AE">
        <w:rPr>
          <w:rFonts w:ascii="Calibri" w:cs="Calibri"/>
          <w:vertAlign w:val="superscript"/>
        </w:rPr>
        <w:t>6,7</w:t>
      </w:r>
      <w:r w:rsidR="00346E71">
        <w:rPr>
          <w:rFonts w:cstheme="minorHAnsi"/>
        </w:rPr>
        <w:fldChar w:fldCharType="end"/>
      </w:r>
      <w:r w:rsidRPr="00F26A81">
        <w:rPr>
          <w:rFonts w:cstheme="minorHAnsi"/>
        </w:rPr>
        <w:t>. A mass calculation derived from spatially weighted calcium scoring is not practical due to the lack of thresholding in the spatially weighted technique.</w:t>
      </w:r>
    </w:p>
    <w:p w14:paraId="0AC4D079" w14:textId="77777777" w:rsidR="00F26A81" w:rsidRPr="00F26A81" w:rsidRDefault="00F26A81" w:rsidP="003E3089">
      <w:pPr>
        <w:spacing w:line="480" w:lineRule="auto"/>
        <w:rPr>
          <w:rFonts w:cstheme="minorHAnsi"/>
        </w:rPr>
      </w:pPr>
    </w:p>
    <w:p w14:paraId="56136E22" w14:textId="3B7E69C7" w:rsidR="00F26A81" w:rsidRPr="003E3089" w:rsidRDefault="00F26A81" w:rsidP="003E3089">
      <w:pPr>
        <w:spacing w:line="480" w:lineRule="auto"/>
        <w:rPr>
          <w:rFonts w:cstheme="minorHAnsi"/>
        </w:rPr>
      </w:pPr>
      <w:r w:rsidRPr="00F26A81">
        <w:rPr>
          <w:rFonts w:cstheme="minorHAnsi"/>
        </w:rPr>
        <w:t>Linear regression was performed for integrated calcium mass, volume fraction calcium mass, and Agatston scoring against known calcium mass on all stationary and motion-affected simulated phantoms. The low-density and normal-density phantoms were examined separately.</w:t>
      </w:r>
    </w:p>
    <w:p w14:paraId="7BACDD7E" w14:textId="77777777" w:rsidR="00F26A81" w:rsidRPr="00F26A81" w:rsidRDefault="00F26A81" w:rsidP="003E3089">
      <w:pPr>
        <w:spacing w:line="480" w:lineRule="auto"/>
        <w:rPr>
          <w:rFonts w:cstheme="minorHAnsi"/>
        </w:rPr>
      </w:pPr>
    </w:p>
    <w:p w14:paraId="4274EC89" w14:textId="79C0CBFE" w:rsidR="00F26A81" w:rsidRPr="003E3089" w:rsidRDefault="00F26A81" w:rsidP="003E3089">
      <w:pPr>
        <w:spacing w:line="480" w:lineRule="auto"/>
        <w:rPr>
          <w:rFonts w:cstheme="minorHAnsi"/>
        </w:rPr>
      </w:pPr>
      <w:r w:rsidRPr="00F26A81">
        <w:rPr>
          <w:rFonts w:cstheme="minorHAnsi"/>
        </w:rPr>
        <w:t>The correlation coefficient (r</w:t>
      </w:r>
      <w:r w:rsidR="000C359D" w:rsidRPr="000C359D">
        <w:rPr>
          <w:rFonts w:cstheme="minorHAnsi"/>
          <w:vertAlign w:val="superscript"/>
        </w:rPr>
        <w:t>2</w:t>
      </w:r>
      <w:r w:rsidRPr="00F26A81">
        <w:rPr>
          <w:rFonts w:cstheme="minorHAnsi"/>
        </w:rPr>
        <w:t xml:space="preserve">), RMSE, and RMSD values were calculated for Agatston scoring, integrated calcium mass, and volume fraction calcium mass. Linear regression </w:t>
      </w:r>
      <w:r w:rsidR="000C359D">
        <w:rPr>
          <w:rFonts w:cstheme="minorHAnsi"/>
        </w:rPr>
        <w:t>was performed based on</w:t>
      </w:r>
      <w:r w:rsidRPr="00F26A81">
        <w:rPr>
          <w:rFonts w:cstheme="minorHAnsi"/>
        </w:rPr>
        <w:t xml:space="preserve"> the known calcium mass as the reference. Integrated calcium mass on normal-density phantoms produced an r-correlation coefficient, RMSE, and RMSD value of 1.00</w:t>
      </w:r>
      <w:del w:id="116" w:author="Mike Black" w:date="2023-04-05T17:42:00Z">
        <w:r w:rsidRPr="00F26A81" w:rsidDel="00E674E6">
          <w:rPr>
            <w:rFonts w:cstheme="minorHAnsi"/>
          </w:rPr>
          <w:delText>0</w:delText>
        </w:r>
      </w:del>
      <w:r w:rsidRPr="00F26A81">
        <w:rPr>
          <w:rFonts w:cstheme="minorHAnsi"/>
        </w:rPr>
        <w:t>, 0.6</w:t>
      </w:r>
      <w:del w:id="117" w:author="Mike Black" w:date="2023-04-05T17:42:00Z">
        <w:r w:rsidRPr="00F26A81" w:rsidDel="00E674E6">
          <w:rPr>
            <w:rFonts w:cstheme="minorHAnsi"/>
          </w:rPr>
          <w:delText>7</w:delText>
        </w:r>
      </w:del>
      <w:ins w:id="118" w:author="Mike Black" w:date="2023-04-05T17:42:00Z">
        <w:r w:rsidR="00E674E6">
          <w:rPr>
            <w:rFonts w:cstheme="minorHAnsi"/>
          </w:rPr>
          <w:t>8</w:t>
        </w:r>
      </w:ins>
      <w:del w:id="119" w:author="Mike Black" w:date="2023-04-05T17:42:00Z">
        <w:r w:rsidRPr="00F26A81" w:rsidDel="00E674E6">
          <w:rPr>
            <w:rFonts w:cstheme="minorHAnsi"/>
          </w:rPr>
          <w:delText>7</w:delText>
        </w:r>
      </w:del>
      <w:r w:rsidRPr="00F26A81">
        <w:rPr>
          <w:rFonts w:cstheme="minorHAnsi"/>
        </w:rPr>
        <w:t xml:space="preserve"> mg, and 0.60</w:t>
      </w:r>
      <w:del w:id="120" w:author="Mike Black" w:date="2023-04-05T17:42:00Z">
        <w:r w:rsidRPr="00F26A81" w:rsidDel="00E674E6">
          <w:rPr>
            <w:rFonts w:cstheme="minorHAnsi"/>
          </w:rPr>
          <w:delText>2</w:delText>
        </w:r>
      </w:del>
      <w:r w:rsidRPr="00F26A81">
        <w:rPr>
          <w:rFonts w:cstheme="minorHAnsi"/>
        </w:rPr>
        <w:t xml:space="preserve"> mg, respectively. Volume fraction calcium mass on normal-density phantoms produced an r-correlation coefficient, RMSE, and RMSD value of 1.00</w:t>
      </w:r>
      <w:del w:id="121" w:author="Mike Black" w:date="2023-04-05T17:42:00Z">
        <w:r w:rsidRPr="00F26A81" w:rsidDel="00E674E6">
          <w:rPr>
            <w:rFonts w:cstheme="minorHAnsi"/>
          </w:rPr>
          <w:delText>0</w:delText>
        </w:r>
      </w:del>
      <w:r w:rsidRPr="00F26A81">
        <w:rPr>
          <w:rFonts w:cstheme="minorHAnsi"/>
        </w:rPr>
        <w:t>, 0.6</w:t>
      </w:r>
      <w:ins w:id="122" w:author="Mike Black" w:date="2023-04-05T17:42:00Z">
        <w:r w:rsidR="00E674E6">
          <w:rPr>
            <w:rFonts w:cstheme="minorHAnsi"/>
          </w:rPr>
          <w:t>1</w:t>
        </w:r>
      </w:ins>
      <w:del w:id="123" w:author="Mike Black" w:date="2023-04-05T17:42:00Z">
        <w:r w:rsidRPr="00F26A81" w:rsidDel="00E674E6">
          <w:rPr>
            <w:rFonts w:cstheme="minorHAnsi"/>
          </w:rPr>
          <w:delText>09</w:delText>
        </w:r>
      </w:del>
      <w:r w:rsidRPr="00F26A81">
        <w:rPr>
          <w:rFonts w:cstheme="minorHAnsi"/>
        </w:rPr>
        <w:t xml:space="preserve"> mg, and 0.</w:t>
      </w:r>
      <w:ins w:id="124" w:author="Mike Black" w:date="2023-04-05T17:42:00Z">
        <w:r w:rsidR="00E674E6">
          <w:rPr>
            <w:rFonts w:cstheme="minorHAnsi"/>
          </w:rPr>
          <w:t>60</w:t>
        </w:r>
      </w:ins>
      <w:del w:id="125" w:author="Mike Black" w:date="2023-04-05T17:42:00Z">
        <w:r w:rsidRPr="00F26A81" w:rsidDel="00E674E6">
          <w:rPr>
            <w:rFonts w:cstheme="minorHAnsi"/>
          </w:rPr>
          <w:delText>599</w:delText>
        </w:r>
      </w:del>
      <w:r w:rsidRPr="00F26A81">
        <w:rPr>
          <w:rFonts w:cstheme="minorHAnsi"/>
        </w:rPr>
        <w:t xml:space="preserve"> mg, respectively. Agatston scoring on normal-density phantoms produced an r-correlation coefficient, RMSE, and RMSD value of 1.00</w:t>
      </w:r>
      <w:del w:id="126" w:author="Mike Black" w:date="2023-04-05T17:42:00Z">
        <w:r w:rsidRPr="00F26A81" w:rsidDel="00E674E6">
          <w:rPr>
            <w:rFonts w:cstheme="minorHAnsi"/>
          </w:rPr>
          <w:delText>0</w:delText>
        </w:r>
      </w:del>
      <w:r w:rsidRPr="00F26A81">
        <w:rPr>
          <w:rFonts w:cstheme="minorHAnsi"/>
        </w:rPr>
        <w:t>, 1.6</w:t>
      </w:r>
      <w:ins w:id="127" w:author="Mike Black" w:date="2023-04-05T17:42:00Z">
        <w:r w:rsidR="00E674E6">
          <w:rPr>
            <w:rFonts w:cstheme="minorHAnsi"/>
          </w:rPr>
          <w:t>6</w:t>
        </w:r>
      </w:ins>
      <w:del w:id="128" w:author="Mike Black" w:date="2023-04-05T17:42:00Z">
        <w:r w:rsidRPr="00F26A81" w:rsidDel="00E674E6">
          <w:rPr>
            <w:rFonts w:cstheme="minorHAnsi"/>
          </w:rPr>
          <w:delText>50</w:delText>
        </w:r>
      </w:del>
      <w:r w:rsidRPr="00F26A81">
        <w:rPr>
          <w:rFonts w:cstheme="minorHAnsi"/>
        </w:rPr>
        <w:t xml:space="preserve"> mg, and 0.9</w:t>
      </w:r>
      <w:ins w:id="129" w:author="Mike Black" w:date="2023-04-05T17:42:00Z">
        <w:r w:rsidR="00E674E6">
          <w:rPr>
            <w:rFonts w:cstheme="minorHAnsi"/>
          </w:rPr>
          <w:t>8</w:t>
        </w:r>
      </w:ins>
      <w:del w:id="130" w:author="Mike Black" w:date="2023-04-05T17:42:00Z">
        <w:r w:rsidRPr="00F26A81" w:rsidDel="00E674E6">
          <w:rPr>
            <w:rFonts w:cstheme="minorHAnsi"/>
          </w:rPr>
          <w:delText>06</w:delText>
        </w:r>
      </w:del>
      <w:r w:rsidRPr="00F26A81">
        <w:rPr>
          <w:rFonts w:cstheme="minorHAnsi"/>
        </w:rPr>
        <w:t xml:space="preserve"> mg, respectively. All normal-density accuracy measurements</w:t>
      </w:r>
      <w:r w:rsidR="006D1549">
        <w:rPr>
          <w:rFonts w:cstheme="minorHAnsi"/>
        </w:rPr>
        <w:t xml:space="preserve"> on the stationary phantoms </w:t>
      </w:r>
      <w:r w:rsidRPr="00F26A81">
        <w:rPr>
          <w:rFonts w:cstheme="minorHAnsi"/>
        </w:rPr>
        <w:t xml:space="preserve">are shown in Table </w:t>
      </w:r>
      <w:ins w:id="131" w:author="Mike Black" w:date="2023-04-05T14:32:00Z">
        <w:r w:rsidR="00BE6134">
          <w:rPr>
            <w:rFonts w:cstheme="minorHAnsi"/>
          </w:rPr>
          <w:t>5</w:t>
        </w:r>
      </w:ins>
      <w:del w:id="132" w:author="Mike Black" w:date="2023-04-05T14:32:00Z">
        <w:r w:rsidRPr="00F26A81" w:rsidDel="00BE6134">
          <w:rPr>
            <w:rFonts w:cstheme="minorHAnsi"/>
          </w:rPr>
          <w:delText>4</w:delText>
        </w:r>
      </w:del>
      <w:r w:rsidRPr="00F26A81">
        <w:rPr>
          <w:rFonts w:cstheme="minorHAnsi"/>
        </w:rPr>
        <w:t>.</w:t>
      </w:r>
    </w:p>
    <w:p w14:paraId="4CAB1A9A" w14:textId="77777777" w:rsidR="00F26A81" w:rsidRPr="00F26A81" w:rsidRDefault="00F26A81" w:rsidP="003E3089">
      <w:pPr>
        <w:spacing w:line="480" w:lineRule="auto"/>
        <w:rPr>
          <w:rFonts w:cstheme="minorHAnsi"/>
        </w:rPr>
      </w:pPr>
    </w:p>
    <w:p w14:paraId="1AA329F9" w14:textId="147E23E0" w:rsidR="00F26A81" w:rsidRPr="00F26A81" w:rsidRDefault="00F26A81" w:rsidP="003E3089">
      <w:pPr>
        <w:spacing w:line="480" w:lineRule="auto"/>
        <w:rPr>
          <w:rFonts w:cstheme="minorHAnsi"/>
        </w:rPr>
      </w:pPr>
      <w:r w:rsidRPr="00F26A81">
        <w:rPr>
          <w:rFonts w:cstheme="minorHAnsi"/>
        </w:rPr>
        <w:lastRenderedPageBreak/>
        <w:t>Integrated calcium mass on low-density phantoms (Fig. 4A) produced an r-correlation coefficient, RMSE, and RMSD value of 0.99</w:t>
      </w:r>
      <w:del w:id="133" w:author="Mike Black" w:date="2023-04-05T17:44:00Z">
        <w:r w:rsidRPr="00F26A81" w:rsidDel="00AF68A1">
          <w:rPr>
            <w:rFonts w:cstheme="minorHAnsi"/>
          </w:rPr>
          <w:delText>1</w:delText>
        </w:r>
      </w:del>
      <w:r w:rsidRPr="00F26A81">
        <w:rPr>
          <w:rFonts w:cstheme="minorHAnsi"/>
        </w:rPr>
        <w:t>, 0.49</w:t>
      </w:r>
      <w:del w:id="134" w:author="Mike Black" w:date="2023-04-05T17:44:00Z">
        <w:r w:rsidRPr="00F26A81" w:rsidDel="00AF68A1">
          <w:rPr>
            <w:rFonts w:cstheme="minorHAnsi"/>
          </w:rPr>
          <w:delText>5</w:delText>
        </w:r>
      </w:del>
      <w:r w:rsidRPr="00F26A81">
        <w:rPr>
          <w:rFonts w:cstheme="minorHAnsi"/>
        </w:rPr>
        <w:t xml:space="preserve"> mg, and 0.49</w:t>
      </w:r>
      <w:del w:id="135" w:author="Mike Black" w:date="2023-04-05T17:44:00Z">
        <w:r w:rsidRPr="00F26A81" w:rsidDel="00AF68A1">
          <w:rPr>
            <w:rFonts w:cstheme="minorHAnsi"/>
          </w:rPr>
          <w:delText>4</w:delText>
        </w:r>
      </w:del>
      <w:r w:rsidRPr="00F26A81">
        <w:rPr>
          <w:rFonts w:cstheme="minorHAnsi"/>
        </w:rPr>
        <w:t xml:space="preserve"> mg, respectively. Volume fraction calcium mass on low-density phantoms (Fig. 4B) produced an r-correlation coefficient, RMSE, and RMSD value of 0.9</w:t>
      </w:r>
      <w:ins w:id="136" w:author="Mike Black" w:date="2023-04-05T17:44:00Z">
        <w:r w:rsidR="00AF68A1">
          <w:rPr>
            <w:rFonts w:cstheme="minorHAnsi"/>
          </w:rPr>
          <w:t>9</w:t>
        </w:r>
      </w:ins>
      <w:del w:id="137" w:author="Mike Black" w:date="2023-04-05T17:44:00Z">
        <w:r w:rsidRPr="00F26A81" w:rsidDel="00AF68A1">
          <w:rPr>
            <w:rFonts w:cstheme="minorHAnsi"/>
          </w:rPr>
          <w:delText>89</w:delText>
        </w:r>
      </w:del>
      <w:r w:rsidRPr="00F26A81">
        <w:rPr>
          <w:rFonts w:cstheme="minorHAnsi"/>
        </w:rPr>
        <w:t>, 0.58</w:t>
      </w:r>
      <w:del w:id="138" w:author="Mike Black" w:date="2023-04-05T17:44:00Z">
        <w:r w:rsidRPr="00F26A81" w:rsidDel="00AF68A1">
          <w:rPr>
            <w:rFonts w:cstheme="minorHAnsi"/>
          </w:rPr>
          <w:delText>5</w:delText>
        </w:r>
      </w:del>
      <w:r w:rsidRPr="00F26A81">
        <w:rPr>
          <w:rFonts w:cstheme="minorHAnsi"/>
        </w:rPr>
        <w:t xml:space="preserve"> mg, and 0.57</w:t>
      </w:r>
      <w:del w:id="139" w:author="Mike Black" w:date="2023-04-05T17:44:00Z">
        <w:r w:rsidRPr="00F26A81" w:rsidDel="00AF68A1">
          <w:rPr>
            <w:rFonts w:cstheme="minorHAnsi"/>
          </w:rPr>
          <w:delText>5</w:delText>
        </w:r>
      </w:del>
      <w:r w:rsidRPr="00F26A81">
        <w:rPr>
          <w:rFonts w:cstheme="minorHAnsi"/>
        </w:rPr>
        <w:t xml:space="preserve"> mg, respectively. Agatston scoring on low-density phantoms (Fig. 4C) produced an r-correlation coefficient, RMSE, and RMSD value of 0.7</w:t>
      </w:r>
      <w:ins w:id="140" w:author="Mike Black" w:date="2023-04-05T17:44:00Z">
        <w:r w:rsidR="00AF68A1">
          <w:rPr>
            <w:rFonts w:cstheme="minorHAnsi"/>
          </w:rPr>
          <w:t>7</w:t>
        </w:r>
      </w:ins>
      <w:del w:id="141" w:author="Mike Black" w:date="2023-04-05T17:44:00Z">
        <w:r w:rsidRPr="00F26A81" w:rsidDel="00AF68A1">
          <w:rPr>
            <w:rFonts w:cstheme="minorHAnsi"/>
          </w:rPr>
          <w:delText>89</w:delText>
        </w:r>
      </w:del>
      <w:r w:rsidRPr="00F26A81">
        <w:rPr>
          <w:rFonts w:cstheme="minorHAnsi"/>
        </w:rPr>
        <w:t>, 3.</w:t>
      </w:r>
      <w:ins w:id="142" w:author="Mike Black" w:date="2023-04-05T17:44:00Z">
        <w:r w:rsidR="00AF68A1">
          <w:rPr>
            <w:rFonts w:cstheme="minorHAnsi"/>
          </w:rPr>
          <w:t>7</w:t>
        </w:r>
      </w:ins>
      <w:del w:id="143" w:author="Mike Black" w:date="2023-04-05T17:44:00Z">
        <w:r w:rsidRPr="00F26A81" w:rsidDel="00AF68A1">
          <w:rPr>
            <w:rFonts w:cstheme="minorHAnsi"/>
          </w:rPr>
          <w:delText>509</w:delText>
        </w:r>
      </w:del>
      <w:r w:rsidRPr="00F26A81">
        <w:rPr>
          <w:rFonts w:cstheme="minorHAnsi"/>
        </w:rPr>
        <w:t xml:space="preserve"> mg, and 2.</w:t>
      </w:r>
      <w:ins w:id="144" w:author="Mike Black" w:date="2023-04-05T17:44:00Z">
        <w:r w:rsidR="00AF68A1">
          <w:rPr>
            <w:rFonts w:cstheme="minorHAnsi"/>
          </w:rPr>
          <w:t>3</w:t>
        </w:r>
      </w:ins>
      <w:del w:id="145" w:author="Mike Black" w:date="2023-04-05T17:44:00Z">
        <w:r w:rsidRPr="00F26A81" w:rsidDel="00AF68A1">
          <w:rPr>
            <w:rFonts w:cstheme="minorHAnsi"/>
          </w:rPr>
          <w:delText>240</w:delText>
        </w:r>
      </w:del>
      <w:r w:rsidRPr="00F26A81">
        <w:rPr>
          <w:rFonts w:cstheme="minorHAnsi"/>
        </w:rPr>
        <w:t xml:space="preserve"> mg, respectively.</w:t>
      </w:r>
    </w:p>
    <w:p w14:paraId="008E0602" w14:textId="291B6A76" w:rsidR="00F26A81" w:rsidRPr="003E3089" w:rsidRDefault="00F26A81" w:rsidP="003E3089">
      <w:pPr>
        <w:spacing w:line="480" w:lineRule="auto"/>
        <w:rPr>
          <w:rFonts w:cstheme="minorHAnsi"/>
        </w:rPr>
      </w:pPr>
      <w:r w:rsidRPr="00F26A81">
        <w:rPr>
          <w:rFonts w:cstheme="minorHAnsi"/>
        </w:rPr>
        <w:t>A similar analysis was performed for all motion-affected phantoms</w:t>
      </w:r>
      <w:r w:rsidR="00120951">
        <w:rPr>
          <w:rFonts w:cstheme="minorHAnsi"/>
        </w:rPr>
        <w:t>,</w:t>
      </w:r>
      <w:r w:rsidR="009B7DBB">
        <w:rPr>
          <w:rFonts w:cstheme="minorHAnsi"/>
        </w:rPr>
        <w:t xml:space="preserve"> which</w:t>
      </w:r>
      <w:r w:rsidRPr="00F26A81">
        <w:rPr>
          <w:rFonts w:cstheme="minorHAnsi"/>
        </w:rPr>
        <w:t xml:space="preserve"> can be seen in Table </w:t>
      </w:r>
      <w:ins w:id="146" w:author="Mike Black" w:date="2023-04-05T14:32:00Z">
        <w:r w:rsidR="00BE6134">
          <w:rPr>
            <w:rFonts w:cstheme="minorHAnsi"/>
          </w:rPr>
          <w:t>6</w:t>
        </w:r>
      </w:ins>
      <w:del w:id="147" w:author="Mike Black" w:date="2023-04-05T14:32:00Z">
        <w:r w:rsidR="00491768" w:rsidDel="00BE6134">
          <w:rPr>
            <w:rFonts w:cstheme="minorHAnsi"/>
          </w:rPr>
          <w:delText>5</w:delText>
        </w:r>
      </w:del>
      <w:r w:rsidR="00B7380F">
        <w:rPr>
          <w:rFonts w:cstheme="minorHAnsi"/>
        </w:rPr>
        <w:t xml:space="preserve">. </w:t>
      </w:r>
      <w:r w:rsidRPr="00F26A81">
        <w:rPr>
          <w:rFonts w:cstheme="minorHAnsi"/>
        </w:rPr>
        <w:t xml:space="preserve">The trend </w:t>
      </w:r>
      <w:r w:rsidR="00B124E2">
        <w:rPr>
          <w:rFonts w:cstheme="minorHAnsi"/>
        </w:rPr>
        <w:t xml:space="preserve">for motion-affected data </w:t>
      </w:r>
      <w:r w:rsidRPr="00F26A81">
        <w:rPr>
          <w:rFonts w:cstheme="minorHAnsi"/>
        </w:rPr>
        <w:t>continued to show that integrated calcium mass and volume fraction calcium mass outperformed Agatston scoring for both low-density and normal-density phantoms.</w:t>
      </w:r>
    </w:p>
    <w:p w14:paraId="39C0F33B" w14:textId="3A3FF93F" w:rsidR="00F26A81" w:rsidRPr="003E3089" w:rsidRDefault="00F26A81" w:rsidP="003E3089">
      <w:pPr>
        <w:spacing w:line="480" w:lineRule="auto"/>
        <w:rPr>
          <w:rFonts w:cstheme="minorHAnsi"/>
        </w:rPr>
      </w:pPr>
    </w:p>
    <w:p w14:paraId="4349C56C" w14:textId="7C92CFAD" w:rsidR="00F26A81" w:rsidRPr="003E3089" w:rsidRDefault="00F26A15" w:rsidP="003E3089">
      <w:pPr>
        <w:spacing w:line="480" w:lineRule="auto"/>
        <w:jc w:val="center"/>
        <w:rPr>
          <w:rFonts w:cstheme="minorHAnsi"/>
        </w:rPr>
      </w:pPr>
      <w:ins w:id="148" w:author="Mike Black" w:date="2023-04-05T16:28:00Z">
        <w:r>
          <w:rPr>
            <w:rFonts w:cstheme="minorHAnsi"/>
            <w:noProof/>
          </w:rPr>
          <w:drawing>
            <wp:inline distT="0" distB="0" distL="0" distR="0" wp14:anchorId="27360813" wp14:editId="6671BD59">
              <wp:extent cx="5856941" cy="4392706"/>
              <wp:effectExtent l="0" t="0" r="0" b="190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74499" cy="4405874"/>
                      </a:xfrm>
                      <a:prstGeom prst="rect">
                        <a:avLst/>
                      </a:prstGeom>
                    </pic:spPr>
                  </pic:pic>
                </a:graphicData>
              </a:graphic>
            </wp:inline>
          </w:drawing>
        </w:r>
      </w:ins>
      <w:del w:id="149" w:author="Mike Black" w:date="2023-04-05T16:27:00Z">
        <w:r w:rsidR="00F26A81" w:rsidRPr="003E3089" w:rsidDel="00F26A15">
          <w:rPr>
            <w:rFonts w:cstheme="minorHAnsi"/>
            <w:noProof/>
          </w:rPr>
          <w:drawing>
            <wp:inline distT="0" distB="0" distL="0" distR="0" wp14:anchorId="7E9022C6" wp14:editId="7FD6D235">
              <wp:extent cx="5080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080000" cy="3810000"/>
                      </a:xfrm>
                      <a:prstGeom prst="rect">
                        <a:avLst/>
                      </a:prstGeom>
                    </pic:spPr>
                  </pic:pic>
                </a:graphicData>
              </a:graphic>
            </wp:inline>
          </w:drawing>
        </w:r>
      </w:del>
    </w:p>
    <w:p w14:paraId="3AA00F5C" w14:textId="13F62340" w:rsidR="00F26A81" w:rsidRPr="00F26A81" w:rsidRDefault="00F26A81" w:rsidP="003E3089">
      <w:pPr>
        <w:spacing w:line="480" w:lineRule="auto"/>
        <w:jc w:val="center"/>
        <w:rPr>
          <w:rFonts w:cstheme="minorHAnsi"/>
        </w:rPr>
      </w:pPr>
      <w:r w:rsidRPr="00F26A81">
        <w:rPr>
          <w:rFonts w:cstheme="minorHAnsi"/>
        </w:rPr>
        <w:t xml:space="preserve">Fig. 4 Shows the linear regression analysis comparing measured calcium to the known calcium for the low-density (25, 50, 100 </w:t>
      </w:r>
      <w:r w:rsidR="00AB5465" w:rsidRPr="003E3089">
        <w:rPr>
          <w:rFonts w:cstheme="minorHAnsi"/>
        </w:rPr>
        <w:t>mgHAcm</w:t>
      </w:r>
      <w:r w:rsidR="00AB5465" w:rsidRPr="00270D55">
        <w:rPr>
          <w:rFonts w:cstheme="minorHAnsi"/>
          <w:vertAlign w:val="superscript"/>
        </w:rPr>
        <w:t>-3</w:t>
      </w:r>
      <w:r w:rsidRPr="00F26A81">
        <w:rPr>
          <w:rFonts w:cstheme="minorHAnsi"/>
        </w:rPr>
        <w:t xml:space="preserve">) stationary phantoms. Every tube voltage (80, 100, 120, 135 kV) and </w:t>
      </w:r>
      <w:r w:rsidRPr="00F26A81">
        <w:rPr>
          <w:rFonts w:cstheme="minorHAnsi"/>
        </w:rPr>
        <w:lastRenderedPageBreak/>
        <w:t>size (small, medium, large) is included in the analysis. (A) shows the results of integrated calcium mass. (B) shows the results of the volume fraction method. (C) shows the results of Agatston mass scoring. The best fit line, along with the root mean squared error</w:t>
      </w:r>
      <w:r w:rsidR="00616562">
        <w:rPr>
          <w:rFonts w:cstheme="minorHAnsi"/>
        </w:rPr>
        <w:t xml:space="preserve"> </w:t>
      </w:r>
      <w:r w:rsidR="00E37248">
        <w:rPr>
          <w:rFonts w:cstheme="minorHAnsi"/>
        </w:rPr>
        <w:t>(RMSE)</w:t>
      </w:r>
      <w:r w:rsidRPr="00F26A81">
        <w:rPr>
          <w:rFonts w:cstheme="minorHAnsi"/>
        </w:rPr>
        <w:t xml:space="preserve"> and root mean squared deviation </w:t>
      </w:r>
      <w:r w:rsidR="00E37248">
        <w:rPr>
          <w:rFonts w:cstheme="minorHAnsi"/>
        </w:rPr>
        <w:t xml:space="preserve">(RMSD) </w:t>
      </w:r>
      <w:r w:rsidRPr="00F26A81">
        <w:rPr>
          <w:rFonts w:cstheme="minorHAnsi"/>
        </w:rPr>
        <w:t>values are shown in each plot.</w:t>
      </w:r>
      <w:ins w:id="150" w:author="Mike Black" w:date="2023-04-03T10:47:00Z">
        <w:r w:rsidR="003E40DE">
          <w:rPr>
            <w:rFonts w:cstheme="minorHAnsi"/>
          </w:rPr>
          <w:t xml:space="preserve"> </w:t>
        </w:r>
      </w:ins>
      <w:ins w:id="151" w:author="Mike Black" w:date="2023-04-03T10:50:00Z">
        <w:r w:rsidR="003E40DE">
          <w:rPr>
            <w:rFonts w:cstheme="minorHAnsi"/>
          </w:rPr>
          <w:t>The</w:t>
        </w:r>
      </w:ins>
      <w:ins w:id="152" w:author="Mike Black" w:date="2023-04-03T10:51:00Z">
        <w:r w:rsidR="003E40DE">
          <w:rPr>
            <w:rFonts w:cstheme="minorHAnsi"/>
          </w:rPr>
          <w:t xml:space="preserve"> small, medium, and large inserts label corresponds t</w:t>
        </w:r>
      </w:ins>
      <w:ins w:id="153" w:author="Mike Black" w:date="2023-04-03T10:52:00Z">
        <w:r w:rsidR="003E40DE">
          <w:rPr>
            <w:rFonts w:cstheme="minorHAnsi"/>
          </w:rPr>
          <w:t>o the diameter of the insert</w:t>
        </w:r>
      </w:ins>
      <w:ins w:id="154" w:author="Mike Black" w:date="2023-04-03T10:51:00Z">
        <w:r w:rsidR="003E40DE">
          <w:rPr>
            <w:rFonts w:cstheme="minorHAnsi"/>
          </w:rPr>
          <w:t xml:space="preserve"> (1, 3, and 5 mm, respectively).</w:t>
        </w:r>
      </w:ins>
      <w:ins w:id="155" w:author="Mike Black" w:date="2023-04-03T10:50:00Z">
        <w:r w:rsidR="003E40DE">
          <w:rPr>
            <w:rFonts w:cstheme="minorHAnsi"/>
          </w:rPr>
          <w:t xml:space="preserve"> </w:t>
        </w:r>
      </w:ins>
    </w:p>
    <w:p w14:paraId="778CE220" w14:textId="135B4286" w:rsidR="00F26A81" w:rsidRPr="003E3089" w:rsidRDefault="00F26A81" w:rsidP="003E3089">
      <w:pPr>
        <w:spacing w:line="480" w:lineRule="auto"/>
        <w:rPr>
          <w:rFonts w:cstheme="minorHAnsi"/>
        </w:rPr>
      </w:pPr>
    </w:p>
    <w:p w14:paraId="5432EC14" w14:textId="71ECB85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3.1.2 – Reproducibility</w:t>
      </w:r>
    </w:p>
    <w:p w14:paraId="51F1CB92" w14:textId="640875A8" w:rsidR="00F26A81" w:rsidRPr="003E3089" w:rsidRDefault="00F26A81" w:rsidP="003E3089">
      <w:pPr>
        <w:spacing w:line="480" w:lineRule="auto"/>
        <w:rPr>
          <w:rFonts w:cstheme="minorHAnsi"/>
        </w:rPr>
      </w:pPr>
      <w:r w:rsidRPr="00F26A81">
        <w:rPr>
          <w:rFonts w:cstheme="minorHAnsi"/>
        </w:rPr>
        <w:t>This study included another set of simulated images with identical geometry to understand how repeatable the four different calcium scoring techniques are. The only variation between the two groups of images comes from the random quantum noise associated with the simulation itself. First, all false-negative values were removed from the analysis and then the reproducibility of the results was calculated. Then the results for the stationary phantoms were plotted, comparing measurements from the first set of images against the second set of images for all four scoring techniques (Fig. 5). The RMSE and RMSD values for integrated calcium mass were 0.708 mg and 0.692 mg, respectively (Fig. 5A). The RMSE and RMSD values for volume fraction calcium mass were 0.783 mg and 0.776 mg, respectively (Fig. 5B). The RMSE and RMSD values for Agatston scoring were 0.982 mg and 0.980 mg, respectively (Fig. 5C). The RMSE and RMSD values for spatially weighted calcium scoring were 4.722 mg and 4.714 mg, respectively (Fig. 5D).</w:t>
      </w:r>
    </w:p>
    <w:p w14:paraId="3396A41F" w14:textId="77777777" w:rsidR="00F26A81" w:rsidRPr="00F26A81" w:rsidRDefault="00F26A81" w:rsidP="003E3089">
      <w:pPr>
        <w:spacing w:line="480" w:lineRule="auto"/>
        <w:rPr>
          <w:rFonts w:cstheme="minorHAnsi"/>
        </w:rPr>
      </w:pPr>
    </w:p>
    <w:p w14:paraId="441B83EB" w14:textId="7827CB28" w:rsidR="00F26A81" w:rsidRPr="00F26A81" w:rsidRDefault="00F26A81" w:rsidP="003E3089">
      <w:pPr>
        <w:spacing w:line="480" w:lineRule="auto"/>
        <w:rPr>
          <w:rFonts w:cstheme="minorHAnsi"/>
        </w:rPr>
      </w:pPr>
      <w:r w:rsidRPr="00F26A81">
        <w:rPr>
          <w:rFonts w:cstheme="minorHAnsi"/>
        </w:rPr>
        <w:t xml:space="preserve">The correlation coefficient and best-fit line were also </w:t>
      </w:r>
      <w:r w:rsidR="00621D71">
        <w:rPr>
          <w:rFonts w:cstheme="minorHAnsi"/>
        </w:rPr>
        <w:t>calculated</w:t>
      </w:r>
      <w:r w:rsidRPr="00F26A81">
        <w:rPr>
          <w:rFonts w:cstheme="minorHAnsi"/>
        </w:rPr>
        <w:t xml:space="preserve"> for each calcium scoring technique and are shown in Table </w:t>
      </w:r>
      <w:ins w:id="156" w:author="Mike Black" w:date="2023-04-05T14:33:00Z">
        <w:r w:rsidR="00BE6134">
          <w:rPr>
            <w:rFonts w:cstheme="minorHAnsi"/>
          </w:rPr>
          <w:t>5</w:t>
        </w:r>
      </w:ins>
      <w:del w:id="157" w:author="Mike Black" w:date="2023-04-05T14:33:00Z">
        <w:r w:rsidRPr="00F26A81" w:rsidDel="00BE6134">
          <w:rPr>
            <w:rFonts w:cstheme="minorHAnsi"/>
          </w:rPr>
          <w:delText>4</w:delText>
        </w:r>
      </w:del>
      <w:r w:rsidRPr="00F26A81">
        <w:rPr>
          <w:rFonts w:cstheme="minorHAnsi"/>
        </w:rPr>
        <w:t xml:space="preserve">. The results were then repeated for the motion-affected simulated phantom data. Again, similar trends were seen in reproducibility analysis for both the stationary </w:t>
      </w:r>
      <w:r w:rsidR="00AA76B0">
        <w:rPr>
          <w:rFonts w:cstheme="minorHAnsi"/>
        </w:rPr>
        <w:t xml:space="preserve">(Table </w:t>
      </w:r>
      <w:ins w:id="158" w:author="Mike Black" w:date="2023-04-05T14:33:00Z">
        <w:r w:rsidR="00BE6134">
          <w:rPr>
            <w:rFonts w:cstheme="minorHAnsi"/>
          </w:rPr>
          <w:t>5</w:t>
        </w:r>
      </w:ins>
      <w:del w:id="159" w:author="Mike Black" w:date="2023-04-05T14:33:00Z">
        <w:r w:rsidR="00AA76B0" w:rsidDel="00BE6134">
          <w:rPr>
            <w:rFonts w:cstheme="minorHAnsi"/>
          </w:rPr>
          <w:delText>4</w:delText>
        </w:r>
      </w:del>
      <w:r w:rsidR="00AA76B0">
        <w:rPr>
          <w:rFonts w:cstheme="minorHAnsi"/>
        </w:rPr>
        <w:t xml:space="preserve">) </w:t>
      </w:r>
      <w:r w:rsidRPr="00F26A81">
        <w:rPr>
          <w:rFonts w:cstheme="minorHAnsi"/>
        </w:rPr>
        <w:t>and motion-affected scans</w:t>
      </w:r>
      <w:r w:rsidR="00AA76B0">
        <w:rPr>
          <w:rFonts w:cstheme="minorHAnsi"/>
        </w:rPr>
        <w:t xml:space="preserve"> (Table </w:t>
      </w:r>
      <w:ins w:id="160" w:author="Mike Black" w:date="2023-04-05T14:33:00Z">
        <w:r w:rsidR="00BE6134">
          <w:rPr>
            <w:rFonts w:cstheme="minorHAnsi"/>
          </w:rPr>
          <w:t>6</w:t>
        </w:r>
      </w:ins>
      <w:del w:id="161" w:author="Mike Black" w:date="2023-04-05T14:33:00Z">
        <w:r w:rsidR="00AA76B0" w:rsidDel="00BE6134">
          <w:rPr>
            <w:rFonts w:cstheme="minorHAnsi"/>
          </w:rPr>
          <w:delText>5</w:delText>
        </w:r>
      </w:del>
      <w:r w:rsidR="00AA76B0">
        <w:rPr>
          <w:rFonts w:cstheme="minorHAnsi"/>
        </w:rPr>
        <w:t>)</w:t>
      </w:r>
      <w:r w:rsidRPr="00F26A81">
        <w:rPr>
          <w:rFonts w:cstheme="minorHAnsi"/>
        </w:rPr>
        <w:t>.</w:t>
      </w:r>
    </w:p>
    <w:p w14:paraId="21688E7D" w14:textId="3522F6EE" w:rsidR="00F26A81" w:rsidRPr="003E3089" w:rsidRDefault="00F26A81" w:rsidP="003E3089">
      <w:pPr>
        <w:spacing w:line="480" w:lineRule="auto"/>
        <w:rPr>
          <w:rFonts w:cstheme="minorHAnsi"/>
        </w:rPr>
      </w:pPr>
    </w:p>
    <w:p w14:paraId="1967CEBF" w14:textId="63ACF931" w:rsidR="00F26A81" w:rsidRPr="003E3089" w:rsidRDefault="00EC1D4A" w:rsidP="003E3089">
      <w:pPr>
        <w:spacing w:line="480" w:lineRule="auto"/>
        <w:jc w:val="center"/>
        <w:rPr>
          <w:rFonts w:cstheme="minorHAnsi"/>
        </w:rPr>
      </w:pPr>
      <w:ins w:id="162" w:author="Mike Black" w:date="2023-04-11T10:22:00Z">
        <w:r>
          <w:rPr>
            <w:rFonts w:cstheme="minorHAnsi"/>
            <w:noProof/>
          </w:rPr>
          <w:lastRenderedPageBreak/>
          <w:drawing>
            <wp:inline distT="0" distB="0" distL="0" distR="0" wp14:anchorId="7DE0B134" wp14:editId="27F7A944">
              <wp:extent cx="50800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ins>
      <w:del w:id="163" w:author="Mike Black" w:date="2023-04-05T10:56:00Z">
        <w:r w:rsidR="00F26A81" w:rsidRPr="003E3089" w:rsidDel="00A83780">
          <w:rPr>
            <w:rFonts w:cstheme="minorHAnsi"/>
            <w:noProof/>
          </w:rPr>
          <w:drawing>
            <wp:inline distT="0" distB="0" distL="0" distR="0" wp14:anchorId="72D033CA" wp14:editId="572720E6">
              <wp:extent cx="5080000" cy="3810000"/>
              <wp:effectExtent l="0" t="0" r="0" b="0"/>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a:blip r:embed="rId15"/>
                      <a:stretch>
                        <a:fillRect/>
                      </a:stretch>
                    </pic:blipFill>
                    <pic:spPr>
                      <a:xfrm>
                        <a:off x="0" y="0"/>
                        <a:ext cx="5080000" cy="3810000"/>
                      </a:xfrm>
                      <a:prstGeom prst="rect">
                        <a:avLst/>
                      </a:prstGeom>
                    </pic:spPr>
                  </pic:pic>
                </a:graphicData>
              </a:graphic>
            </wp:inline>
          </w:drawing>
        </w:r>
      </w:del>
    </w:p>
    <w:p w14:paraId="03CFEF9B" w14:textId="351FEE23" w:rsidR="00F26A81" w:rsidRPr="003E3089" w:rsidRDefault="00F26A81" w:rsidP="003E3089">
      <w:pPr>
        <w:spacing w:line="480" w:lineRule="auto"/>
        <w:jc w:val="center"/>
        <w:rPr>
          <w:rFonts w:cstheme="minorHAnsi"/>
        </w:rPr>
      </w:pPr>
      <w:r w:rsidRPr="00F26A81">
        <w:rPr>
          <w:rFonts w:cstheme="minorHAnsi"/>
        </w:rPr>
        <w:t xml:space="preserve">Fig. 5 Shows reproducibility measurements for all four scoring techniques on the stationary phantoms. Every tube voltage (80, 100, 120, 135 kV), size (small, medium, large), and density (low, normal) is included in the analysis. The measurements from the first set of images were plotted against the second set of images for each technique. Integrated mass (A), Volume fraction (B), Agatston mass scoring (C), and spatially weighted calcium scoring (D) are shown along with the root mean squared error </w:t>
      </w:r>
      <w:r w:rsidR="00D25CDB">
        <w:rPr>
          <w:rFonts w:cstheme="minorHAnsi"/>
        </w:rPr>
        <w:t>(RMSE)</w:t>
      </w:r>
      <w:r w:rsidR="00D25CDB" w:rsidRPr="00F26A81">
        <w:rPr>
          <w:rFonts w:cstheme="minorHAnsi"/>
        </w:rPr>
        <w:t xml:space="preserve"> </w:t>
      </w:r>
      <w:r w:rsidRPr="00F26A81">
        <w:rPr>
          <w:rFonts w:cstheme="minorHAnsi"/>
        </w:rPr>
        <w:t xml:space="preserve">and root mean squared deviation </w:t>
      </w:r>
      <w:r w:rsidR="00D25CDB">
        <w:rPr>
          <w:rFonts w:cstheme="minorHAnsi"/>
        </w:rPr>
        <w:t>(RMS</w:t>
      </w:r>
      <w:r w:rsidR="00AB0D44">
        <w:rPr>
          <w:rFonts w:cstheme="minorHAnsi"/>
        </w:rPr>
        <w:t>D</w:t>
      </w:r>
      <w:r w:rsidR="00D25CDB">
        <w:rPr>
          <w:rFonts w:cstheme="minorHAnsi"/>
        </w:rPr>
        <w:t>)</w:t>
      </w:r>
      <w:r w:rsidR="00D25CDB" w:rsidRPr="00F26A81">
        <w:rPr>
          <w:rFonts w:cstheme="minorHAnsi"/>
        </w:rPr>
        <w:t xml:space="preserve"> </w:t>
      </w:r>
      <w:r w:rsidRPr="00F26A81">
        <w:rPr>
          <w:rFonts w:cstheme="minorHAnsi"/>
        </w:rPr>
        <w:t>values.</w:t>
      </w:r>
      <w:ins w:id="164" w:author="Mike Black" w:date="2023-04-03T10:52:00Z">
        <w:r w:rsidR="007A4124">
          <w:rPr>
            <w:rFonts w:cstheme="minorHAnsi"/>
          </w:rPr>
          <w:t xml:space="preserve"> The small, medium, and large inserts label corresponds to the diameter of the insert (1, 3, and 5 mm, respectively).</w:t>
        </w:r>
      </w:ins>
    </w:p>
    <w:p w14:paraId="16E6C4E6" w14:textId="2E1C7270" w:rsidR="00F26A81" w:rsidRPr="003E3089" w:rsidRDefault="00F26A81" w:rsidP="003E3089">
      <w:pPr>
        <w:spacing w:line="480" w:lineRule="auto"/>
        <w:rPr>
          <w:rFonts w:cstheme="minorHAnsi"/>
        </w:rPr>
      </w:pPr>
    </w:p>
    <w:p w14:paraId="5C1DFF81" w14:textId="5A2ED9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 xml:space="preserve">3.1.3 – Sensitivity and </w:t>
      </w:r>
      <w:r w:rsidR="006E47E2">
        <w:rPr>
          <w:rFonts w:asciiTheme="minorHAnsi" w:hAnsiTheme="minorHAnsi" w:cstheme="minorHAnsi"/>
        </w:rPr>
        <w:t>s</w:t>
      </w:r>
      <w:r w:rsidRPr="003E3089">
        <w:rPr>
          <w:rFonts w:asciiTheme="minorHAnsi" w:hAnsiTheme="minorHAnsi" w:cstheme="minorHAnsi"/>
        </w:rPr>
        <w:t>pecificity</w:t>
      </w:r>
    </w:p>
    <w:p w14:paraId="196D91D1" w14:textId="7F2852B5" w:rsidR="00F26A81" w:rsidRPr="003E3089" w:rsidRDefault="00F26A81" w:rsidP="003E3089">
      <w:pPr>
        <w:spacing w:line="480" w:lineRule="auto"/>
        <w:rPr>
          <w:rFonts w:cstheme="minorHAnsi"/>
        </w:rPr>
      </w:pPr>
      <w:r w:rsidRPr="00F26A81">
        <w:rPr>
          <w:rFonts w:cstheme="minorHAnsi"/>
        </w:rPr>
        <w:t xml:space="preserve">The percentage of false-negative (CAC=0) and false-positive (CAC&gt;0) scores was also calculated to understand the sensitivity and specificity of all four calcium scoring techniques. Any region containing known calcium that resulted in a CAC score of zero was determined to be a false-negative (CAC=0) score, </w:t>
      </w:r>
      <w:r w:rsidRPr="00F26A81">
        <w:rPr>
          <w:rFonts w:cstheme="minorHAnsi"/>
        </w:rPr>
        <w:lastRenderedPageBreak/>
        <w:t>and any region of pure background that resulted in a positive calcium score was determined to be a false-positive (CAC&gt;0) score. This was simple to obtain for Agatston scoring, as Agatston returns zero as a possible score.</w:t>
      </w:r>
    </w:p>
    <w:p w14:paraId="48F9DEA4" w14:textId="77777777" w:rsidR="00F26A81" w:rsidRPr="00F26A81" w:rsidRDefault="00F26A81" w:rsidP="003E3089">
      <w:pPr>
        <w:spacing w:line="480" w:lineRule="auto"/>
        <w:rPr>
          <w:rFonts w:cstheme="minorHAnsi"/>
        </w:rPr>
      </w:pPr>
    </w:p>
    <w:p w14:paraId="1B7FC97B" w14:textId="02C8E4B6" w:rsidR="00F26A81" w:rsidRPr="003E3089" w:rsidRDefault="00F26A81" w:rsidP="003E3089">
      <w:pPr>
        <w:spacing w:line="480" w:lineRule="auto"/>
        <w:rPr>
          <w:rFonts w:cstheme="minorHAnsi"/>
        </w:rPr>
      </w:pPr>
      <w:r w:rsidRPr="00F26A81">
        <w:rPr>
          <w:rFonts w:cstheme="minorHAnsi"/>
        </w:rPr>
        <w:t>For spatially weighted calcium scoring, the score is always greater than zero, making a score of zero impossible. This is unhelpful since noise will eventually become a dominating factor for low-density and small calcifications making it difficult to distinguish between a small amount of calcium and noise, so spatially weighted calcium scores for regions of pure background were calculated across all simulated phantoms</w:t>
      </w:r>
      <w:r w:rsidR="008B4F25">
        <w:rPr>
          <w:rFonts w:cstheme="minorHAnsi"/>
        </w:rPr>
        <w:t>. Then</w:t>
      </w:r>
      <w:r w:rsidR="00692CE0">
        <w:rPr>
          <w:rFonts w:cstheme="minorHAnsi"/>
        </w:rPr>
        <w:t xml:space="preserve"> the</w:t>
      </w:r>
      <w:r w:rsidRPr="00F26A81">
        <w:rPr>
          <w:rFonts w:cstheme="minorHAnsi"/>
        </w:rPr>
        <w:t xml:space="preserve"> mean and standard deviation of these scores </w:t>
      </w:r>
      <w:r w:rsidR="00CF712D">
        <w:rPr>
          <w:rFonts w:cstheme="minorHAnsi"/>
        </w:rPr>
        <w:t>was</w:t>
      </w:r>
      <w:r w:rsidRPr="00F26A81">
        <w:rPr>
          <w:rFonts w:cstheme="minorHAnsi"/>
        </w:rPr>
        <w:t xml:space="preserve"> </w:t>
      </w:r>
      <w:r w:rsidR="00C57E9D">
        <w:rPr>
          <w:rFonts w:cstheme="minorHAnsi"/>
        </w:rPr>
        <w:t>obtained</w:t>
      </w:r>
      <w:r w:rsidRPr="00F26A81">
        <w:rPr>
          <w:rFonts w:cstheme="minorHAnsi"/>
        </w:rPr>
        <w:t xml:space="preserve">. Any spatially weighted calcium score containing regions of known calcium that resulted in a score less than the mean background score plus </w:t>
      </w:r>
      <w:r w:rsidR="002E6E82">
        <w:rPr>
          <w:rFonts w:cstheme="minorHAnsi"/>
        </w:rPr>
        <w:t>1.5</w:t>
      </w:r>
      <w:r w:rsidRPr="00F26A81">
        <w:rPr>
          <w:rFonts w:cstheme="minorHAnsi"/>
        </w:rPr>
        <w:t xml:space="preserve"> standard </w:t>
      </w:r>
      <w:r w:rsidR="002E6E82">
        <w:rPr>
          <w:rFonts w:cstheme="minorHAnsi"/>
        </w:rPr>
        <w:t>deviations</w:t>
      </w:r>
      <w:r w:rsidRPr="00F26A81">
        <w:rPr>
          <w:rFonts w:cstheme="minorHAnsi"/>
        </w:rPr>
        <w:t xml:space="preserve"> was then considered a false-negative</w:t>
      </w:r>
      <w:r w:rsidR="005D7363">
        <w:rPr>
          <w:rFonts w:cstheme="minorHAnsi"/>
        </w:rPr>
        <w:t xml:space="preserve"> (CAC=0)</w:t>
      </w:r>
      <w:r w:rsidRPr="00F26A81">
        <w:rPr>
          <w:rFonts w:cstheme="minorHAnsi"/>
        </w:rPr>
        <w:t xml:space="preserve"> score. Likewise, any spatially weighted calcium score greater than the mean score of pure background plus </w:t>
      </w:r>
      <w:r w:rsidR="0018662A">
        <w:rPr>
          <w:rFonts w:cstheme="minorHAnsi"/>
        </w:rPr>
        <w:t>1.5</w:t>
      </w:r>
      <w:r w:rsidRPr="00F26A81">
        <w:rPr>
          <w:rFonts w:cstheme="minorHAnsi"/>
        </w:rPr>
        <w:t xml:space="preserve"> standard </w:t>
      </w:r>
      <w:r w:rsidR="0018662A">
        <w:rPr>
          <w:rFonts w:cstheme="minorHAnsi"/>
        </w:rPr>
        <w:t>deviations</w:t>
      </w:r>
      <w:r w:rsidRPr="00F26A81">
        <w:rPr>
          <w:rFonts w:cstheme="minorHAnsi"/>
        </w:rPr>
        <w:t xml:space="preserve"> was considered a false-positive (CAC&gt;0) score for regions containing only background.</w:t>
      </w:r>
    </w:p>
    <w:p w14:paraId="6F09A9BF" w14:textId="77777777" w:rsidR="00F26A81" w:rsidRPr="00F26A81" w:rsidRDefault="00F26A81" w:rsidP="003E3089">
      <w:pPr>
        <w:spacing w:line="480" w:lineRule="auto"/>
        <w:rPr>
          <w:rFonts w:cstheme="minorHAnsi"/>
        </w:rPr>
      </w:pPr>
    </w:p>
    <w:p w14:paraId="10614343" w14:textId="6BABA0FB" w:rsidR="00F26A81" w:rsidRPr="003E3089" w:rsidRDefault="00F26A81" w:rsidP="003E3089">
      <w:pPr>
        <w:spacing w:line="480" w:lineRule="auto"/>
        <w:rPr>
          <w:rFonts w:cstheme="minorHAnsi"/>
        </w:rPr>
      </w:pPr>
      <w:r w:rsidRPr="00F26A81">
        <w:rPr>
          <w:rFonts w:cstheme="minorHAnsi"/>
        </w:rPr>
        <w:t xml:space="preserve">A similar approach for determining false-negative (CAC=0) and false-positive (CAC&gt;0) scores was applied to integrated calcium mass and volume fraction calcium mass. Both calcium mass techniques result in </w:t>
      </w:r>
      <w:r w:rsidR="007839A1">
        <w:rPr>
          <w:rFonts w:cstheme="minorHAnsi"/>
        </w:rPr>
        <w:t>physical mass calculations</w:t>
      </w:r>
      <w:r w:rsidRPr="00F26A81">
        <w:rPr>
          <w:rFonts w:cstheme="minorHAnsi"/>
        </w:rPr>
        <w:t xml:space="preserve"> from </w:t>
      </w:r>
      <w:r w:rsidR="007041E2">
        <w:rPr>
          <w:rFonts w:cstheme="minorHAnsi"/>
        </w:rPr>
        <w:t>negative to positive infinity</w:t>
      </w:r>
      <w:r w:rsidRPr="00F26A81">
        <w:rPr>
          <w:rFonts w:cstheme="minorHAnsi"/>
        </w:rPr>
        <w:t>. For low-density and small calcifications, noise will dominate the calcium mass results</w:t>
      </w:r>
      <w:r w:rsidR="009C7402">
        <w:rPr>
          <w:rFonts w:cstheme="minorHAnsi"/>
        </w:rPr>
        <w:t>,</w:t>
      </w:r>
      <w:r w:rsidRPr="00F26A81">
        <w:rPr>
          <w:rFonts w:cstheme="minorHAnsi"/>
        </w:rPr>
        <w:t xml:space="preserve"> making it </w:t>
      </w:r>
      <w:r w:rsidR="002836B9">
        <w:rPr>
          <w:rFonts w:cstheme="minorHAnsi"/>
        </w:rPr>
        <w:t>important</w:t>
      </w:r>
      <w:r w:rsidRPr="00F26A81">
        <w:rPr>
          <w:rFonts w:cstheme="minorHAnsi"/>
        </w:rPr>
        <w:t xml:space="preserve"> to</w:t>
      </w:r>
      <w:r w:rsidR="002836B9">
        <w:rPr>
          <w:rFonts w:cstheme="minorHAnsi"/>
        </w:rPr>
        <w:t xml:space="preserve"> define a threshold that </w:t>
      </w:r>
      <w:r w:rsidR="009C7402">
        <w:rPr>
          <w:rFonts w:cstheme="minorHAnsi"/>
        </w:rPr>
        <w:t>can</w:t>
      </w:r>
      <w:r w:rsidRPr="00F26A81">
        <w:rPr>
          <w:rFonts w:cstheme="minorHAnsi"/>
        </w:rPr>
        <w:t xml:space="preserve"> distinguish between a small amount of calcium and noise</w:t>
      </w:r>
      <w:r w:rsidR="002836B9">
        <w:rPr>
          <w:rFonts w:cstheme="minorHAnsi"/>
        </w:rPr>
        <w:t xml:space="preserve">. </w:t>
      </w:r>
      <w:r w:rsidR="00E76BD9">
        <w:rPr>
          <w:rFonts w:cstheme="minorHAnsi"/>
        </w:rPr>
        <w:t>S</w:t>
      </w:r>
      <w:r w:rsidR="00E76BD9" w:rsidRPr="00F26A81">
        <w:rPr>
          <w:rFonts w:cstheme="minorHAnsi"/>
        </w:rPr>
        <w:t>o,</w:t>
      </w:r>
      <w:r w:rsidRPr="00F26A81">
        <w:rPr>
          <w:rFonts w:cstheme="minorHAnsi"/>
        </w:rPr>
        <w:t xml:space="preserve"> a mean and standard deviation mass </w:t>
      </w:r>
      <w:r w:rsidR="00E76BD9">
        <w:rPr>
          <w:rFonts w:cstheme="minorHAnsi"/>
        </w:rPr>
        <w:t xml:space="preserve">of background </w:t>
      </w:r>
      <w:r w:rsidRPr="00F26A81">
        <w:rPr>
          <w:rFonts w:cstheme="minorHAnsi"/>
        </w:rPr>
        <w:t xml:space="preserve">was obtained </w:t>
      </w:r>
      <w:r w:rsidR="009C7402">
        <w:rPr>
          <w:rFonts w:cstheme="minorHAnsi"/>
        </w:rPr>
        <w:t>similarly to</w:t>
      </w:r>
      <w:r w:rsidRPr="00F26A81">
        <w:rPr>
          <w:rFonts w:cstheme="minorHAnsi"/>
        </w:rPr>
        <w:t xml:space="preserve"> spatially weighted calcium scoring. Any integrated calcium mass or volume fraction calcium mass result containing regions of known calcium that resulted in a mass less than the mean background mass plus </w:t>
      </w:r>
      <w:r w:rsidR="00385276">
        <w:rPr>
          <w:rFonts w:cstheme="minorHAnsi"/>
        </w:rPr>
        <w:t>1.5</w:t>
      </w:r>
      <w:r w:rsidRPr="00F26A81">
        <w:rPr>
          <w:rFonts w:cstheme="minorHAnsi"/>
        </w:rPr>
        <w:t xml:space="preserve"> standard deviation</w:t>
      </w:r>
      <w:r w:rsidR="00385276">
        <w:rPr>
          <w:rFonts w:cstheme="minorHAnsi"/>
        </w:rPr>
        <w:t>s</w:t>
      </w:r>
      <w:r w:rsidRPr="00F26A81">
        <w:rPr>
          <w:rFonts w:cstheme="minorHAnsi"/>
        </w:rPr>
        <w:t xml:space="preserve"> was then considered a false-negative </w:t>
      </w:r>
      <w:r w:rsidR="00551FE6">
        <w:rPr>
          <w:rFonts w:cstheme="minorHAnsi"/>
        </w:rPr>
        <w:t xml:space="preserve">(CAC=0) </w:t>
      </w:r>
      <w:r w:rsidRPr="00F26A81">
        <w:rPr>
          <w:rFonts w:cstheme="minorHAnsi"/>
        </w:rPr>
        <w:t>score. Likewise, integrated calcium mass or volume fraction calcium mass result</w:t>
      </w:r>
      <w:r w:rsidR="00582B95">
        <w:rPr>
          <w:rFonts w:cstheme="minorHAnsi"/>
        </w:rPr>
        <w:t>s</w:t>
      </w:r>
      <w:r w:rsidRPr="00F26A81">
        <w:rPr>
          <w:rFonts w:cstheme="minorHAnsi"/>
        </w:rPr>
        <w:t xml:space="preserve"> greater than </w:t>
      </w:r>
      <w:r w:rsidRPr="00F26A81">
        <w:rPr>
          <w:rFonts w:cstheme="minorHAnsi"/>
        </w:rPr>
        <w:lastRenderedPageBreak/>
        <w:t xml:space="preserve">the mean mass of pure background plus </w:t>
      </w:r>
      <w:r w:rsidR="00D156EB">
        <w:rPr>
          <w:rFonts w:cstheme="minorHAnsi"/>
        </w:rPr>
        <w:t>1.5</w:t>
      </w:r>
      <w:r w:rsidRPr="00F26A81">
        <w:rPr>
          <w:rFonts w:cstheme="minorHAnsi"/>
        </w:rPr>
        <w:t xml:space="preserve"> standard deviation</w:t>
      </w:r>
      <w:r w:rsidR="00D156EB">
        <w:rPr>
          <w:rFonts w:cstheme="minorHAnsi"/>
        </w:rPr>
        <w:t>s</w:t>
      </w:r>
      <w:r w:rsidRPr="00F26A81">
        <w:rPr>
          <w:rFonts w:cstheme="minorHAnsi"/>
        </w:rPr>
        <w:t xml:space="preserve"> was considered a false-positive (CAC&gt;0) mass for regions containing only background.</w:t>
      </w:r>
    </w:p>
    <w:p w14:paraId="09BEDA14" w14:textId="77777777" w:rsidR="00F26A81" w:rsidRPr="00F26A81" w:rsidRDefault="00F26A81" w:rsidP="003E3089">
      <w:pPr>
        <w:spacing w:line="480" w:lineRule="auto"/>
        <w:rPr>
          <w:rFonts w:cstheme="minorHAnsi"/>
        </w:rPr>
      </w:pPr>
    </w:p>
    <w:p w14:paraId="7E5E1111" w14:textId="7E141B87" w:rsidR="00F26A81" w:rsidRPr="00F26A81" w:rsidRDefault="00F26A81" w:rsidP="003E3089">
      <w:pPr>
        <w:spacing w:line="480" w:lineRule="auto"/>
        <w:rPr>
          <w:rFonts w:cstheme="minorHAnsi"/>
        </w:rPr>
      </w:pPr>
      <w:r w:rsidRPr="00F26A81">
        <w:rPr>
          <w:rFonts w:cstheme="minorHAnsi"/>
        </w:rPr>
        <w:t>The percentage of false-negative (CAC=0) and false-positive (CAC&gt;0) scores were then calculated for all four techniques. For the stationary simulated phantoms, integrated calcium mass and volume fraction calcium mass techniques produced</w:t>
      </w:r>
      <w:r w:rsidR="00385276">
        <w:rPr>
          <w:rFonts w:cstheme="minorHAnsi"/>
        </w:rPr>
        <w:t xml:space="preserve"> </w:t>
      </w:r>
      <w:r w:rsidR="00385276" w:rsidRPr="00F26A81">
        <w:rPr>
          <w:rFonts w:cstheme="minorHAnsi"/>
        </w:rPr>
        <w:t xml:space="preserve">21 </w:t>
      </w:r>
      <w:r w:rsidR="00385276">
        <w:rPr>
          <w:rFonts w:cstheme="minorHAnsi"/>
        </w:rPr>
        <w:t xml:space="preserve">and 22 </w:t>
      </w:r>
      <w:r w:rsidRPr="00F26A81">
        <w:rPr>
          <w:rFonts w:cstheme="minorHAnsi"/>
        </w:rPr>
        <w:t>false-negative (CAC=0)</w:t>
      </w:r>
      <w:r w:rsidR="00385276">
        <w:rPr>
          <w:rFonts w:cstheme="minorHAnsi"/>
        </w:rPr>
        <w:t xml:space="preserve"> scores out of 216 total measurements. S</w:t>
      </w:r>
      <w:r w:rsidRPr="00F26A81">
        <w:rPr>
          <w:rFonts w:cstheme="minorHAnsi"/>
        </w:rPr>
        <w:t xml:space="preserve">patially weighted calcium scoring produced 92 out of 216 </w:t>
      </w:r>
      <w:r w:rsidR="00385276">
        <w:rPr>
          <w:rFonts w:cstheme="minorHAnsi"/>
        </w:rPr>
        <w:t xml:space="preserve">false-negative (CAC=0) </w:t>
      </w:r>
      <w:r w:rsidRPr="00F26A81">
        <w:rPr>
          <w:rFonts w:cstheme="minorHAnsi"/>
        </w:rPr>
        <w:t>scores. Agatson scoring produced 84 false-negative (CAC=0)</w:t>
      </w:r>
      <w:r w:rsidR="0008304A">
        <w:rPr>
          <w:rFonts w:cstheme="minorHAnsi"/>
        </w:rPr>
        <w:t xml:space="preserve"> scores</w:t>
      </w:r>
      <w:r w:rsidRPr="00F26A81">
        <w:rPr>
          <w:rFonts w:cstheme="minorHAnsi"/>
        </w:rPr>
        <w:t xml:space="preserve"> out of 216 scores.</w:t>
      </w:r>
      <w:r w:rsidR="0008304A">
        <w:rPr>
          <w:rFonts w:cstheme="minorHAnsi"/>
        </w:rPr>
        <w:t xml:space="preserve"> Because of the thresholding requirement applied to these calculations, zero false-positive (CAC&gt;0) scores were produced via integrated calcium mass, volume fraction calcium mass, and spatially weighted calcium mass. Likewise, Agatston scoring produced zero false-positive (CAC&gt;0) scores due to the 130 HU threshold</w:t>
      </w:r>
      <w:r w:rsidR="0051379B">
        <w:rPr>
          <w:rFonts w:cstheme="minorHAnsi"/>
        </w:rPr>
        <w:t xml:space="preserve"> and minimum connected component</w:t>
      </w:r>
      <w:r w:rsidR="0008304A">
        <w:rPr>
          <w:rFonts w:cstheme="minorHAnsi"/>
        </w:rPr>
        <w:t xml:space="preserve"> requirement</w:t>
      </w:r>
      <w:r w:rsidRPr="00F26A81">
        <w:rPr>
          <w:rFonts w:cstheme="minorHAnsi"/>
        </w:rPr>
        <w:t xml:space="preserve">. These results are shown in </w:t>
      </w:r>
      <w:r w:rsidR="0051379B">
        <w:rPr>
          <w:rFonts w:cstheme="minorHAnsi"/>
        </w:rPr>
        <w:t xml:space="preserve">Figure </w:t>
      </w:r>
      <w:r w:rsidRPr="00F26A81">
        <w:rPr>
          <w:rFonts w:cstheme="minorHAnsi"/>
        </w:rPr>
        <w:t xml:space="preserve">6. Results for the sensitivity and specificity of each technique, evaluated on the motion-affected phantoms, are </w:t>
      </w:r>
      <w:r w:rsidR="00C1631E">
        <w:rPr>
          <w:rFonts w:cstheme="minorHAnsi"/>
        </w:rPr>
        <w:t>summarized</w:t>
      </w:r>
      <w:r w:rsidRPr="00F26A81">
        <w:rPr>
          <w:rFonts w:cstheme="minorHAnsi"/>
        </w:rPr>
        <w:t xml:space="preserve"> in Table </w:t>
      </w:r>
      <w:ins w:id="165" w:author="Mike Black" w:date="2023-04-05T14:33:00Z">
        <w:r w:rsidR="00BE6134">
          <w:rPr>
            <w:rFonts w:cstheme="minorHAnsi"/>
          </w:rPr>
          <w:t>6</w:t>
        </w:r>
      </w:ins>
      <w:del w:id="166" w:author="Mike Black" w:date="2023-04-05T14:33:00Z">
        <w:r w:rsidR="001F6599" w:rsidDel="00BE6134">
          <w:rPr>
            <w:rFonts w:cstheme="minorHAnsi"/>
          </w:rPr>
          <w:delText>5</w:delText>
        </w:r>
      </w:del>
      <w:r w:rsidRPr="00F26A81">
        <w:rPr>
          <w:rFonts w:cstheme="minorHAnsi"/>
        </w:rPr>
        <w:t>.</w:t>
      </w:r>
    </w:p>
    <w:p w14:paraId="33308B86" w14:textId="77777777" w:rsidR="00F26A81" w:rsidRPr="003E3089" w:rsidRDefault="00F26A81" w:rsidP="003E3089">
      <w:pPr>
        <w:spacing w:line="480" w:lineRule="auto"/>
        <w:rPr>
          <w:rFonts w:cstheme="minorHAnsi"/>
        </w:rPr>
      </w:pPr>
    </w:p>
    <w:p w14:paraId="3314B112" w14:textId="48419FEB" w:rsidR="00F26A81" w:rsidRPr="003E3089" w:rsidRDefault="00F26A15" w:rsidP="003E3089">
      <w:pPr>
        <w:spacing w:line="480" w:lineRule="auto"/>
        <w:jc w:val="center"/>
        <w:rPr>
          <w:rFonts w:cstheme="minorHAnsi"/>
        </w:rPr>
      </w:pPr>
      <w:ins w:id="167" w:author="Mike Black" w:date="2023-04-05T16:29:00Z">
        <w:r>
          <w:rPr>
            <w:rFonts w:cstheme="minorHAnsi"/>
            <w:noProof/>
          </w:rPr>
          <w:lastRenderedPageBreak/>
          <w:drawing>
            <wp:inline distT="0" distB="0" distL="0" distR="0" wp14:anchorId="18A0E12D" wp14:editId="721B1576">
              <wp:extent cx="5080000" cy="50800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80000" cy="5080000"/>
                      </a:xfrm>
                      <a:prstGeom prst="rect">
                        <a:avLst/>
                      </a:prstGeom>
                    </pic:spPr>
                  </pic:pic>
                </a:graphicData>
              </a:graphic>
            </wp:inline>
          </w:drawing>
        </w:r>
      </w:ins>
      <w:del w:id="168" w:author="Mike Black" w:date="2023-04-05T16:29:00Z">
        <w:r w:rsidR="00F15EA4" w:rsidDel="00F26A15">
          <w:rPr>
            <w:rFonts w:cstheme="minorHAnsi"/>
            <w:noProof/>
          </w:rPr>
          <w:drawing>
            <wp:inline distT="0" distB="0" distL="0" distR="0" wp14:anchorId="14B52015" wp14:editId="255C77BE">
              <wp:extent cx="5943600" cy="59436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1C077A77" w14:textId="5B34C5D0" w:rsidR="00F26A81" w:rsidRDefault="00F26A81" w:rsidP="003E3089">
      <w:pPr>
        <w:spacing w:line="480" w:lineRule="auto"/>
        <w:jc w:val="center"/>
        <w:rPr>
          <w:rFonts w:cstheme="minorHAnsi"/>
        </w:rPr>
      </w:pPr>
      <w:r w:rsidRPr="00F26A81">
        <w:rPr>
          <w:rFonts w:cstheme="minorHAnsi"/>
        </w:rPr>
        <w:t>Fig 6. Shows the percentage of false-negative (CAC=0) and false-positive (CAC&gt;0) scores on the stationary phantoms. Every tube voltage (80, 100, 120, 135 kV), size (small, medium, large), and density (low, normal) is included in the analysis.</w:t>
      </w:r>
    </w:p>
    <w:p w14:paraId="1295AF95" w14:textId="6A7DCC95" w:rsidR="00471DAB" w:rsidRDefault="00471DAB" w:rsidP="003E3089">
      <w:pPr>
        <w:spacing w:line="480" w:lineRule="auto"/>
        <w:jc w:val="center"/>
        <w:rPr>
          <w:rFonts w:cstheme="minorHAnsi"/>
        </w:rPr>
      </w:pPr>
    </w:p>
    <w:p w14:paraId="771E6E28" w14:textId="5D70B715" w:rsidR="00272071" w:rsidRDefault="00272071" w:rsidP="003E3089">
      <w:pPr>
        <w:spacing w:line="480" w:lineRule="auto"/>
        <w:jc w:val="center"/>
        <w:rPr>
          <w:rFonts w:cstheme="minorHAnsi"/>
        </w:rPr>
      </w:pPr>
    </w:p>
    <w:p w14:paraId="482C88B4" w14:textId="6F8546B1" w:rsidR="00272071" w:rsidRDefault="00272071" w:rsidP="003E3089">
      <w:pPr>
        <w:spacing w:line="480" w:lineRule="auto"/>
        <w:jc w:val="center"/>
        <w:rPr>
          <w:rFonts w:cstheme="minorHAnsi"/>
        </w:rPr>
      </w:pPr>
    </w:p>
    <w:p w14:paraId="66F5E451" w14:textId="0244E68C" w:rsidR="00272071" w:rsidRDefault="00272071" w:rsidP="003E3089">
      <w:pPr>
        <w:spacing w:line="480" w:lineRule="auto"/>
        <w:jc w:val="center"/>
        <w:rPr>
          <w:rFonts w:cstheme="minorHAnsi"/>
        </w:rPr>
      </w:pPr>
    </w:p>
    <w:p w14:paraId="284D4AA6" w14:textId="2509EDB2" w:rsidR="00272071" w:rsidRDefault="00272071" w:rsidP="003E3089">
      <w:pPr>
        <w:spacing w:line="480" w:lineRule="auto"/>
        <w:jc w:val="center"/>
        <w:rPr>
          <w:rFonts w:cstheme="minorHAnsi"/>
        </w:rPr>
      </w:pPr>
    </w:p>
    <w:p w14:paraId="08F09E75" w14:textId="77777777" w:rsidR="00950992" w:rsidRPr="00F26A81" w:rsidRDefault="00950992" w:rsidP="003E3089">
      <w:pPr>
        <w:spacing w:line="480" w:lineRule="auto"/>
        <w:jc w:val="center"/>
        <w:rPr>
          <w:rFonts w:cstheme="minorHAnsi"/>
        </w:rPr>
      </w:pPr>
    </w:p>
    <w:tbl>
      <w:tblPr>
        <w:tblStyle w:val="PlainTable5"/>
        <w:tblW w:w="0" w:type="auto"/>
        <w:tblLook w:val="04A0" w:firstRow="1" w:lastRow="0" w:firstColumn="1" w:lastColumn="0" w:noHBand="0" w:noVBand="1"/>
      </w:tblPr>
      <w:tblGrid>
        <w:gridCol w:w="1641"/>
        <w:gridCol w:w="1114"/>
        <w:gridCol w:w="1227"/>
        <w:gridCol w:w="1791"/>
        <w:gridCol w:w="1189"/>
        <w:gridCol w:w="2020"/>
      </w:tblGrid>
      <w:tr w:rsidR="00362A53" w:rsidRPr="003E3089" w14:paraId="61165459" w14:textId="77777777" w:rsidTr="00BB6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1" w:type="dxa"/>
          </w:tcPr>
          <w:p w14:paraId="22B8F97A" w14:textId="3E045532"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lastRenderedPageBreak/>
              <w:t>Results</w:t>
            </w:r>
          </w:p>
        </w:tc>
        <w:tc>
          <w:tcPr>
            <w:tcW w:w="1114" w:type="dxa"/>
          </w:tcPr>
          <w:p w14:paraId="2D477EE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2ADB7B78"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11C7C7E"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7CE0B5B4"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Agatston</w:t>
            </w:r>
          </w:p>
        </w:tc>
        <w:tc>
          <w:tcPr>
            <w:tcW w:w="0" w:type="auto"/>
          </w:tcPr>
          <w:p w14:paraId="53A7A29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BB6095" w:rsidRPr="003E3089" w14:paraId="347B7970"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val="restart"/>
          </w:tcPr>
          <w:p w14:paraId="3C64C993" w14:textId="09F3F80D" w:rsidR="00BB6095" w:rsidRPr="003E3089" w:rsidRDefault="00BB6095" w:rsidP="00BB6095">
            <w:pPr>
              <w:jc w:val="center"/>
              <w:rPr>
                <w:rFonts w:cstheme="minorHAnsi"/>
                <w:color w:val="000000" w:themeColor="text1"/>
                <w:sz w:val="24"/>
              </w:rPr>
            </w:pPr>
            <w:r w:rsidRPr="003E3089">
              <w:rPr>
                <w:rFonts w:cstheme="minorHAnsi"/>
                <w:color w:val="000000" w:themeColor="text1"/>
                <w:sz w:val="24"/>
              </w:rPr>
              <w:t>Accuracy (Normal</w:t>
            </w:r>
            <w:r>
              <w:rPr>
                <w:rFonts w:cstheme="minorHAnsi"/>
                <w:color w:val="000000" w:themeColor="text1"/>
                <w:sz w:val="24"/>
              </w:rPr>
              <w:t>-</w:t>
            </w:r>
            <w:r w:rsidRPr="003E3089">
              <w:rPr>
                <w:rFonts w:cstheme="minorHAnsi"/>
                <w:color w:val="000000" w:themeColor="text1"/>
                <w:sz w:val="24"/>
              </w:rPr>
              <w:t>Density)</w:t>
            </w:r>
          </w:p>
          <w:p w14:paraId="0195E6EB" w14:textId="77777777" w:rsidR="00BB6095" w:rsidRPr="003E3089" w:rsidRDefault="00BB6095" w:rsidP="00BB6095">
            <w:pPr>
              <w:jc w:val="center"/>
              <w:rPr>
                <w:rFonts w:cstheme="minorHAnsi"/>
                <w:color w:val="000000" w:themeColor="text1"/>
                <w:sz w:val="24"/>
              </w:rPr>
            </w:pPr>
          </w:p>
        </w:tc>
        <w:tc>
          <w:tcPr>
            <w:tcW w:w="1114" w:type="dxa"/>
          </w:tcPr>
          <w:p w14:paraId="6EC88907" w14:textId="77777777" w:rsidR="00BB6095" w:rsidRPr="003E3089" w:rsidRDefault="00BB6095" w:rsidP="00BB609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E3DD293" w14:textId="7D99FB98"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del w:id="169" w:author="Mike Black" w:date="2023-04-05T09:15:00Z">
              <w:r w:rsidRPr="003E3089" w:rsidDel="00BB6095">
                <w:rPr>
                  <w:rFonts w:cstheme="minorHAnsi"/>
                  <w:color w:val="000000" w:themeColor="text1"/>
                  <w:sz w:val="24"/>
                </w:rPr>
                <w:delText>000</w:delText>
              </w:r>
            </w:del>
            <w:ins w:id="170" w:author="Mike Black" w:date="2023-04-05T09:15:00Z">
              <w:r>
                <w:rPr>
                  <w:rFonts w:cstheme="minorHAnsi"/>
                  <w:color w:val="000000" w:themeColor="text1"/>
                  <w:sz w:val="24"/>
                </w:rPr>
                <w:t>00</w:t>
              </w:r>
            </w:ins>
          </w:p>
        </w:tc>
        <w:tc>
          <w:tcPr>
            <w:tcW w:w="0" w:type="auto"/>
          </w:tcPr>
          <w:p w14:paraId="44C4082D" w14:textId="6ECCB5AC"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71" w:author="Mike Black" w:date="2023-04-05T09:15:00Z">
              <w:r w:rsidRPr="003E3089">
                <w:rPr>
                  <w:rFonts w:cstheme="minorHAnsi"/>
                  <w:color w:val="000000" w:themeColor="text1"/>
                  <w:sz w:val="24"/>
                </w:rPr>
                <w:t>1.</w:t>
              </w:r>
              <w:r>
                <w:rPr>
                  <w:rFonts w:cstheme="minorHAnsi"/>
                  <w:color w:val="000000" w:themeColor="text1"/>
                  <w:sz w:val="24"/>
                </w:rPr>
                <w:t>00</w:t>
              </w:r>
            </w:ins>
            <w:del w:id="172" w:author="Mike Black" w:date="2023-04-05T09:15:00Z">
              <w:r w:rsidRPr="003E3089" w:rsidDel="001D42D6">
                <w:rPr>
                  <w:rFonts w:cstheme="minorHAnsi"/>
                  <w:color w:val="000000" w:themeColor="text1"/>
                  <w:sz w:val="24"/>
                </w:rPr>
                <w:delText>1.000</w:delText>
              </w:r>
            </w:del>
          </w:p>
        </w:tc>
        <w:tc>
          <w:tcPr>
            <w:tcW w:w="0" w:type="auto"/>
          </w:tcPr>
          <w:p w14:paraId="2F7A77B9" w14:textId="2973D151"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73" w:author="Mike Black" w:date="2023-04-05T09:15:00Z">
              <w:r w:rsidRPr="003E3089">
                <w:rPr>
                  <w:rFonts w:cstheme="minorHAnsi"/>
                  <w:color w:val="000000" w:themeColor="text1"/>
                  <w:sz w:val="24"/>
                </w:rPr>
                <w:t>1.</w:t>
              </w:r>
              <w:r>
                <w:rPr>
                  <w:rFonts w:cstheme="minorHAnsi"/>
                  <w:color w:val="000000" w:themeColor="text1"/>
                  <w:sz w:val="24"/>
                </w:rPr>
                <w:t>00</w:t>
              </w:r>
            </w:ins>
            <w:del w:id="174" w:author="Mike Black" w:date="2023-04-05T09:15:00Z">
              <w:r w:rsidRPr="003E3089" w:rsidDel="00CD2EF6">
                <w:rPr>
                  <w:rFonts w:cstheme="minorHAnsi"/>
                  <w:color w:val="000000" w:themeColor="text1"/>
                  <w:sz w:val="24"/>
                </w:rPr>
                <w:delText>1.000</w:delText>
              </w:r>
            </w:del>
          </w:p>
        </w:tc>
        <w:tc>
          <w:tcPr>
            <w:tcW w:w="0" w:type="auto"/>
            <w:vMerge w:val="restart"/>
          </w:tcPr>
          <w:p w14:paraId="084FB1BA" w14:textId="77777777"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3779E4FC"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5DEB3543" w14:textId="77777777" w:rsidR="00362A53" w:rsidRPr="003E3089" w:rsidRDefault="00362A53" w:rsidP="00C04DC4">
            <w:pPr>
              <w:jc w:val="center"/>
              <w:rPr>
                <w:rFonts w:cstheme="minorHAnsi"/>
                <w:color w:val="000000" w:themeColor="text1"/>
                <w:sz w:val="24"/>
              </w:rPr>
            </w:pPr>
          </w:p>
        </w:tc>
        <w:tc>
          <w:tcPr>
            <w:tcW w:w="1114" w:type="dxa"/>
          </w:tcPr>
          <w:p w14:paraId="236738E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49FE255F" w14:textId="0333CF9C"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ins w:id="175" w:author="Mike Black" w:date="2023-04-05T09:19:00Z">
              <w:r w:rsidR="00BB6095">
                <w:rPr>
                  <w:rFonts w:cstheme="minorHAnsi"/>
                  <w:color w:val="000000" w:themeColor="text1"/>
                  <w:sz w:val="24"/>
                </w:rPr>
                <w:t>8</w:t>
              </w:r>
            </w:ins>
            <w:del w:id="176" w:author="Mike Black" w:date="2023-04-05T09:19:00Z">
              <w:r w:rsidRPr="003E3089" w:rsidDel="00BB6095">
                <w:rPr>
                  <w:rFonts w:cstheme="minorHAnsi"/>
                  <w:color w:val="000000" w:themeColor="text1"/>
                  <w:sz w:val="24"/>
                </w:rPr>
                <w:delText>77</w:delText>
              </w:r>
            </w:del>
          </w:p>
        </w:tc>
        <w:tc>
          <w:tcPr>
            <w:tcW w:w="0" w:type="auto"/>
          </w:tcPr>
          <w:p w14:paraId="35EC7D3D" w14:textId="0A7ED11B"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ins w:id="177" w:author="Mike Black" w:date="2023-04-05T09:19:00Z">
              <w:r w:rsidR="00BB6095">
                <w:rPr>
                  <w:rFonts w:cstheme="minorHAnsi"/>
                  <w:color w:val="000000" w:themeColor="text1"/>
                  <w:sz w:val="24"/>
                </w:rPr>
                <w:t>1</w:t>
              </w:r>
            </w:ins>
            <w:del w:id="178" w:author="Mike Black" w:date="2023-04-05T09:19:00Z">
              <w:r w:rsidRPr="003E3089" w:rsidDel="00BB6095">
                <w:rPr>
                  <w:rFonts w:cstheme="minorHAnsi"/>
                  <w:color w:val="000000" w:themeColor="text1"/>
                  <w:sz w:val="24"/>
                </w:rPr>
                <w:delText>09</w:delText>
              </w:r>
            </w:del>
          </w:p>
        </w:tc>
        <w:tc>
          <w:tcPr>
            <w:tcW w:w="0" w:type="auto"/>
          </w:tcPr>
          <w:p w14:paraId="4C8D4AD3" w14:textId="6A860532"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w:t>
            </w:r>
            <w:ins w:id="179" w:author="Mike Black" w:date="2023-04-05T09:19:00Z">
              <w:r w:rsidR="00BB6095">
                <w:rPr>
                  <w:rFonts w:cstheme="minorHAnsi"/>
                  <w:color w:val="000000" w:themeColor="text1"/>
                  <w:sz w:val="24"/>
                </w:rPr>
                <w:t>6</w:t>
              </w:r>
            </w:ins>
            <w:del w:id="180" w:author="Mike Black" w:date="2023-04-05T09:19:00Z">
              <w:r w:rsidRPr="003E3089" w:rsidDel="00BB6095">
                <w:rPr>
                  <w:rFonts w:cstheme="minorHAnsi"/>
                  <w:color w:val="000000" w:themeColor="text1"/>
                  <w:sz w:val="24"/>
                </w:rPr>
                <w:delText>50</w:delText>
              </w:r>
            </w:del>
          </w:p>
        </w:tc>
        <w:tc>
          <w:tcPr>
            <w:tcW w:w="0" w:type="auto"/>
            <w:vMerge/>
          </w:tcPr>
          <w:p w14:paraId="637C6D4C"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478B8108"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27FA12F5" w14:textId="77777777" w:rsidR="00362A53" w:rsidRPr="003E3089" w:rsidRDefault="00362A53" w:rsidP="00C04DC4">
            <w:pPr>
              <w:jc w:val="center"/>
              <w:rPr>
                <w:rFonts w:cstheme="minorHAnsi"/>
                <w:color w:val="000000" w:themeColor="text1"/>
                <w:sz w:val="24"/>
              </w:rPr>
            </w:pPr>
          </w:p>
        </w:tc>
        <w:tc>
          <w:tcPr>
            <w:tcW w:w="1114" w:type="dxa"/>
          </w:tcPr>
          <w:p w14:paraId="3FB60B2F"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45D7DD2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w:t>
            </w:r>
            <w:del w:id="181" w:author="Mike Black" w:date="2023-04-05T09:19:00Z">
              <w:r w:rsidRPr="003E3089" w:rsidDel="00BB6095">
                <w:rPr>
                  <w:rFonts w:cstheme="minorHAnsi"/>
                  <w:color w:val="000000" w:themeColor="text1"/>
                  <w:sz w:val="24"/>
                </w:rPr>
                <w:delText>2</w:delText>
              </w:r>
            </w:del>
          </w:p>
        </w:tc>
        <w:tc>
          <w:tcPr>
            <w:tcW w:w="0" w:type="auto"/>
          </w:tcPr>
          <w:p w14:paraId="054CA553" w14:textId="4639C3A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182" w:author="Mike Black" w:date="2023-04-05T09:19:00Z">
              <w:r w:rsidR="00BB6095">
                <w:rPr>
                  <w:rFonts w:cstheme="minorHAnsi"/>
                  <w:color w:val="000000" w:themeColor="text1"/>
                  <w:sz w:val="24"/>
                </w:rPr>
                <w:t>60</w:t>
              </w:r>
            </w:ins>
            <w:del w:id="183" w:author="Mike Black" w:date="2023-04-05T09:19:00Z">
              <w:r w:rsidRPr="003E3089" w:rsidDel="00BB6095">
                <w:rPr>
                  <w:rFonts w:cstheme="minorHAnsi"/>
                  <w:color w:val="000000" w:themeColor="text1"/>
                  <w:sz w:val="24"/>
                </w:rPr>
                <w:delText>599</w:delText>
              </w:r>
            </w:del>
          </w:p>
        </w:tc>
        <w:tc>
          <w:tcPr>
            <w:tcW w:w="0" w:type="auto"/>
          </w:tcPr>
          <w:p w14:paraId="686F0770" w14:textId="2E66E98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184" w:author="Mike Black" w:date="2023-04-05T09:19:00Z">
              <w:r w:rsidR="00BB6095">
                <w:rPr>
                  <w:rFonts w:cstheme="minorHAnsi"/>
                  <w:color w:val="000000" w:themeColor="text1"/>
                  <w:sz w:val="24"/>
                </w:rPr>
                <w:t>8</w:t>
              </w:r>
            </w:ins>
            <w:del w:id="185" w:author="Mike Black" w:date="2023-04-05T09:19:00Z">
              <w:r w:rsidRPr="003E3089" w:rsidDel="00BB6095">
                <w:rPr>
                  <w:rFonts w:cstheme="minorHAnsi"/>
                  <w:color w:val="000000" w:themeColor="text1"/>
                  <w:sz w:val="24"/>
                </w:rPr>
                <w:delText>06</w:delText>
              </w:r>
            </w:del>
          </w:p>
        </w:tc>
        <w:tc>
          <w:tcPr>
            <w:tcW w:w="0" w:type="auto"/>
            <w:vMerge/>
          </w:tcPr>
          <w:p w14:paraId="067D4CE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2FCD3F2"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025CDC33" w14:textId="77777777" w:rsidR="00362A53" w:rsidRPr="003E3089" w:rsidRDefault="00362A53" w:rsidP="00C04DC4">
            <w:pPr>
              <w:jc w:val="center"/>
              <w:rPr>
                <w:rFonts w:cstheme="minorHAnsi"/>
                <w:color w:val="000000" w:themeColor="text1"/>
                <w:sz w:val="24"/>
              </w:rPr>
            </w:pPr>
          </w:p>
        </w:tc>
        <w:tc>
          <w:tcPr>
            <w:tcW w:w="1114" w:type="dxa"/>
          </w:tcPr>
          <w:p w14:paraId="3F784A99" w14:textId="1D7488CB"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4D2A0A9" w14:textId="1997100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186" w:author="Mike Black" w:date="2023-04-05T09:17:00Z">
              <w:r w:rsidRPr="003E3089" w:rsidDel="00BB6095">
                <w:rPr>
                  <w:rFonts w:cstheme="minorHAnsi"/>
                  <w:color w:val="000000" w:themeColor="text1"/>
                  <w:sz w:val="24"/>
                </w:rPr>
                <w:delText>3</w:delText>
              </w:r>
            </w:del>
          </w:p>
        </w:tc>
        <w:tc>
          <w:tcPr>
            <w:tcW w:w="0" w:type="auto"/>
          </w:tcPr>
          <w:p w14:paraId="1F6A2C0B" w14:textId="7F52F932"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87" w:author="Mike Black" w:date="2023-04-05T09:17:00Z">
              <w:r>
                <w:rPr>
                  <w:rFonts w:cstheme="minorHAnsi"/>
                  <w:color w:val="000000" w:themeColor="text1"/>
                  <w:sz w:val="24"/>
                </w:rPr>
                <w:t>1</w:t>
              </w:r>
            </w:ins>
            <w:del w:id="188" w:author="Mike Black" w:date="2023-04-05T09:17:00Z">
              <w:r w:rsidR="00362A53" w:rsidRPr="003E3089" w:rsidDel="00BB6095">
                <w:rPr>
                  <w:rFonts w:cstheme="minorHAnsi"/>
                  <w:color w:val="000000" w:themeColor="text1"/>
                  <w:sz w:val="24"/>
                </w:rPr>
                <w:delText>0</w:delText>
              </w:r>
            </w:del>
            <w:r w:rsidR="00362A53" w:rsidRPr="003E3089">
              <w:rPr>
                <w:rFonts w:cstheme="minorHAnsi"/>
                <w:color w:val="000000" w:themeColor="text1"/>
                <w:sz w:val="24"/>
              </w:rPr>
              <w:t>.</w:t>
            </w:r>
            <w:ins w:id="189" w:author="Mike Black" w:date="2023-04-05T09:17:00Z">
              <w:r>
                <w:rPr>
                  <w:rFonts w:cstheme="minorHAnsi"/>
                  <w:color w:val="000000" w:themeColor="text1"/>
                  <w:sz w:val="24"/>
                </w:rPr>
                <w:t>00</w:t>
              </w:r>
            </w:ins>
            <w:del w:id="190" w:author="Mike Black" w:date="2023-04-05T09:17:00Z">
              <w:r w:rsidR="00362A53" w:rsidRPr="003E3089" w:rsidDel="00BB6095">
                <w:rPr>
                  <w:rFonts w:cstheme="minorHAnsi"/>
                  <w:color w:val="000000" w:themeColor="text1"/>
                  <w:sz w:val="24"/>
                </w:rPr>
                <w:delText>997</w:delText>
              </w:r>
            </w:del>
          </w:p>
        </w:tc>
        <w:tc>
          <w:tcPr>
            <w:tcW w:w="0" w:type="auto"/>
          </w:tcPr>
          <w:p w14:paraId="472861C3" w14:textId="3BFCFD0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191" w:author="Mike Black" w:date="2023-04-05T09:18:00Z">
              <w:r w:rsidR="00BB6095">
                <w:rPr>
                  <w:rFonts w:cstheme="minorHAnsi"/>
                  <w:color w:val="000000" w:themeColor="text1"/>
                  <w:sz w:val="24"/>
                </w:rPr>
                <w:t>3</w:t>
              </w:r>
            </w:ins>
            <w:del w:id="192" w:author="Mike Black" w:date="2023-04-05T09:18:00Z">
              <w:r w:rsidRPr="003E3089" w:rsidDel="00BB6095">
                <w:rPr>
                  <w:rFonts w:cstheme="minorHAnsi"/>
                  <w:color w:val="000000" w:themeColor="text1"/>
                  <w:sz w:val="24"/>
                </w:rPr>
                <w:delText>26</w:delText>
              </w:r>
            </w:del>
          </w:p>
        </w:tc>
        <w:tc>
          <w:tcPr>
            <w:tcW w:w="0" w:type="auto"/>
            <w:vMerge/>
          </w:tcPr>
          <w:p w14:paraId="733B3F6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71712AB3"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75529DDE" w14:textId="77777777" w:rsidR="00362A53" w:rsidRPr="003E3089" w:rsidRDefault="00362A53" w:rsidP="00C04DC4">
            <w:pPr>
              <w:jc w:val="center"/>
              <w:rPr>
                <w:rFonts w:cstheme="minorHAnsi"/>
                <w:color w:val="000000" w:themeColor="text1"/>
                <w:sz w:val="24"/>
              </w:rPr>
            </w:pPr>
          </w:p>
        </w:tc>
        <w:tc>
          <w:tcPr>
            <w:tcW w:w="1114" w:type="dxa"/>
          </w:tcPr>
          <w:p w14:paraId="7D7F3891" w14:textId="78829AAB"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4AA1AAC" w14:textId="350E3CE0"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w:t>
            </w:r>
            <w:ins w:id="193" w:author="Mike Black" w:date="2023-04-05T09:18:00Z">
              <w:r w:rsidR="00BB6095">
                <w:rPr>
                  <w:rFonts w:cstheme="minorHAnsi"/>
                  <w:color w:val="000000" w:themeColor="text1"/>
                  <w:sz w:val="24"/>
                </w:rPr>
                <w:t>7</w:t>
              </w:r>
            </w:ins>
            <w:del w:id="194" w:author="Mike Black" w:date="2023-04-05T09:18:00Z">
              <w:r w:rsidRPr="003E3089" w:rsidDel="00BB6095">
                <w:rPr>
                  <w:rFonts w:cstheme="minorHAnsi"/>
                  <w:color w:val="000000" w:themeColor="text1"/>
                  <w:sz w:val="24"/>
                </w:rPr>
                <w:delText>65</w:delText>
              </w:r>
            </w:del>
          </w:p>
        </w:tc>
        <w:tc>
          <w:tcPr>
            <w:tcW w:w="0" w:type="auto"/>
          </w:tcPr>
          <w:p w14:paraId="5CCE0609" w14:textId="32F47FA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w:t>
            </w:r>
            <w:ins w:id="195" w:author="Mike Black" w:date="2023-04-05T09:18:00Z">
              <w:r w:rsidR="00BB6095">
                <w:rPr>
                  <w:rFonts w:cstheme="minorHAnsi"/>
                  <w:color w:val="000000" w:themeColor="text1"/>
                  <w:sz w:val="24"/>
                </w:rPr>
                <w:t>1</w:t>
              </w:r>
            </w:ins>
            <w:del w:id="196" w:author="Mike Black" w:date="2023-04-05T09:18:00Z">
              <w:r w:rsidRPr="003E3089" w:rsidDel="00BB6095">
                <w:rPr>
                  <w:rFonts w:cstheme="minorHAnsi"/>
                  <w:color w:val="000000" w:themeColor="text1"/>
                  <w:sz w:val="24"/>
                </w:rPr>
                <w:delText>09</w:delText>
              </w:r>
            </w:del>
          </w:p>
        </w:tc>
        <w:tc>
          <w:tcPr>
            <w:tcW w:w="0" w:type="auto"/>
          </w:tcPr>
          <w:p w14:paraId="66CA6108" w14:textId="2BB0F1EB"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197" w:author="Mike Black" w:date="2023-04-05T09:18:00Z">
              <w:r w:rsidR="00BB6095">
                <w:rPr>
                  <w:rFonts w:cstheme="minorHAnsi"/>
                  <w:color w:val="000000" w:themeColor="text1"/>
                  <w:sz w:val="24"/>
                </w:rPr>
                <w:t>24</w:t>
              </w:r>
            </w:ins>
            <w:del w:id="198" w:author="Mike Black" w:date="2023-04-05T09:18:00Z">
              <w:r w:rsidRPr="003E3089" w:rsidDel="00BB6095">
                <w:rPr>
                  <w:rFonts w:cstheme="minorHAnsi"/>
                  <w:color w:val="000000" w:themeColor="text1"/>
                  <w:sz w:val="24"/>
                </w:rPr>
                <w:delText>136</w:delText>
              </w:r>
            </w:del>
          </w:p>
        </w:tc>
        <w:tc>
          <w:tcPr>
            <w:tcW w:w="0" w:type="auto"/>
            <w:vMerge/>
          </w:tcPr>
          <w:p w14:paraId="7CF960F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7C0B592C"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val="restart"/>
          </w:tcPr>
          <w:p w14:paraId="437F0330" w14:textId="57333BFC"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7AAA2904" w14:textId="77777777" w:rsidR="00362A53" w:rsidRPr="003E3089" w:rsidRDefault="00362A53" w:rsidP="00C04DC4">
            <w:pPr>
              <w:jc w:val="center"/>
              <w:rPr>
                <w:rFonts w:cstheme="minorHAnsi"/>
                <w:color w:val="000000" w:themeColor="text1"/>
                <w:sz w:val="24"/>
              </w:rPr>
            </w:pPr>
          </w:p>
        </w:tc>
        <w:tc>
          <w:tcPr>
            <w:tcW w:w="1114" w:type="dxa"/>
          </w:tcPr>
          <w:p w14:paraId="6CF483D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B721BC7" w14:textId="7F72B1B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199" w:author="Mike Black" w:date="2023-04-05T09:16:00Z">
              <w:r w:rsidRPr="003E3089" w:rsidDel="00BB6095">
                <w:rPr>
                  <w:rFonts w:cstheme="minorHAnsi"/>
                  <w:color w:val="000000" w:themeColor="text1"/>
                  <w:sz w:val="24"/>
                </w:rPr>
                <w:delText>991</w:delText>
              </w:r>
            </w:del>
            <w:ins w:id="200" w:author="Mike Black" w:date="2023-04-05T09:16:00Z">
              <w:r w:rsidR="00BB6095">
                <w:rPr>
                  <w:rFonts w:cstheme="minorHAnsi"/>
                  <w:color w:val="000000" w:themeColor="text1"/>
                  <w:sz w:val="24"/>
                </w:rPr>
                <w:t>99</w:t>
              </w:r>
            </w:ins>
          </w:p>
        </w:tc>
        <w:tc>
          <w:tcPr>
            <w:tcW w:w="0" w:type="auto"/>
          </w:tcPr>
          <w:p w14:paraId="63A0914F" w14:textId="10EBFAFC"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201" w:author="Mike Black" w:date="2023-04-05T09:16:00Z">
              <w:r w:rsidRPr="003E3089" w:rsidDel="00BB6095">
                <w:rPr>
                  <w:rFonts w:cstheme="minorHAnsi"/>
                  <w:color w:val="000000" w:themeColor="text1"/>
                  <w:sz w:val="24"/>
                </w:rPr>
                <w:delText>989</w:delText>
              </w:r>
            </w:del>
            <w:ins w:id="202" w:author="Mike Black" w:date="2023-04-05T09:16:00Z">
              <w:r w:rsidR="00BB6095">
                <w:rPr>
                  <w:rFonts w:cstheme="minorHAnsi"/>
                  <w:color w:val="000000" w:themeColor="text1"/>
                  <w:sz w:val="24"/>
                </w:rPr>
                <w:t>99</w:t>
              </w:r>
            </w:ins>
          </w:p>
        </w:tc>
        <w:tc>
          <w:tcPr>
            <w:tcW w:w="0" w:type="auto"/>
          </w:tcPr>
          <w:p w14:paraId="21F372D2" w14:textId="1D1F4F29"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203" w:author="Mike Black" w:date="2023-04-05T09:16:00Z">
              <w:r w:rsidRPr="003E3089" w:rsidDel="00BB6095">
                <w:rPr>
                  <w:rFonts w:cstheme="minorHAnsi"/>
                  <w:color w:val="000000" w:themeColor="text1"/>
                  <w:sz w:val="24"/>
                </w:rPr>
                <w:delText>789</w:delText>
              </w:r>
            </w:del>
            <w:ins w:id="204" w:author="Mike Black" w:date="2023-04-05T09:16:00Z">
              <w:r w:rsidR="00BB6095">
                <w:rPr>
                  <w:rFonts w:cstheme="minorHAnsi"/>
                  <w:color w:val="000000" w:themeColor="text1"/>
                  <w:sz w:val="24"/>
                </w:rPr>
                <w:t>77</w:t>
              </w:r>
            </w:ins>
          </w:p>
        </w:tc>
        <w:tc>
          <w:tcPr>
            <w:tcW w:w="0" w:type="auto"/>
            <w:vMerge/>
          </w:tcPr>
          <w:p w14:paraId="1388A41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86B0DAE"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03551F29" w14:textId="77777777" w:rsidR="00362A53" w:rsidRPr="003E3089" w:rsidRDefault="00362A53" w:rsidP="00C04DC4">
            <w:pPr>
              <w:jc w:val="center"/>
              <w:rPr>
                <w:rFonts w:cstheme="minorHAnsi"/>
                <w:color w:val="000000" w:themeColor="text1"/>
                <w:sz w:val="24"/>
              </w:rPr>
            </w:pPr>
          </w:p>
        </w:tc>
        <w:tc>
          <w:tcPr>
            <w:tcW w:w="1114" w:type="dxa"/>
          </w:tcPr>
          <w:p w14:paraId="73991F30"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44E7697"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w:t>
            </w:r>
            <w:del w:id="205" w:author="Mike Black" w:date="2023-04-05T09:19:00Z">
              <w:r w:rsidRPr="003E3089" w:rsidDel="00BB6095">
                <w:rPr>
                  <w:rFonts w:cstheme="minorHAnsi"/>
                  <w:color w:val="000000" w:themeColor="text1"/>
                  <w:sz w:val="24"/>
                </w:rPr>
                <w:delText>5</w:delText>
              </w:r>
            </w:del>
          </w:p>
        </w:tc>
        <w:tc>
          <w:tcPr>
            <w:tcW w:w="0" w:type="auto"/>
          </w:tcPr>
          <w:p w14:paraId="61285CE4"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0.58</w:t>
            </w:r>
            <w:del w:id="206" w:author="Mike Black" w:date="2023-04-05T09:19:00Z">
              <w:r w:rsidRPr="003E3089" w:rsidDel="00BB6095">
                <w:rPr>
                  <w:rFonts w:cstheme="minorHAnsi"/>
                  <w:color w:val="000000" w:themeColor="text1"/>
                  <w:sz w:val="24"/>
                </w:rPr>
                <w:delText>5</w:delText>
              </w:r>
            </w:del>
          </w:p>
        </w:tc>
        <w:tc>
          <w:tcPr>
            <w:tcW w:w="0" w:type="auto"/>
          </w:tcPr>
          <w:p w14:paraId="64806F17" w14:textId="3CB2E7A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w:t>
            </w:r>
            <w:ins w:id="207" w:author="Mike Black" w:date="2023-04-05T09:20:00Z">
              <w:r w:rsidR="00BB6095">
                <w:rPr>
                  <w:rFonts w:cstheme="minorHAnsi"/>
                  <w:color w:val="000000" w:themeColor="text1"/>
                  <w:sz w:val="24"/>
                </w:rPr>
                <w:t>70</w:t>
              </w:r>
            </w:ins>
            <w:del w:id="208" w:author="Mike Black" w:date="2023-04-05T09:20:00Z">
              <w:r w:rsidRPr="003E3089" w:rsidDel="00BB6095">
                <w:rPr>
                  <w:rFonts w:cstheme="minorHAnsi"/>
                  <w:color w:val="000000" w:themeColor="text1"/>
                  <w:sz w:val="24"/>
                </w:rPr>
                <w:delText>509</w:delText>
              </w:r>
            </w:del>
          </w:p>
        </w:tc>
        <w:tc>
          <w:tcPr>
            <w:tcW w:w="0" w:type="auto"/>
            <w:vMerge/>
          </w:tcPr>
          <w:p w14:paraId="2E32C48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66AA44FF"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42336CA1" w14:textId="77777777" w:rsidR="00362A53" w:rsidRPr="003E3089" w:rsidRDefault="00362A53" w:rsidP="00C04DC4">
            <w:pPr>
              <w:jc w:val="center"/>
              <w:rPr>
                <w:rFonts w:cstheme="minorHAnsi"/>
                <w:color w:val="000000" w:themeColor="text1"/>
                <w:sz w:val="24"/>
              </w:rPr>
            </w:pPr>
          </w:p>
        </w:tc>
        <w:tc>
          <w:tcPr>
            <w:tcW w:w="1114" w:type="dxa"/>
          </w:tcPr>
          <w:p w14:paraId="49DB3A26"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A529F97"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w:t>
            </w:r>
            <w:del w:id="209" w:author="Mike Black" w:date="2023-04-05T09:19:00Z">
              <w:r w:rsidRPr="003E3089" w:rsidDel="00BB6095">
                <w:rPr>
                  <w:rFonts w:cstheme="minorHAnsi"/>
                  <w:color w:val="000000" w:themeColor="text1"/>
                  <w:sz w:val="24"/>
                </w:rPr>
                <w:delText>4</w:delText>
              </w:r>
            </w:del>
          </w:p>
        </w:tc>
        <w:tc>
          <w:tcPr>
            <w:tcW w:w="0" w:type="auto"/>
          </w:tcPr>
          <w:p w14:paraId="4EC15140"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w:t>
            </w:r>
            <w:del w:id="210" w:author="Mike Black" w:date="2023-04-05T09:19:00Z">
              <w:r w:rsidRPr="003E3089" w:rsidDel="00BB6095">
                <w:rPr>
                  <w:rFonts w:cstheme="minorHAnsi"/>
                  <w:color w:val="000000" w:themeColor="text1"/>
                  <w:sz w:val="24"/>
                </w:rPr>
                <w:delText>5</w:delText>
              </w:r>
            </w:del>
          </w:p>
        </w:tc>
        <w:tc>
          <w:tcPr>
            <w:tcW w:w="0" w:type="auto"/>
          </w:tcPr>
          <w:p w14:paraId="6956E594" w14:textId="7A30FC6F"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w:t>
            </w:r>
            <w:ins w:id="211" w:author="Mike Black" w:date="2023-04-05T09:20:00Z">
              <w:r w:rsidR="00BB6095">
                <w:rPr>
                  <w:rFonts w:cstheme="minorHAnsi"/>
                  <w:color w:val="000000" w:themeColor="text1"/>
                  <w:sz w:val="24"/>
                </w:rPr>
                <w:t>30</w:t>
              </w:r>
            </w:ins>
            <w:del w:id="212" w:author="Mike Black" w:date="2023-04-05T09:20:00Z">
              <w:r w:rsidRPr="003E3089" w:rsidDel="00BB6095">
                <w:rPr>
                  <w:rFonts w:cstheme="minorHAnsi"/>
                  <w:color w:val="000000" w:themeColor="text1"/>
                  <w:sz w:val="24"/>
                </w:rPr>
                <w:delText>24</w:delText>
              </w:r>
            </w:del>
          </w:p>
        </w:tc>
        <w:tc>
          <w:tcPr>
            <w:tcW w:w="0" w:type="auto"/>
            <w:vMerge/>
          </w:tcPr>
          <w:p w14:paraId="45B25D18"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24CAFC09"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20CF0161" w14:textId="77777777" w:rsidR="00362A53" w:rsidRPr="003E3089" w:rsidRDefault="00362A53" w:rsidP="00362A53">
            <w:pPr>
              <w:jc w:val="center"/>
              <w:rPr>
                <w:rFonts w:cstheme="minorHAnsi"/>
                <w:color w:val="000000" w:themeColor="text1"/>
                <w:sz w:val="24"/>
              </w:rPr>
            </w:pPr>
          </w:p>
        </w:tc>
        <w:tc>
          <w:tcPr>
            <w:tcW w:w="1114" w:type="dxa"/>
          </w:tcPr>
          <w:p w14:paraId="407496F1" w14:textId="7A781A9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3CF77F0"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13" w:author="Mike Black" w:date="2023-04-05T09:18:00Z">
              <w:r w:rsidRPr="003E3089" w:rsidDel="00BB6095">
                <w:rPr>
                  <w:rFonts w:cstheme="minorHAnsi"/>
                  <w:color w:val="000000" w:themeColor="text1"/>
                  <w:sz w:val="24"/>
                </w:rPr>
                <w:delText>2</w:delText>
              </w:r>
            </w:del>
          </w:p>
        </w:tc>
        <w:tc>
          <w:tcPr>
            <w:tcW w:w="0" w:type="auto"/>
          </w:tcPr>
          <w:p w14:paraId="59390A9A" w14:textId="23AF255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214" w:author="Mike Black" w:date="2023-04-05T09:18:00Z">
              <w:r w:rsidR="00BB6095">
                <w:rPr>
                  <w:rFonts w:cstheme="minorHAnsi"/>
                  <w:color w:val="000000" w:themeColor="text1"/>
                  <w:sz w:val="24"/>
                </w:rPr>
                <w:t>2</w:t>
              </w:r>
            </w:ins>
            <w:del w:id="215" w:author="Mike Black" w:date="2023-04-05T09:18:00Z">
              <w:r w:rsidRPr="003E3089" w:rsidDel="00BB6095">
                <w:rPr>
                  <w:rFonts w:cstheme="minorHAnsi"/>
                  <w:color w:val="000000" w:themeColor="text1"/>
                  <w:sz w:val="24"/>
                </w:rPr>
                <w:delText>17</w:delText>
              </w:r>
            </w:del>
          </w:p>
        </w:tc>
        <w:tc>
          <w:tcPr>
            <w:tcW w:w="0" w:type="auto"/>
          </w:tcPr>
          <w:p w14:paraId="7C589CAB" w14:textId="65CCBEB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216" w:author="Mike Black" w:date="2023-04-05T09:19:00Z">
              <w:r w:rsidRPr="003E3089" w:rsidDel="00BB6095">
                <w:rPr>
                  <w:rFonts w:cstheme="minorHAnsi"/>
                  <w:color w:val="000000" w:themeColor="text1"/>
                  <w:sz w:val="24"/>
                </w:rPr>
                <w:delText>814</w:delText>
              </w:r>
            </w:del>
            <w:ins w:id="217" w:author="Mike Black" w:date="2023-04-05T09:19:00Z">
              <w:r w:rsidR="00BB6095">
                <w:rPr>
                  <w:rFonts w:cstheme="minorHAnsi"/>
                  <w:color w:val="000000" w:themeColor="text1"/>
                  <w:sz w:val="24"/>
                </w:rPr>
                <w:t>78</w:t>
              </w:r>
            </w:ins>
          </w:p>
        </w:tc>
        <w:tc>
          <w:tcPr>
            <w:tcW w:w="0" w:type="auto"/>
            <w:vMerge/>
          </w:tcPr>
          <w:p w14:paraId="6E7F4D7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E191498"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4CBBF7EA" w14:textId="77777777" w:rsidR="00362A53" w:rsidRPr="003E3089" w:rsidRDefault="00362A53" w:rsidP="00362A53">
            <w:pPr>
              <w:jc w:val="center"/>
              <w:rPr>
                <w:rFonts w:cstheme="minorHAnsi"/>
                <w:color w:val="000000" w:themeColor="text1"/>
                <w:sz w:val="24"/>
              </w:rPr>
            </w:pPr>
          </w:p>
        </w:tc>
        <w:tc>
          <w:tcPr>
            <w:tcW w:w="1114" w:type="dxa"/>
          </w:tcPr>
          <w:p w14:paraId="6222AC4A" w14:textId="5905F88D"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67387C61" w14:textId="3A7EAB74"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ins w:id="218" w:author="Mike Black" w:date="2023-04-05T09:19:00Z">
              <w:r w:rsidR="00BB6095">
                <w:rPr>
                  <w:rFonts w:cstheme="minorHAnsi"/>
                  <w:color w:val="000000" w:themeColor="text1"/>
                  <w:sz w:val="24"/>
                </w:rPr>
                <w:t>2</w:t>
              </w:r>
            </w:ins>
            <w:del w:id="219" w:author="Mike Black" w:date="2023-04-05T09:19:00Z">
              <w:r w:rsidRPr="003E3089" w:rsidDel="00BB6095">
                <w:rPr>
                  <w:rFonts w:cstheme="minorHAnsi"/>
                  <w:color w:val="000000" w:themeColor="text1"/>
                  <w:sz w:val="24"/>
                </w:rPr>
                <w:delText>16</w:delText>
              </w:r>
            </w:del>
          </w:p>
        </w:tc>
        <w:tc>
          <w:tcPr>
            <w:tcW w:w="0" w:type="auto"/>
          </w:tcPr>
          <w:p w14:paraId="7D088BD9"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-0.03</w:t>
            </w:r>
            <w:del w:id="220" w:author="Mike Black" w:date="2023-04-05T09:19:00Z">
              <w:r w:rsidRPr="003E3089" w:rsidDel="00BB6095">
                <w:rPr>
                  <w:rFonts w:cstheme="minorHAnsi"/>
                  <w:color w:val="000000" w:themeColor="text1"/>
                  <w:sz w:val="24"/>
                </w:rPr>
                <w:delText>1</w:delText>
              </w:r>
            </w:del>
          </w:p>
        </w:tc>
        <w:tc>
          <w:tcPr>
            <w:tcW w:w="0" w:type="auto"/>
          </w:tcPr>
          <w:p w14:paraId="4BE9F247" w14:textId="605FA81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w:t>
            </w:r>
            <w:ins w:id="221" w:author="Mike Black" w:date="2023-04-05T09:19:00Z">
              <w:r w:rsidR="00BB6095">
                <w:rPr>
                  <w:rFonts w:cstheme="minorHAnsi"/>
                  <w:color w:val="000000" w:themeColor="text1"/>
                  <w:sz w:val="24"/>
                </w:rPr>
                <w:t>1</w:t>
              </w:r>
            </w:ins>
            <w:del w:id="222" w:author="Mike Black" w:date="2023-04-05T09:19:00Z">
              <w:r w:rsidRPr="003E3089" w:rsidDel="00BB6095">
                <w:rPr>
                  <w:rFonts w:cstheme="minorHAnsi"/>
                  <w:color w:val="000000" w:themeColor="text1"/>
                  <w:sz w:val="24"/>
                </w:rPr>
                <w:delText>20</w:delText>
              </w:r>
            </w:del>
          </w:p>
        </w:tc>
        <w:tc>
          <w:tcPr>
            <w:tcW w:w="0" w:type="auto"/>
            <w:vMerge/>
          </w:tcPr>
          <w:p w14:paraId="69005DB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18B2C5B"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val="restart"/>
          </w:tcPr>
          <w:p w14:paraId="03527701"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Reproducibility</w:t>
            </w:r>
          </w:p>
          <w:p w14:paraId="0DAC0B40" w14:textId="77777777" w:rsidR="00362A53" w:rsidRPr="003E3089" w:rsidRDefault="00362A53" w:rsidP="00C04DC4">
            <w:pPr>
              <w:jc w:val="center"/>
              <w:rPr>
                <w:rFonts w:cstheme="minorHAnsi"/>
                <w:color w:val="000000" w:themeColor="text1"/>
                <w:sz w:val="24"/>
              </w:rPr>
            </w:pPr>
          </w:p>
        </w:tc>
        <w:tc>
          <w:tcPr>
            <w:tcW w:w="1114" w:type="dxa"/>
          </w:tcPr>
          <w:p w14:paraId="1C385E5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987C9A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23" w:author="Mike Black" w:date="2023-04-05T09:20:00Z">
              <w:r w:rsidRPr="003E3089" w:rsidDel="00BB6095">
                <w:rPr>
                  <w:rFonts w:cstheme="minorHAnsi"/>
                  <w:color w:val="000000" w:themeColor="text1"/>
                  <w:sz w:val="24"/>
                </w:rPr>
                <w:delText>0</w:delText>
              </w:r>
            </w:del>
          </w:p>
        </w:tc>
        <w:tc>
          <w:tcPr>
            <w:tcW w:w="0" w:type="auto"/>
          </w:tcPr>
          <w:p w14:paraId="2950FA25"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24" w:author="Mike Black" w:date="2023-04-05T09:20:00Z">
              <w:r w:rsidRPr="003E3089" w:rsidDel="00BB6095">
                <w:rPr>
                  <w:rFonts w:cstheme="minorHAnsi"/>
                  <w:color w:val="000000" w:themeColor="text1"/>
                  <w:sz w:val="24"/>
                </w:rPr>
                <w:delText>0</w:delText>
              </w:r>
            </w:del>
          </w:p>
        </w:tc>
        <w:tc>
          <w:tcPr>
            <w:tcW w:w="0" w:type="auto"/>
          </w:tcPr>
          <w:p w14:paraId="2299206E" w14:textId="39CA1BB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del w:id="225" w:author="Mike Black" w:date="2023-04-05T09:21:00Z">
              <w:r w:rsidRPr="003E3089" w:rsidDel="00BB6095">
                <w:rPr>
                  <w:rFonts w:cstheme="minorHAnsi"/>
                  <w:color w:val="000000" w:themeColor="text1"/>
                  <w:sz w:val="24"/>
                </w:rPr>
                <w:delText>0.999</w:delText>
              </w:r>
            </w:del>
            <w:ins w:id="226" w:author="Mike Black" w:date="2023-04-05T09:21:00Z">
              <w:r w:rsidR="00BB6095">
                <w:rPr>
                  <w:rFonts w:cstheme="minorHAnsi"/>
                  <w:color w:val="000000" w:themeColor="text1"/>
                  <w:sz w:val="24"/>
                </w:rPr>
                <w:t>1.00</w:t>
              </w:r>
            </w:ins>
          </w:p>
        </w:tc>
        <w:tc>
          <w:tcPr>
            <w:tcW w:w="0" w:type="auto"/>
          </w:tcPr>
          <w:p w14:paraId="677DDE45" w14:textId="407716AD" w:rsidR="00362A53" w:rsidRPr="003E3089" w:rsidRDefault="00BB6095"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227" w:author="Mike Black" w:date="2023-04-05T09:21:00Z">
              <w:r>
                <w:rPr>
                  <w:rFonts w:cstheme="minorHAnsi"/>
                  <w:color w:val="000000" w:themeColor="text1"/>
                  <w:sz w:val="24"/>
                </w:rPr>
                <w:t>1.00</w:t>
              </w:r>
            </w:ins>
            <w:del w:id="228" w:author="Mike Black" w:date="2023-04-05T09:21:00Z">
              <w:r w:rsidR="00362A53" w:rsidRPr="003E3089" w:rsidDel="00BB6095">
                <w:rPr>
                  <w:rFonts w:cstheme="minorHAnsi"/>
                  <w:color w:val="000000" w:themeColor="text1"/>
                  <w:sz w:val="24"/>
                </w:rPr>
                <w:delText>0.998</w:delText>
              </w:r>
            </w:del>
          </w:p>
        </w:tc>
      </w:tr>
      <w:tr w:rsidR="00362A53" w:rsidRPr="003E3089" w14:paraId="46DF8230"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6C07D0EF" w14:textId="77777777" w:rsidR="00362A53" w:rsidRPr="003E3089" w:rsidRDefault="00362A53" w:rsidP="00C04DC4">
            <w:pPr>
              <w:jc w:val="center"/>
              <w:rPr>
                <w:rFonts w:cstheme="minorHAnsi"/>
                <w:color w:val="000000" w:themeColor="text1"/>
                <w:sz w:val="24"/>
              </w:rPr>
            </w:pPr>
          </w:p>
        </w:tc>
        <w:tc>
          <w:tcPr>
            <w:tcW w:w="1114" w:type="dxa"/>
          </w:tcPr>
          <w:p w14:paraId="02E74C3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E62FF3D" w14:textId="399E5992"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29" w:author="Mike Black" w:date="2023-04-05T09:22:00Z">
              <w:r w:rsidR="00BB6095">
                <w:rPr>
                  <w:rFonts w:cstheme="minorHAnsi"/>
                  <w:color w:val="000000" w:themeColor="text1"/>
                  <w:sz w:val="24"/>
                </w:rPr>
                <w:t>1</w:t>
              </w:r>
            </w:ins>
            <w:del w:id="230" w:author="Mike Black" w:date="2023-04-05T09:22:00Z">
              <w:r w:rsidRPr="003E3089" w:rsidDel="00BB6095">
                <w:rPr>
                  <w:rFonts w:cstheme="minorHAnsi"/>
                  <w:color w:val="000000" w:themeColor="text1"/>
                  <w:sz w:val="24"/>
                </w:rPr>
                <w:delText>08</w:delText>
              </w:r>
            </w:del>
          </w:p>
        </w:tc>
        <w:tc>
          <w:tcPr>
            <w:tcW w:w="0" w:type="auto"/>
          </w:tcPr>
          <w:p w14:paraId="36E6C8A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w:t>
            </w:r>
            <w:del w:id="231" w:author="Mike Black" w:date="2023-04-05T09:22:00Z">
              <w:r w:rsidRPr="003E3089" w:rsidDel="00BB6095">
                <w:rPr>
                  <w:rFonts w:cstheme="minorHAnsi"/>
                  <w:color w:val="000000" w:themeColor="text1"/>
                  <w:sz w:val="24"/>
                </w:rPr>
                <w:delText>3</w:delText>
              </w:r>
            </w:del>
          </w:p>
        </w:tc>
        <w:tc>
          <w:tcPr>
            <w:tcW w:w="0" w:type="auto"/>
          </w:tcPr>
          <w:p w14:paraId="4EAC0156" w14:textId="601284A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232" w:author="Mike Black" w:date="2023-04-05T09:22:00Z">
              <w:r w:rsidR="00BB6095">
                <w:rPr>
                  <w:rFonts w:cstheme="minorHAnsi"/>
                  <w:color w:val="000000" w:themeColor="text1"/>
                  <w:sz w:val="24"/>
                </w:rPr>
                <w:t>6</w:t>
              </w:r>
            </w:ins>
            <w:del w:id="233" w:author="Mike Black" w:date="2023-04-05T09:22:00Z">
              <w:r w:rsidRPr="003E3089" w:rsidDel="00BB6095">
                <w:rPr>
                  <w:rFonts w:cstheme="minorHAnsi"/>
                  <w:color w:val="000000" w:themeColor="text1"/>
                  <w:sz w:val="24"/>
                </w:rPr>
                <w:delText>82</w:delText>
              </w:r>
            </w:del>
          </w:p>
        </w:tc>
        <w:tc>
          <w:tcPr>
            <w:tcW w:w="0" w:type="auto"/>
          </w:tcPr>
          <w:p w14:paraId="37BC1E34" w14:textId="53AD3967"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34" w:author="Mike Black" w:date="2023-04-05T09:22:00Z">
              <w:r>
                <w:rPr>
                  <w:rFonts w:cstheme="minorHAnsi"/>
                  <w:color w:val="000000" w:themeColor="text1"/>
                  <w:sz w:val="24"/>
                </w:rPr>
                <w:t>5.33</w:t>
              </w:r>
            </w:ins>
            <w:del w:id="235" w:author="Mike Black" w:date="2023-04-05T09:22:00Z">
              <w:r w:rsidR="00362A53" w:rsidRPr="003E3089" w:rsidDel="00BB6095">
                <w:rPr>
                  <w:rFonts w:cstheme="minorHAnsi"/>
                  <w:color w:val="000000" w:themeColor="text1"/>
                  <w:sz w:val="24"/>
                </w:rPr>
                <w:delText>4.722</w:delText>
              </w:r>
            </w:del>
          </w:p>
        </w:tc>
      </w:tr>
      <w:tr w:rsidR="00950992" w:rsidRPr="003E3089" w14:paraId="3D94235D"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11EE612A" w14:textId="77777777" w:rsidR="00362A53" w:rsidRPr="003E3089" w:rsidRDefault="00362A53" w:rsidP="00C04DC4">
            <w:pPr>
              <w:jc w:val="center"/>
              <w:rPr>
                <w:rFonts w:cstheme="minorHAnsi"/>
                <w:color w:val="000000" w:themeColor="text1"/>
                <w:sz w:val="24"/>
              </w:rPr>
            </w:pPr>
          </w:p>
        </w:tc>
        <w:tc>
          <w:tcPr>
            <w:tcW w:w="1114" w:type="dxa"/>
          </w:tcPr>
          <w:p w14:paraId="01125224"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36E5E64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0.69</w:t>
            </w:r>
            <w:del w:id="236" w:author="Mike Black" w:date="2023-04-05T09:22:00Z">
              <w:r w:rsidRPr="003E3089" w:rsidDel="00BB6095">
                <w:rPr>
                  <w:rFonts w:cstheme="minorHAnsi"/>
                  <w:color w:val="000000" w:themeColor="text1"/>
                  <w:sz w:val="24"/>
                </w:rPr>
                <w:delText>0</w:delText>
              </w:r>
            </w:del>
          </w:p>
        </w:tc>
        <w:tc>
          <w:tcPr>
            <w:tcW w:w="0" w:type="auto"/>
          </w:tcPr>
          <w:p w14:paraId="2CC0ECCB" w14:textId="7304C1B4"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37" w:author="Mike Black" w:date="2023-04-05T09:22:00Z">
              <w:r w:rsidR="00BB6095">
                <w:rPr>
                  <w:rFonts w:cstheme="minorHAnsi"/>
                  <w:color w:val="000000" w:themeColor="text1"/>
                  <w:sz w:val="24"/>
                </w:rPr>
                <w:t>8</w:t>
              </w:r>
            </w:ins>
            <w:del w:id="238" w:author="Mike Black" w:date="2023-04-05T09:22:00Z">
              <w:r w:rsidRPr="003E3089" w:rsidDel="00BB6095">
                <w:rPr>
                  <w:rFonts w:cstheme="minorHAnsi"/>
                  <w:color w:val="000000" w:themeColor="text1"/>
                  <w:sz w:val="24"/>
                </w:rPr>
                <w:delText>76</w:delText>
              </w:r>
            </w:del>
          </w:p>
        </w:tc>
        <w:tc>
          <w:tcPr>
            <w:tcW w:w="0" w:type="auto"/>
          </w:tcPr>
          <w:p w14:paraId="0048FE5E" w14:textId="11ED8819"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239" w:author="Mike Black" w:date="2023-04-05T09:22:00Z">
              <w:r w:rsidR="00BB6095">
                <w:rPr>
                  <w:rFonts w:cstheme="minorHAnsi"/>
                  <w:color w:val="000000" w:themeColor="text1"/>
                  <w:sz w:val="24"/>
                </w:rPr>
                <w:t>6</w:t>
              </w:r>
            </w:ins>
            <w:del w:id="240" w:author="Mike Black" w:date="2023-04-05T09:22:00Z">
              <w:r w:rsidRPr="003E3089" w:rsidDel="00BB6095">
                <w:rPr>
                  <w:rFonts w:cstheme="minorHAnsi"/>
                  <w:color w:val="000000" w:themeColor="text1"/>
                  <w:sz w:val="24"/>
                </w:rPr>
                <w:delText>8</w:delText>
              </w:r>
            </w:del>
          </w:p>
        </w:tc>
        <w:tc>
          <w:tcPr>
            <w:tcW w:w="0" w:type="auto"/>
          </w:tcPr>
          <w:p w14:paraId="0B530EBB" w14:textId="7C226F5D" w:rsidR="00362A53" w:rsidRPr="003E3089" w:rsidRDefault="00BB6095"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241" w:author="Mike Black" w:date="2023-04-05T09:23:00Z">
              <w:r>
                <w:rPr>
                  <w:rFonts w:cstheme="minorHAnsi"/>
                  <w:color w:val="000000" w:themeColor="text1"/>
                  <w:sz w:val="24"/>
                </w:rPr>
                <w:t>5.26</w:t>
              </w:r>
            </w:ins>
            <w:del w:id="242" w:author="Mike Black" w:date="2023-04-05T09:22:00Z">
              <w:r w:rsidR="00362A53" w:rsidRPr="003E3089" w:rsidDel="00BB6095">
                <w:rPr>
                  <w:rFonts w:cstheme="minorHAnsi"/>
                  <w:color w:val="000000" w:themeColor="text1"/>
                  <w:sz w:val="24"/>
                </w:rPr>
                <w:delText>4.714</w:delText>
              </w:r>
            </w:del>
          </w:p>
        </w:tc>
      </w:tr>
      <w:tr w:rsidR="00362A53" w:rsidRPr="003E3089" w14:paraId="57F2E414"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2E75527B" w14:textId="77777777" w:rsidR="00362A53" w:rsidRPr="003E3089" w:rsidRDefault="00362A53" w:rsidP="00362A53">
            <w:pPr>
              <w:jc w:val="center"/>
              <w:rPr>
                <w:rFonts w:cstheme="minorHAnsi"/>
                <w:color w:val="000000" w:themeColor="text1"/>
                <w:sz w:val="24"/>
              </w:rPr>
            </w:pPr>
          </w:p>
        </w:tc>
        <w:tc>
          <w:tcPr>
            <w:tcW w:w="1114" w:type="dxa"/>
          </w:tcPr>
          <w:p w14:paraId="65E9F5AC" w14:textId="7B7B60EC"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B82C22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43" w:author="Mike Black" w:date="2023-04-05T09:21:00Z">
              <w:r w:rsidRPr="003E3089" w:rsidDel="00BB6095">
                <w:rPr>
                  <w:rFonts w:cstheme="minorHAnsi"/>
                  <w:color w:val="000000" w:themeColor="text1"/>
                  <w:sz w:val="24"/>
                </w:rPr>
                <w:delText>2</w:delText>
              </w:r>
            </w:del>
          </w:p>
        </w:tc>
        <w:tc>
          <w:tcPr>
            <w:tcW w:w="0" w:type="auto"/>
          </w:tcPr>
          <w:p w14:paraId="425EC62E"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44" w:author="Mike Black" w:date="2023-04-05T09:21:00Z">
              <w:r w:rsidRPr="003E3089" w:rsidDel="00BB6095">
                <w:rPr>
                  <w:rFonts w:cstheme="minorHAnsi"/>
                  <w:color w:val="000000" w:themeColor="text1"/>
                  <w:sz w:val="24"/>
                </w:rPr>
                <w:delText>1</w:delText>
              </w:r>
            </w:del>
            <w:r w:rsidRPr="003E3089">
              <w:rPr>
                <w:rFonts w:cstheme="minorHAnsi"/>
                <w:color w:val="000000" w:themeColor="text1"/>
                <w:sz w:val="24"/>
              </w:rPr>
              <w:t xml:space="preserve"> </w:t>
            </w:r>
          </w:p>
        </w:tc>
        <w:tc>
          <w:tcPr>
            <w:tcW w:w="0" w:type="auto"/>
          </w:tcPr>
          <w:p w14:paraId="48E5AA27"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45" w:author="Mike Black" w:date="2023-04-05T09:21:00Z">
              <w:r w:rsidRPr="003E3089" w:rsidDel="00BB6095">
                <w:rPr>
                  <w:rFonts w:cstheme="minorHAnsi"/>
                  <w:color w:val="000000" w:themeColor="text1"/>
                  <w:sz w:val="24"/>
                </w:rPr>
                <w:delText>1</w:delText>
              </w:r>
            </w:del>
          </w:p>
        </w:tc>
        <w:tc>
          <w:tcPr>
            <w:tcW w:w="0" w:type="auto"/>
          </w:tcPr>
          <w:p w14:paraId="2DBD7309" w14:textId="04EB8E6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del w:id="246" w:author="Mike Black" w:date="2023-04-05T09:21:00Z">
              <w:r w:rsidRPr="003E3089" w:rsidDel="00BB6095">
                <w:rPr>
                  <w:rFonts w:cstheme="minorHAnsi"/>
                  <w:color w:val="000000" w:themeColor="text1"/>
                  <w:sz w:val="24"/>
                </w:rPr>
                <w:delText>0.998</w:delText>
              </w:r>
            </w:del>
            <w:ins w:id="247" w:author="Mike Black" w:date="2023-04-05T09:21:00Z">
              <w:r w:rsidR="00BB6095">
                <w:rPr>
                  <w:rFonts w:cstheme="minorHAnsi"/>
                  <w:color w:val="000000" w:themeColor="text1"/>
                  <w:sz w:val="24"/>
                </w:rPr>
                <w:t>1.00</w:t>
              </w:r>
            </w:ins>
            <w:r w:rsidRPr="003E3089">
              <w:rPr>
                <w:rFonts w:cstheme="minorHAnsi"/>
                <w:color w:val="000000" w:themeColor="text1"/>
                <w:sz w:val="24"/>
              </w:rPr>
              <w:t xml:space="preserve"> </w:t>
            </w:r>
          </w:p>
        </w:tc>
      </w:tr>
      <w:tr w:rsidR="00950992" w:rsidRPr="003E3089" w14:paraId="1DEDC779"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4847FD01" w14:textId="77777777" w:rsidR="00362A53" w:rsidRPr="003E3089" w:rsidRDefault="00362A53" w:rsidP="00362A53">
            <w:pPr>
              <w:jc w:val="center"/>
              <w:rPr>
                <w:rFonts w:cstheme="minorHAnsi"/>
                <w:color w:val="000000" w:themeColor="text1"/>
                <w:sz w:val="24"/>
              </w:rPr>
            </w:pPr>
          </w:p>
        </w:tc>
        <w:tc>
          <w:tcPr>
            <w:tcW w:w="1114" w:type="dxa"/>
          </w:tcPr>
          <w:p w14:paraId="0CC1E28A" w14:textId="4FB71B5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51C6D14"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w:t>
            </w:r>
            <w:del w:id="248" w:author="Mike Black" w:date="2023-04-05T09:21:00Z">
              <w:r w:rsidRPr="003E3089" w:rsidDel="00BB6095">
                <w:rPr>
                  <w:rFonts w:cstheme="minorHAnsi"/>
                  <w:color w:val="000000" w:themeColor="text1"/>
                  <w:sz w:val="24"/>
                </w:rPr>
                <w:delText>3</w:delText>
              </w:r>
            </w:del>
          </w:p>
        </w:tc>
        <w:tc>
          <w:tcPr>
            <w:tcW w:w="0" w:type="auto"/>
          </w:tcPr>
          <w:p w14:paraId="2E913A6F" w14:textId="218BA12D"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ins w:id="249" w:author="Mike Black" w:date="2023-04-05T09:21:00Z">
              <w:r w:rsidR="00BB6095">
                <w:rPr>
                  <w:rFonts w:cstheme="minorHAnsi"/>
                  <w:color w:val="000000" w:themeColor="text1"/>
                  <w:sz w:val="24"/>
                </w:rPr>
                <w:t>7</w:t>
              </w:r>
            </w:ins>
            <w:del w:id="250" w:author="Mike Black" w:date="2023-04-05T09:21:00Z">
              <w:r w:rsidRPr="003E3089" w:rsidDel="00BB6095">
                <w:rPr>
                  <w:rFonts w:cstheme="minorHAnsi"/>
                  <w:color w:val="000000" w:themeColor="text1"/>
                  <w:sz w:val="24"/>
                </w:rPr>
                <w:delText>60</w:delText>
              </w:r>
            </w:del>
          </w:p>
        </w:tc>
        <w:tc>
          <w:tcPr>
            <w:tcW w:w="0" w:type="auto"/>
          </w:tcPr>
          <w:p w14:paraId="147B8793" w14:textId="7CDF3336" w:rsidR="00362A53" w:rsidRPr="003E3089" w:rsidRDefault="00BB609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251" w:author="Mike Black" w:date="2023-04-05T09:22:00Z">
              <w:r>
                <w:rPr>
                  <w:rFonts w:cstheme="minorHAnsi"/>
                  <w:color w:val="000000" w:themeColor="text1"/>
                  <w:sz w:val="24"/>
                </w:rPr>
                <w:t>-</w:t>
              </w:r>
            </w:ins>
            <w:r w:rsidR="00362A53" w:rsidRPr="003E3089">
              <w:rPr>
                <w:rFonts w:cstheme="minorHAnsi"/>
                <w:color w:val="000000" w:themeColor="text1"/>
                <w:sz w:val="24"/>
              </w:rPr>
              <w:t>0.0</w:t>
            </w:r>
            <w:ins w:id="252" w:author="Mike Black" w:date="2023-04-05T09:22:00Z">
              <w:r>
                <w:rPr>
                  <w:rFonts w:cstheme="minorHAnsi"/>
                  <w:color w:val="000000" w:themeColor="text1"/>
                  <w:sz w:val="24"/>
                </w:rPr>
                <w:t>1</w:t>
              </w:r>
            </w:ins>
            <w:del w:id="253" w:author="Mike Black" w:date="2023-04-05T09:22:00Z">
              <w:r w:rsidR="00362A53" w:rsidRPr="003E3089" w:rsidDel="00BB6095">
                <w:rPr>
                  <w:rFonts w:cstheme="minorHAnsi"/>
                  <w:color w:val="000000" w:themeColor="text1"/>
                  <w:sz w:val="24"/>
                </w:rPr>
                <w:delText>06</w:delText>
              </w:r>
            </w:del>
          </w:p>
        </w:tc>
        <w:tc>
          <w:tcPr>
            <w:tcW w:w="0" w:type="auto"/>
          </w:tcPr>
          <w:p w14:paraId="620CBE4F" w14:textId="7B45DC16" w:rsidR="00362A53" w:rsidRPr="003E3089" w:rsidRDefault="00BB609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254" w:author="Mike Black" w:date="2023-04-05T09:22:00Z">
              <w:r>
                <w:rPr>
                  <w:rFonts w:cstheme="minorHAnsi"/>
                  <w:color w:val="000000" w:themeColor="text1"/>
                  <w:sz w:val="24"/>
                </w:rPr>
                <w:t>1.08</w:t>
              </w:r>
            </w:ins>
            <w:del w:id="255" w:author="Mike Black" w:date="2023-04-05T09:22:00Z">
              <w:r w:rsidR="00362A53" w:rsidRPr="003E3089" w:rsidDel="00BB6095">
                <w:rPr>
                  <w:rFonts w:cstheme="minorHAnsi"/>
                  <w:color w:val="000000" w:themeColor="text1"/>
                  <w:sz w:val="24"/>
                </w:rPr>
                <w:delText>0.410</w:delText>
              </w:r>
            </w:del>
          </w:p>
        </w:tc>
      </w:tr>
      <w:tr w:rsidR="00362A53" w:rsidRPr="003E3089" w14:paraId="03D82FBB" w14:textId="77777777" w:rsidTr="00BB6095">
        <w:tc>
          <w:tcPr>
            <w:cnfStyle w:val="001000000000" w:firstRow="0" w:lastRow="0" w:firstColumn="1" w:lastColumn="0" w:oddVBand="0" w:evenVBand="0" w:oddHBand="0" w:evenHBand="0" w:firstRowFirstColumn="0" w:firstRowLastColumn="0" w:lastRowFirstColumn="0" w:lastRowLastColumn="0"/>
            <w:tcW w:w="1641" w:type="dxa"/>
          </w:tcPr>
          <w:p w14:paraId="125C3C85"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Specificity</w:t>
            </w:r>
          </w:p>
        </w:tc>
        <w:tc>
          <w:tcPr>
            <w:tcW w:w="1114" w:type="dxa"/>
          </w:tcPr>
          <w:p w14:paraId="778A6A1E"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1415FCC2" w14:textId="075C981D"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56" w:author="Mike Black" w:date="2023-04-05T09:13:00Z">
              <w:r>
                <w:rPr>
                  <w:rFonts w:cstheme="minorHAnsi"/>
                  <w:color w:val="000000" w:themeColor="text1"/>
                  <w:sz w:val="24"/>
                </w:rPr>
                <w:t>17</w:t>
              </w:r>
            </w:ins>
            <w:del w:id="257" w:author="Mike Black" w:date="2023-04-05T09:13:00Z">
              <w:r w:rsidR="0051379B" w:rsidDel="00BB6095">
                <w:rPr>
                  <w:rFonts w:cstheme="minorHAnsi"/>
                  <w:color w:val="000000" w:themeColor="text1"/>
                  <w:sz w:val="24"/>
                </w:rPr>
                <w:delText>21</w:delText>
              </w:r>
            </w:del>
            <w:r w:rsidR="00362A53" w:rsidRPr="003E3089">
              <w:rPr>
                <w:rFonts w:cstheme="minorHAnsi"/>
                <w:color w:val="000000" w:themeColor="text1"/>
                <w:sz w:val="24"/>
              </w:rPr>
              <w:t>/ 216</w:t>
            </w:r>
          </w:p>
        </w:tc>
        <w:tc>
          <w:tcPr>
            <w:tcW w:w="0" w:type="auto"/>
          </w:tcPr>
          <w:p w14:paraId="2A8E5BB2" w14:textId="2DB0D820" w:rsidR="00362A53" w:rsidRPr="003E3089" w:rsidRDefault="0051379B"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22</w:t>
            </w:r>
            <w:r w:rsidR="00362A53" w:rsidRPr="003E3089">
              <w:rPr>
                <w:rFonts w:cstheme="minorHAnsi"/>
                <w:color w:val="000000" w:themeColor="text1"/>
                <w:sz w:val="24"/>
              </w:rPr>
              <w:t xml:space="preserve"> / 216</w:t>
            </w:r>
          </w:p>
        </w:tc>
        <w:tc>
          <w:tcPr>
            <w:tcW w:w="0" w:type="auto"/>
          </w:tcPr>
          <w:p w14:paraId="32607E80" w14:textId="33839DAC" w:rsidR="00362A53" w:rsidRPr="003E3089" w:rsidRDefault="00C23970"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58" w:author="Mike Black" w:date="2023-04-01T10:28:00Z">
              <w:r>
                <w:rPr>
                  <w:rFonts w:cstheme="minorHAnsi"/>
                  <w:color w:val="000000" w:themeColor="text1"/>
                  <w:sz w:val="24"/>
                </w:rPr>
                <w:t>88</w:t>
              </w:r>
            </w:ins>
            <w:del w:id="259" w:author="Mike Black" w:date="2023-04-01T10:28:00Z">
              <w:r w:rsidR="0051379B" w:rsidDel="00C23970">
                <w:rPr>
                  <w:rFonts w:cstheme="minorHAnsi"/>
                  <w:color w:val="000000" w:themeColor="text1"/>
                  <w:sz w:val="24"/>
                </w:rPr>
                <w:delText>0</w:delText>
              </w:r>
            </w:del>
            <w:r w:rsidR="00362A53" w:rsidRPr="003E3089">
              <w:rPr>
                <w:rFonts w:cstheme="minorHAnsi"/>
                <w:color w:val="000000" w:themeColor="text1"/>
                <w:sz w:val="24"/>
              </w:rPr>
              <w:t xml:space="preserve"> / 216</w:t>
            </w:r>
          </w:p>
        </w:tc>
        <w:tc>
          <w:tcPr>
            <w:tcW w:w="0" w:type="auto"/>
          </w:tcPr>
          <w:p w14:paraId="3AE1CF3D" w14:textId="1197B86A"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60" w:author="Mike Black" w:date="2023-04-05T09:13:00Z">
              <w:r>
                <w:rPr>
                  <w:rFonts w:cstheme="minorHAnsi"/>
                  <w:color w:val="000000" w:themeColor="text1"/>
                  <w:sz w:val="24"/>
                </w:rPr>
                <w:t>0</w:t>
              </w:r>
            </w:ins>
            <w:del w:id="261" w:author="Mike Black" w:date="2023-04-05T09:13:00Z">
              <w:r w:rsidR="0051379B" w:rsidDel="00BB6095">
                <w:rPr>
                  <w:rFonts w:cstheme="minorHAnsi"/>
                  <w:color w:val="000000" w:themeColor="text1"/>
                  <w:sz w:val="24"/>
                </w:rPr>
                <w:delText>84</w:delText>
              </w:r>
            </w:del>
            <w:r w:rsidR="00362A53" w:rsidRPr="003E3089">
              <w:rPr>
                <w:rFonts w:cstheme="minorHAnsi"/>
                <w:color w:val="000000" w:themeColor="text1"/>
                <w:sz w:val="24"/>
              </w:rPr>
              <w:t xml:space="preserve"> / 216</w:t>
            </w:r>
          </w:p>
        </w:tc>
      </w:tr>
      <w:tr w:rsidR="00950992" w:rsidRPr="003E3089" w14:paraId="356FB3B2"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3312FDBC"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Sensitivity</w:t>
            </w:r>
          </w:p>
        </w:tc>
        <w:tc>
          <w:tcPr>
            <w:tcW w:w="1114" w:type="dxa"/>
          </w:tcPr>
          <w:p w14:paraId="7A9CDD2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6EDD026C" w14:textId="6B95F6A5"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2FB2E0BF" w14:textId="64374743"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7C64CE6F"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42506A5E" w14:textId="28749312"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r>
    </w:tbl>
    <w:p w14:paraId="29711BFD" w14:textId="3AED4267" w:rsidR="00F26A81" w:rsidRDefault="00362A53" w:rsidP="00471DAB">
      <w:pPr>
        <w:spacing w:line="480" w:lineRule="auto"/>
        <w:jc w:val="center"/>
        <w:rPr>
          <w:rFonts w:cstheme="minorHAnsi"/>
        </w:rPr>
      </w:pPr>
      <w:r>
        <w:rPr>
          <w:rFonts w:cstheme="minorHAnsi"/>
        </w:rPr>
        <w:t xml:space="preserve">Table </w:t>
      </w:r>
      <w:ins w:id="262" w:author="Mike Black" w:date="2023-04-05T14:33:00Z">
        <w:r w:rsidR="00BE6134">
          <w:rPr>
            <w:rFonts w:cstheme="minorHAnsi"/>
          </w:rPr>
          <w:t>5</w:t>
        </w:r>
      </w:ins>
      <w:del w:id="263" w:author="Mike Black" w:date="2023-04-05T14:33:00Z">
        <w:r w:rsidDel="00BE6134">
          <w:rPr>
            <w:rFonts w:cstheme="minorHAnsi"/>
          </w:rPr>
          <w:delText>4</w:delText>
        </w:r>
      </w:del>
      <w:r>
        <w:rPr>
          <w:rFonts w:cstheme="minorHAnsi"/>
        </w:rPr>
        <w:t>. Summary of the simulated stationary phantom measurements.</w:t>
      </w:r>
    </w:p>
    <w:p w14:paraId="2DFC1070" w14:textId="64FE1599" w:rsidR="007F3F8F" w:rsidRDefault="007F3F8F" w:rsidP="003900AB">
      <w:pPr>
        <w:spacing w:line="480" w:lineRule="auto"/>
        <w:jc w:val="center"/>
        <w:rPr>
          <w:rFonts w:cstheme="minorHAnsi"/>
        </w:rPr>
      </w:pPr>
    </w:p>
    <w:p w14:paraId="028F759D" w14:textId="549FB225" w:rsidR="00272071" w:rsidRDefault="00272071" w:rsidP="003900AB">
      <w:pPr>
        <w:spacing w:line="480" w:lineRule="auto"/>
        <w:jc w:val="center"/>
        <w:rPr>
          <w:rFonts w:cstheme="minorHAnsi"/>
        </w:rPr>
      </w:pPr>
    </w:p>
    <w:p w14:paraId="0D82126F" w14:textId="5209E066" w:rsidR="00272071" w:rsidRDefault="00272071" w:rsidP="003900AB">
      <w:pPr>
        <w:spacing w:line="480" w:lineRule="auto"/>
        <w:jc w:val="center"/>
        <w:rPr>
          <w:rFonts w:cstheme="minorHAnsi"/>
        </w:rPr>
      </w:pPr>
    </w:p>
    <w:p w14:paraId="5FF28C1C" w14:textId="76F5ECF4" w:rsidR="00272071" w:rsidRDefault="00272071" w:rsidP="003900AB">
      <w:pPr>
        <w:spacing w:line="480" w:lineRule="auto"/>
        <w:jc w:val="center"/>
        <w:rPr>
          <w:rFonts w:cstheme="minorHAnsi"/>
        </w:rPr>
      </w:pPr>
    </w:p>
    <w:p w14:paraId="5390443A" w14:textId="60963B03" w:rsidR="00272071" w:rsidRDefault="00272071" w:rsidP="003900AB">
      <w:pPr>
        <w:spacing w:line="480" w:lineRule="auto"/>
        <w:jc w:val="center"/>
        <w:rPr>
          <w:rFonts w:cstheme="minorHAnsi"/>
        </w:rPr>
      </w:pPr>
    </w:p>
    <w:p w14:paraId="7E62C90A" w14:textId="2EC77481" w:rsidR="00272071" w:rsidRDefault="00272071" w:rsidP="003900AB">
      <w:pPr>
        <w:spacing w:line="480" w:lineRule="auto"/>
        <w:jc w:val="center"/>
        <w:rPr>
          <w:rFonts w:cstheme="minorHAnsi"/>
        </w:rPr>
      </w:pPr>
    </w:p>
    <w:p w14:paraId="34CD33AF" w14:textId="3F448A9B" w:rsidR="00272071" w:rsidRDefault="00272071" w:rsidP="003900AB">
      <w:pPr>
        <w:spacing w:line="480" w:lineRule="auto"/>
        <w:jc w:val="center"/>
        <w:rPr>
          <w:rFonts w:cstheme="minorHAnsi"/>
        </w:rPr>
      </w:pPr>
    </w:p>
    <w:p w14:paraId="43862178" w14:textId="1174FC32" w:rsidR="00272071" w:rsidRDefault="00272071" w:rsidP="003900AB">
      <w:pPr>
        <w:spacing w:line="480" w:lineRule="auto"/>
        <w:jc w:val="center"/>
        <w:rPr>
          <w:rFonts w:cstheme="minorHAnsi"/>
        </w:rPr>
      </w:pPr>
    </w:p>
    <w:p w14:paraId="4FFBC1E9" w14:textId="084AE6E2" w:rsidR="00272071" w:rsidRDefault="00272071" w:rsidP="003900AB">
      <w:pPr>
        <w:spacing w:line="480" w:lineRule="auto"/>
        <w:jc w:val="center"/>
        <w:rPr>
          <w:rFonts w:cstheme="minorHAnsi"/>
        </w:rPr>
      </w:pPr>
    </w:p>
    <w:p w14:paraId="3C881A68" w14:textId="08040229" w:rsidR="00272071" w:rsidRDefault="00272071" w:rsidP="003900AB">
      <w:pPr>
        <w:spacing w:line="480" w:lineRule="auto"/>
        <w:jc w:val="center"/>
        <w:rPr>
          <w:rFonts w:cstheme="minorHAnsi"/>
        </w:rPr>
      </w:pPr>
    </w:p>
    <w:p w14:paraId="1CD3A63B" w14:textId="77777777" w:rsidR="00950992" w:rsidRDefault="00950992" w:rsidP="00560284">
      <w:pPr>
        <w:spacing w:line="480" w:lineRule="auto"/>
        <w:jc w:val="center"/>
        <w:rPr>
          <w:rFonts w:cstheme="minorHAnsi"/>
        </w:rPr>
      </w:pPr>
    </w:p>
    <w:tbl>
      <w:tblPr>
        <w:tblStyle w:val="PlainTable5"/>
        <w:tblW w:w="0" w:type="auto"/>
        <w:tblLook w:val="04A0" w:firstRow="1" w:lastRow="0" w:firstColumn="1" w:lastColumn="0" w:noHBand="0" w:noVBand="1"/>
      </w:tblPr>
      <w:tblGrid>
        <w:gridCol w:w="1883"/>
        <w:gridCol w:w="1262"/>
        <w:gridCol w:w="1267"/>
        <w:gridCol w:w="1759"/>
        <w:gridCol w:w="1201"/>
        <w:gridCol w:w="1988"/>
      </w:tblGrid>
      <w:tr w:rsidR="00950992" w:rsidRPr="003E3089" w14:paraId="7D4E3C09" w14:textId="77777777" w:rsidTr="009509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3" w:type="dxa"/>
          </w:tcPr>
          <w:p w14:paraId="492C321B" w14:textId="5C7F7E4A"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lastRenderedPageBreak/>
              <w:t>Results</w:t>
            </w:r>
          </w:p>
        </w:tc>
        <w:tc>
          <w:tcPr>
            <w:tcW w:w="1262" w:type="dxa"/>
          </w:tcPr>
          <w:p w14:paraId="3F8B1F6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573FC9D1"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52E4140"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1A8A046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Agatston</w:t>
            </w:r>
          </w:p>
        </w:tc>
        <w:tc>
          <w:tcPr>
            <w:tcW w:w="0" w:type="auto"/>
          </w:tcPr>
          <w:p w14:paraId="3BD88AB6"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272071" w:rsidRPr="003E3089" w14:paraId="3D4E5027"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D620FE5" w14:textId="0E5AC285"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Accuracy (Normal</w:t>
            </w:r>
            <w:r w:rsidR="00923CB4">
              <w:rPr>
                <w:rFonts w:cstheme="minorHAnsi"/>
                <w:color w:val="000000" w:themeColor="text1"/>
                <w:sz w:val="24"/>
              </w:rPr>
              <w:t>-</w:t>
            </w:r>
            <w:r w:rsidRPr="003E3089">
              <w:rPr>
                <w:rFonts w:cstheme="minorHAnsi"/>
                <w:color w:val="000000" w:themeColor="text1"/>
                <w:sz w:val="24"/>
              </w:rPr>
              <w:t>Density)</w:t>
            </w:r>
          </w:p>
          <w:p w14:paraId="760889F2" w14:textId="77777777" w:rsidR="00362A53" w:rsidRPr="003E3089" w:rsidRDefault="00362A53" w:rsidP="00362A53">
            <w:pPr>
              <w:jc w:val="center"/>
              <w:rPr>
                <w:rFonts w:cstheme="minorHAnsi"/>
                <w:color w:val="000000" w:themeColor="text1"/>
                <w:sz w:val="24"/>
              </w:rPr>
            </w:pPr>
          </w:p>
        </w:tc>
        <w:tc>
          <w:tcPr>
            <w:tcW w:w="0" w:type="dxa"/>
          </w:tcPr>
          <w:p w14:paraId="40A10D3D"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D85AE9B" w14:textId="5CDF271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64" w:author="Mike Black" w:date="2023-04-05T16:30:00Z">
              <w:r w:rsidRPr="003E3089" w:rsidDel="00F26A15">
                <w:rPr>
                  <w:rFonts w:cstheme="minorHAnsi"/>
                  <w:color w:val="000000" w:themeColor="text1"/>
                  <w:sz w:val="24"/>
                </w:rPr>
                <w:delText>0</w:delText>
              </w:r>
            </w:del>
          </w:p>
        </w:tc>
        <w:tc>
          <w:tcPr>
            <w:tcW w:w="0" w:type="auto"/>
          </w:tcPr>
          <w:p w14:paraId="0C885B29" w14:textId="376F94A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65" w:author="Mike Black" w:date="2023-04-05T16:30:00Z">
              <w:r w:rsidRPr="003E3089" w:rsidDel="00F26A15">
                <w:rPr>
                  <w:rFonts w:cstheme="minorHAnsi"/>
                  <w:color w:val="000000" w:themeColor="text1"/>
                  <w:sz w:val="24"/>
                </w:rPr>
                <w:delText>0</w:delText>
              </w:r>
            </w:del>
          </w:p>
        </w:tc>
        <w:tc>
          <w:tcPr>
            <w:tcW w:w="0" w:type="auto"/>
          </w:tcPr>
          <w:p w14:paraId="661DE844" w14:textId="55CD19F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del w:id="266" w:author="Mike Black" w:date="2023-04-05T16:31:00Z">
              <w:r w:rsidRPr="003E3089" w:rsidDel="00F26A15">
                <w:rPr>
                  <w:rFonts w:cstheme="minorHAnsi"/>
                  <w:color w:val="000000" w:themeColor="text1"/>
                  <w:sz w:val="24"/>
                </w:rPr>
                <w:delText>0.999</w:delText>
              </w:r>
            </w:del>
            <w:ins w:id="267" w:author="Mike Black" w:date="2023-04-05T16:31:00Z">
              <w:r w:rsidR="00F26A15">
                <w:rPr>
                  <w:rFonts w:cstheme="minorHAnsi"/>
                  <w:color w:val="000000" w:themeColor="text1"/>
                  <w:sz w:val="24"/>
                </w:rPr>
                <w:t>1.00</w:t>
              </w:r>
            </w:ins>
          </w:p>
        </w:tc>
        <w:tc>
          <w:tcPr>
            <w:tcW w:w="0" w:type="auto"/>
            <w:vMerge w:val="restart"/>
          </w:tcPr>
          <w:p w14:paraId="246477A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B948D3"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065BAE5" w14:textId="77777777" w:rsidR="00362A53" w:rsidRPr="003E3089" w:rsidRDefault="00362A53" w:rsidP="00362A53">
            <w:pPr>
              <w:jc w:val="center"/>
              <w:rPr>
                <w:rFonts w:cstheme="minorHAnsi"/>
                <w:color w:val="000000" w:themeColor="text1"/>
                <w:sz w:val="24"/>
              </w:rPr>
            </w:pPr>
          </w:p>
        </w:tc>
        <w:tc>
          <w:tcPr>
            <w:tcW w:w="1262" w:type="dxa"/>
          </w:tcPr>
          <w:p w14:paraId="59BF84A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23520ED6" w14:textId="5A66825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w:t>
            </w:r>
            <w:del w:id="268" w:author="Mike Black" w:date="2023-04-05T16:32:00Z">
              <w:r w:rsidRPr="003E3089" w:rsidDel="00F26A15">
                <w:rPr>
                  <w:rFonts w:cstheme="minorHAnsi"/>
                  <w:color w:val="000000" w:themeColor="text1"/>
                  <w:sz w:val="24"/>
                </w:rPr>
                <w:delText>4</w:delText>
              </w:r>
            </w:del>
          </w:p>
        </w:tc>
        <w:tc>
          <w:tcPr>
            <w:tcW w:w="0" w:type="auto"/>
          </w:tcPr>
          <w:p w14:paraId="1E0FE0C4" w14:textId="0AC45638"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69" w:author="Mike Black" w:date="2023-04-05T16:33:00Z">
              <w:r w:rsidR="00F26A15">
                <w:rPr>
                  <w:rFonts w:cstheme="minorHAnsi"/>
                  <w:color w:val="000000" w:themeColor="text1"/>
                  <w:sz w:val="24"/>
                </w:rPr>
                <w:t>61</w:t>
              </w:r>
            </w:ins>
            <w:del w:id="270" w:author="Mike Black" w:date="2023-04-05T16:33:00Z">
              <w:r w:rsidRPr="003E3089" w:rsidDel="00F26A15">
                <w:rPr>
                  <w:rFonts w:cstheme="minorHAnsi"/>
                  <w:color w:val="000000" w:themeColor="text1"/>
                  <w:sz w:val="24"/>
                </w:rPr>
                <w:delText>911</w:delText>
              </w:r>
            </w:del>
          </w:p>
        </w:tc>
        <w:tc>
          <w:tcPr>
            <w:tcW w:w="0" w:type="auto"/>
          </w:tcPr>
          <w:p w14:paraId="622E7B72" w14:textId="43D25FD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w:t>
            </w:r>
            <w:ins w:id="271" w:author="Mike Black" w:date="2023-04-05T16:33:00Z">
              <w:r w:rsidR="00F26A15">
                <w:rPr>
                  <w:rFonts w:cstheme="minorHAnsi"/>
                  <w:color w:val="000000" w:themeColor="text1"/>
                  <w:sz w:val="24"/>
                </w:rPr>
                <w:t>3</w:t>
              </w:r>
            </w:ins>
            <w:del w:id="272" w:author="Mike Black" w:date="2023-04-05T16:33:00Z">
              <w:r w:rsidRPr="003E3089" w:rsidDel="00F26A15">
                <w:rPr>
                  <w:rFonts w:cstheme="minorHAnsi"/>
                  <w:color w:val="000000" w:themeColor="text1"/>
                  <w:sz w:val="24"/>
                </w:rPr>
                <w:delText>97</w:delText>
              </w:r>
            </w:del>
          </w:p>
        </w:tc>
        <w:tc>
          <w:tcPr>
            <w:tcW w:w="0" w:type="auto"/>
            <w:vMerge/>
          </w:tcPr>
          <w:p w14:paraId="2C429FC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47A42734"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9F810B9" w14:textId="77777777" w:rsidR="00362A53" w:rsidRPr="003E3089" w:rsidRDefault="00362A53" w:rsidP="00362A53">
            <w:pPr>
              <w:jc w:val="center"/>
              <w:rPr>
                <w:rFonts w:cstheme="minorHAnsi"/>
                <w:color w:val="000000" w:themeColor="text1"/>
                <w:sz w:val="24"/>
              </w:rPr>
            </w:pPr>
          </w:p>
        </w:tc>
        <w:tc>
          <w:tcPr>
            <w:tcW w:w="0" w:type="dxa"/>
          </w:tcPr>
          <w:p w14:paraId="7CA65EE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15947C26" w14:textId="4FD7A1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273" w:author="Mike Black" w:date="2023-04-05T16:32:00Z">
              <w:r w:rsidR="00F26A15">
                <w:rPr>
                  <w:rFonts w:cstheme="minorHAnsi"/>
                  <w:color w:val="000000" w:themeColor="text1"/>
                  <w:sz w:val="24"/>
                </w:rPr>
                <w:t>3</w:t>
              </w:r>
            </w:ins>
            <w:del w:id="274" w:author="Mike Black" w:date="2023-04-05T16:32:00Z">
              <w:r w:rsidRPr="003E3089" w:rsidDel="00F26A15">
                <w:rPr>
                  <w:rFonts w:cstheme="minorHAnsi"/>
                  <w:color w:val="000000" w:themeColor="text1"/>
                  <w:sz w:val="24"/>
                </w:rPr>
                <w:delText>26</w:delText>
              </w:r>
            </w:del>
          </w:p>
        </w:tc>
        <w:tc>
          <w:tcPr>
            <w:tcW w:w="0" w:type="auto"/>
          </w:tcPr>
          <w:p w14:paraId="7C6B6D61" w14:textId="1768FE2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75" w:author="Mike Black" w:date="2023-04-05T16:33:00Z">
              <w:r w:rsidR="00F26A15">
                <w:rPr>
                  <w:rFonts w:cstheme="minorHAnsi"/>
                  <w:color w:val="000000" w:themeColor="text1"/>
                  <w:sz w:val="24"/>
                </w:rPr>
                <w:t>60</w:t>
              </w:r>
            </w:ins>
            <w:del w:id="276" w:author="Mike Black" w:date="2023-04-05T16:33:00Z">
              <w:r w:rsidRPr="003E3089" w:rsidDel="00F26A15">
                <w:rPr>
                  <w:rFonts w:cstheme="minorHAnsi"/>
                  <w:color w:val="000000" w:themeColor="text1"/>
                  <w:sz w:val="24"/>
                </w:rPr>
                <w:delText>843</w:delText>
              </w:r>
            </w:del>
          </w:p>
        </w:tc>
        <w:tc>
          <w:tcPr>
            <w:tcW w:w="0" w:type="auto"/>
          </w:tcPr>
          <w:p w14:paraId="40502F8E" w14:textId="0630D79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277" w:author="Mike Black" w:date="2023-04-05T16:33:00Z">
              <w:r w:rsidR="00F26A15">
                <w:rPr>
                  <w:rFonts w:cstheme="minorHAnsi"/>
                  <w:color w:val="000000" w:themeColor="text1"/>
                  <w:sz w:val="24"/>
                </w:rPr>
                <w:t>31</w:t>
              </w:r>
            </w:ins>
            <w:del w:id="278" w:author="Mike Black" w:date="2023-04-05T16:33:00Z">
              <w:r w:rsidRPr="003E3089" w:rsidDel="00F26A15">
                <w:rPr>
                  <w:rFonts w:cstheme="minorHAnsi"/>
                  <w:color w:val="000000" w:themeColor="text1"/>
                  <w:sz w:val="24"/>
                </w:rPr>
                <w:delText>266</w:delText>
              </w:r>
            </w:del>
          </w:p>
        </w:tc>
        <w:tc>
          <w:tcPr>
            <w:tcW w:w="0" w:type="auto"/>
            <w:vMerge/>
          </w:tcPr>
          <w:p w14:paraId="5F3D243D"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56B5CFF7"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7F80D712" w14:textId="77777777" w:rsidR="00362A53" w:rsidRPr="003E3089" w:rsidRDefault="00362A53" w:rsidP="00362A53">
            <w:pPr>
              <w:jc w:val="center"/>
              <w:rPr>
                <w:rFonts w:cstheme="minorHAnsi"/>
                <w:color w:val="000000" w:themeColor="text1"/>
                <w:sz w:val="24"/>
              </w:rPr>
            </w:pPr>
          </w:p>
        </w:tc>
        <w:tc>
          <w:tcPr>
            <w:tcW w:w="1262" w:type="dxa"/>
          </w:tcPr>
          <w:p w14:paraId="0CC7BDE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5CE3EFB" w14:textId="2046DD3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279" w:author="Mike Black" w:date="2023-04-05T16:31:00Z">
              <w:r w:rsidRPr="003E3089" w:rsidDel="00F26A15">
                <w:rPr>
                  <w:rFonts w:cstheme="minorHAnsi"/>
                  <w:color w:val="000000" w:themeColor="text1"/>
                  <w:sz w:val="24"/>
                </w:rPr>
                <w:delText>4</w:delText>
              </w:r>
            </w:del>
          </w:p>
        </w:tc>
        <w:tc>
          <w:tcPr>
            <w:tcW w:w="0" w:type="auto"/>
          </w:tcPr>
          <w:p w14:paraId="34531620" w14:textId="4170BDD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80" w:author="Mike Black" w:date="2023-04-05T16:31:00Z">
              <w:r w:rsidRPr="003E3089" w:rsidDel="00F26A15">
                <w:rPr>
                  <w:rFonts w:cstheme="minorHAnsi"/>
                  <w:color w:val="000000" w:themeColor="text1"/>
                  <w:sz w:val="24"/>
                </w:rPr>
                <w:delText>6</w:delText>
              </w:r>
            </w:del>
          </w:p>
        </w:tc>
        <w:tc>
          <w:tcPr>
            <w:tcW w:w="0" w:type="auto"/>
          </w:tcPr>
          <w:p w14:paraId="72849586" w14:textId="4521CCC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1.05</w:t>
            </w:r>
            <w:del w:id="281" w:author="Mike Black" w:date="2023-04-05T16:31:00Z">
              <w:r w:rsidRPr="003E3089" w:rsidDel="00F26A15">
                <w:rPr>
                  <w:rFonts w:cstheme="minorHAnsi"/>
                  <w:color w:val="000000" w:themeColor="text1"/>
                  <w:sz w:val="24"/>
                </w:rPr>
                <w:delText>3</w:delText>
              </w:r>
            </w:del>
          </w:p>
        </w:tc>
        <w:tc>
          <w:tcPr>
            <w:tcW w:w="0" w:type="auto"/>
            <w:vMerge/>
          </w:tcPr>
          <w:p w14:paraId="636935F5"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6E10959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C1C1F36" w14:textId="77777777" w:rsidR="00362A53" w:rsidRPr="003E3089" w:rsidRDefault="00362A53" w:rsidP="00362A53">
            <w:pPr>
              <w:jc w:val="center"/>
              <w:rPr>
                <w:rFonts w:cstheme="minorHAnsi"/>
                <w:color w:val="000000" w:themeColor="text1"/>
                <w:sz w:val="24"/>
              </w:rPr>
            </w:pPr>
          </w:p>
        </w:tc>
        <w:tc>
          <w:tcPr>
            <w:tcW w:w="0" w:type="dxa"/>
          </w:tcPr>
          <w:p w14:paraId="7DE62937"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1C81194" w14:textId="6BF9844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82" w:author="Mike Black" w:date="2023-04-05T16:32:00Z">
              <w:r w:rsidR="00F26A15">
                <w:rPr>
                  <w:rFonts w:cstheme="minorHAnsi"/>
                  <w:color w:val="000000" w:themeColor="text1"/>
                  <w:sz w:val="24"/>
                </w:rPr>
                <w:t>10</w:t>
              </w:r>
            </w:ins>
            <w:del w:id="283" w:author="Mike Black" w:date="2023-04-05T16:32:00Z">
              <w:r w:rsidRPr="003E3089" w:rsidDel="00F26A15">
                <w:rPr>
                  <w:rFonts w:cstheme="minorHAnsi"/>
                  <w:color w:val="000000" w:themeColor="text1"/>
                  <w:sz w:val="24"/>
                </w:rPr>
                <w:delText>0</w:delText>
              </w:r>
            </w:del>
            <w:del w:id="284" w:author="Mike Black" w:date="2023-04-05T16:31:00Z">
              <w:r w:rsidRPr="003E3089" w:rsidDel="00F26A15">
                <w:rPr>
                  <w:rFonts w:cstheme="minorHAnsi"/>
                  <w:color w:val="000000" w:themeColor="text1"/>
                  <w:sz w:val="24"/>
                </w:rPr>
                <w:delText>96</w:delText>
              </w:r>
            </w:del>
          </w:p>
        </w:tc>
        <w:tc>
          <w:tcPr>
            <w:tcW w:w="0" w:type="auto"/>
          </w:tcPr>
          <w:p w14:paraId="73571223" w14:textId="581B616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85" w:author="Mike Black" w:date="2023-04-05T16:32:00Z">
              <w:r w:rsidR="00F26A15">
                <w:rPr>
                  <w:rFonts w:cstheme="minorHAnsi"/>
                  <w:color w:val="000000" w:themeColor="text1"/>
                  <w:sz w:val="24"/>
                </w:rPr>
                <w:t>11</w:t>
              </w:r>
            </w:ins>
            <w:del w:id="286" w:author="Mike Black" w:date="2023-04-05T16:32:00Z">
              <w:r w:rsidRPr="003E3089" w:rsidDel="00F26A15">
                <w:rPr>
                  <w:rFonts w:cstheme="minorHAnsi"/>
                  <w:color w:val="000000" w:themeColor="text1"/>
                  <w:sz w:val="24"/>
                </w:rPr>
                <w:delText>003</w:delText>
              </w:r>
            </w:del>
          </w:p>
        </w:tc>
        <w:tc>
          <w:tcPr>
            <w:tcW w:w="0" w:type="auto"/>
          </w:tcPr>
          <w:p w14:paraId="6E5FAB78" w14:textId="3294179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87" w:author="Mike Black" w:date="2023-04-05T16:32:00Z">
              <w:r w:rsidR="00F26A15">
                <w:rPr>
                  <w:rFonts w:cstheme="minorHAnsi"/>
                  <w:color w:val="000000" w:themeColor="text1"/>
                  <w:sz w:val="24"/>
                </w:rPr>
                <w:t>9</w:t>
              </w:r>
            </w:ins>
            <w:del w:id="288" w:author="Mike Black" w:date="2023-04-05T16:32:00Z">
              <w:r w:rsidRPr="003E3089" w:rsidDel="00F26A15">
                <w:rPr>
                  <w:rFonts w:cstheme="minorHAnsi"/>
                  <w:color w:val="000000" w:themeColor="text1"/>
                  <w:sz w:val="24"/>
                </w:rPr>
                <w:delText>22</w:delText>
              </w:r>
            </w:del>
          </w:p>
        </w:tc>
        <w:tc>
          <w:tcPr>
            <w:tcW w:w="0" w:type="auto"/>
            <w:vMerge/>
          </w:tcPr>
          <w:p w14:paraId="67421AF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875334B"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val="restart"/>
          </w:tcPr>
          <w:p w14:paraId="0D47E6B3" w14:textId="591CA18B"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1A6A2BE2" w14:textId="77777777" w:rsidR="00362A53" w:rsidRPr="003E3089" w:rsidRDefault="00362A53" w:rsidP="00362A53">
            <w:pPr>
              <w:jc w:val="center"/>
              <w:rPr>
                <w:rFonts w:cstheme="minorHAnsi"/>
                <w:color w:val="000000" w:themeColor="text1"/>
                <w:sz w:val="24"/>
              </w:rPr>
            </w:pPr>
          </w:p>
        </w:tc>
        <w:tc>
          <w:tcPr>
            <w:tcW w:w="1262" w:type="dxa"/>
          </w:tcPr>
          <w:p w14:paraId="7622422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B51F10C" w14:textId="74F9FA7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289" w:author="Mike Black" w:date="2023-04-05T16:31:00Z">
              <w:r w:rsidRPr="003E3089" w:rsidDel="00F26A15">
                <w:rPr>
                  <w:rFonts w:cstheme="minorHAnsi"/>
                  <w:color w:val="000000" w:themeColor="text1"/>
                  <w:sz w:val="24"/>
                </w:rPr>
                <w:delText>2</w:delText>
              </w:r>
            </w:del>
          </w:p>
        </w:tc>
        <w:tc>
          <w:tcPr>
            <w:tcW w:w="0" w:type="auto"/>
          </w:tcPr>
          <w:p w14:paraId="31992975" w14:textId="3C8B9108"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290" w:author="Mike Black" w:date="2023-04-05T16:31:00Z">
              <w:r w:rsidR="00F26A15">
                <w:rPr>
                  <w:rFonts w:cstheme="minorHAnsi"/>
                  <w:color w:val="000000" w:themeColor="text1"/>
                  <w:sz w:val="24"/>
                </w:rPr>
                <w:t>9</w:t>
              </w:r>
            </w:ins>
            <w:del w:id="291" w:author="Mike Black" w:date="2023-04-05T16:31:00Z">
              <w:r w:rsidRPr="003E3089" w:rsidDel="00F26A15">
                <w:rPr>
                  <w:rFonts w:cstheme="minorHAnsi"/>
                  <w:color w:val="000000" w:themeColor="text1"/>
                  <w:sz w:val="24"/>
                </w:rPr>
                <w:delText>89</w:delText>
              </w:r>
            </w:del>
          </w:p>
        </w:tc>
        <w:tc>
          <w:tcPr>
            <w:tcW w:w="0" w:type="auto"/>
          </w:tcPr>
          <w:p w14:paraId="5BD84E03" w14:textId="47EF96F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92" w:author="Mike Black" w:date="2023-04-05T16:31:00Z">
              <w:r w:rsidR="00F26A15">
                <w:rPr>
                  <w:rFonts w:cstheme="minorHAnsi"/>
                  <w:color w:val="000000" w:themeColor="text1"/>
                  <w:sz w:val="24"/>
                </w:rPr>
                <w:t>5</w:t>
              </w:r>
            </w:ins>
            <w:del w:id="293" w:author="Mike Black" w:date="2023-04-05T16:31:00Z">
              <w:r w:rsidRPr="003E3089" w:rsidDel="00F26A15">
                <w:rPr>
                  <w:rFonts w:cstheme="minorHAnsi"/>
                  <w:color w:val="000000" w:themeColor="text1"/>
                  <w:sz w:val="24"/>
                </w:rPr>
                <w:delText>48</w:delText>
              </w:r>
            </w:del>
          </w:p>
        </w:tc>
        <w:tc>
          <w:tcPr>
            <w:tcW w:w="0" w:type="auto"/>
            <w:vMerge/>
          </w:tcPr>
          <w:p w14:paraId="1435A122"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34780F6"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C33425E" w14:textId="77777777" w:rsidR="00362A53" w:rsidRPr="003E3089" w:rsidRDefault="00362A53" w:rsidP="00362A53">
            <w:pPr>
              <w:jc w:val="center"/>
              <w:rPr>
                <w:rFonts w:cstheme="minorHAnsi"/>
                <w:color w:val="000000" w:themeColor="text1"/>
                <w:sz w:val="24"/>
              </w:rPr>
            </w:pPr>
          </w:p>
        </w:tc>
        <w:tc>
          <w:tcPr>
            <w:tcW w:w="0" w:type="dxa"/>
          </w:tcPr>
          <w:p w14:paraId="4585D56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3A57E426" w14:textId="5AC5C8E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0.51</w:t>
            </w:r>
            <w:del w:id="294" w:author="Mike Black" w:date="2023-04-05T16:33:00Z">
              <w:r w:rsidRPr="003E3089" w:rsidDel="00F26A15">
                <w:rPr>
                  <w:rFonts w:cstheme="minorHAnsi"/>
                  <w:color w:val="000000" w:themeColor="text1"/>
                  <w:sz w:val="24"/>
                </w:rPr>
                <w:delText>0</w:delText>
              </w:r>
            </w:del>
          </w:p>
        </w:tc>
        <w:tc>
          <w:tcPr>
            <w:tcW w:w="0" w:type="auto"/>
          </w:tcPr>
          <w:p w14:paraId="58D84D96" w14:textId="200B3E7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95" w:author="Mike Black" w:date="2023-04-05T16:33:00Z">
              <w:r w:rsidR="00F26A15">
                <w:rPr>
                  <w:rFonts w:cstheme="minorHAnsi"/>
                  <w:color w:val="000000" w:themeColor="text1"/>
                  <w:sz w:val="24"/>
                </w:rPr>
                <w:t>58</w:t>
              </w:r>
            </w:ins>
            <w:del w:id="296" w:author="Mike Black" w:date="2023-04-05T16:33:00Z">
              <w:r w:rsidRPr="003E3089" w:rsidDel="00F26A15">
                <w:rPr>
                  <w:rFonts w:cstheme="minorHAnsi"/>
                  <w:color w:val="000000" w:themeColor="text1"/>
                  <w:sz w:val="24"/>
                </w:rPr>
                <w:delText>629</w:delText>
              </w:r>
            </w:del>
          </w:p>
        </w:tc>
        <w:tc>
          <w:tcPr>
            <w:tcW w:w="0" w:type="auto"/>
          </w:tcPr>
          <w:p w14:paraId="7D254DC7" w14:textId="1A89CA8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w:t>
            </w:r>
            <w:ins w:id="297" w:author="Mike Black" w:date="2023-04-05T16:33:00Z">
              <w:r w:rsidR="00F26A15">
                <w:rPr>
                  <w:rFonts w:cstheme="minorHAnsi"/>
                  <w:color w:val="000000" w:themeColor="text1"/>
                  <w:sz w:val="24"/>
                </w:rPr>
                <w:t>94</w:t>
              </w:r>
            </w:ins>
            <w:del w:id="298" w:author="Mike Black" w:date="2023-04-05T16:33:00Z">
              <w:r w:rsidRPr="003E3089" w:rsidDel="00F26A15">
                <w:rPr>
                  <w:rFonts w:cstheme="minorHAnsi"/>
                  <w:color w:val="000000" w:themeColor="text1"/>
                  <w:sz w:val="24"/>
                </w:rPr>
                <w:delText>822</w:delText>
              </w:r>
            </w:del>
          </w:p>
        </w:tc>
        <w:tc>
          <w:tcPr>
            <w:tcW w:w="0" w:type="auto"/>
            <w:vMerge/>
          </w:tcPr>
          <w:p w14:paraId="1B25C6C7"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05E086"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92B077A" w14:textId="77777777" w:rsidR="00362A53" w:rsidRPr="003E3089" w:rsidRDefault="00362A53" w:rsidP="00362A53">
            <w:pPr>
              <w:jc w:val="center"/>
              <w:rPr>
                <w:rFonts w:cstheme="minorHAnsi"/>
                <w:color w:val="000000" w:themeColor="text1"/>
                <w:sz w:val="24"/>
              </w:rPr>
            </w:pPr>
          </w:p>
        </w:tc>
        <w:tc>
          <w:tcPr>
            <w:tcW w:w="1262" w:type="dxa"/>
          </w:tcPr>
          <w:p w14:paraId="42CAB04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4DA8A22" w14:textId="00216F0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99" w:author="Mike Black" w:date="2023-04-05T16:33:00Z">
              <w:r w:rsidR="00F26A15">
                <w:rPr>
                  <w:rFonts w:cstheme="minorHAnsi"/>
                  <w:color w:val="000000" w:themeColor="text1"/>
                  <w:sz w:val="24"/>
                </w:rPr>
                <w:t>50</w:t>
              </w:r>
            </w:ins>
            <w:del w:id="300" w:author="Mike Black" w:date="2023-04-05T16:33:00Z">
              <w:r w:rsidRPr="003E3089" w:rsidDel="00F26A15">
                <w:rPr>
                  <w:rFonts w:cstheme="minorHAnsi"/>
                  <w:color w:val="000000" w:themeColor="text1"/>
                  <w:sz w:val="24"/>
                </w:rPr>
                <w:delText>499</w:delText>
              </w:r>
            </w:del>
          </w:p>
        </w:tc>
        <w:tc>
          <w:tcPr>
            <w:tcW w:w="0" w:type="auto"/>
          </w:tcPr>
          <w:p w14:paraId="7EF22678" w14:textId="0F1C378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w:t>
            </w:r>
            <w:ins w:id="301" w:author="Mike Black" w:date="2023-04-05T16:33:00Z">
              <w:r w:rsidR="00F26A15">
                <w:rPr>
                  <w:rFonts w:cstheme="minorHAnsi"/>
                  <w:color w:val="000000" w:themeColor="text1"/>
                  <w:sz w:val="24"/>
                </w:rPr>
                <w:t>7</w:t>
              </w:r>
            </w:ins>
            <w:del w:id="302" w:author="Mike Black" w:date="2023-04-05T16:33:00Z">
              <w:r w:rsidRPr="003E3089" w:rsidDel="00F26A15">
                <w:rPr>
                  <w:rFonts w:cstheme="minorHAnsi"/>
                  <w:color w:val="000000" w:themeColor="text1"/>
                  <w:sz w:val="24"/>
                </w:rPr>
                <w:delText>75</w:delText>
              </w:r>
            </w:del>
          </w:p>
        </w:tc>
        <w:tc>
          <w:tcPr>
            <w:tcW w:w="0" w:type="auto"/>
          </w:tcPr>
          <w:p w14:paraId="2ABACDFE" w14:textId="0E2555B4"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w:t>
            </w:r>
            <w:ins w:id="303" w:author="Mike Black" w:date="2023-04-05T16:33:00Z">
              <w:r w:rsidR="00F26A15">
                <w:rPr>
                  <w:rFonts w:cstheme="minorHAnsi"/>
                  <w:color w:val="000000" w:themeColor="text1"/>
                  <w:sz w:val="24"/>
                </w:rPr>
                <w:t>24</w:t>
              </w:r>
            </w:ins>
            <w:del w:id="304" w:author="Mike Black" w:date="2023-04-05T16:33:00Z">
              <w:r w:rsidRPr="003E3089" w:rsidDel="00F26A15">
                <w:rPr>
                  <w:rFonts w:cstheme="minorHAnsi"/>
                  <w:color w:val="000000" w:themeColor="text1"/>
                  <w:sz w:val="24"/>
                </w:rPr>
                <w:delText>44</w:delText>
              </w:r>
            </w:del>
          </w:p>
        </w:tc>
        <w:tc>
          <w:tcPr>
            <w:tcW w:w="0" w:type="auto"/>
            <w:vMerge/>
          </w:tcPr>
          <w:p w14:paraId="5B7D619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CBFE0B1"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39681D5" w14:textId="77777777" w:rsidR="00362A53" w:rsidRPr="003E3089" w:rsidRDefault="00362A53" w:rsidP="00362A53">
            <w:pPr>
              <w:jc w:val="center"/>
              <w:rPr>
                <w:rFonts w:cstheme="minorHAnsi"/>
                <w:color w:val="000000" w:themeColor="text1"/>
                <w:sz w:val="24"/>
              </w:rPr>
            </w:pPr>
          </w:p>
        </w:tc>
        <w:tc>
          <w:tcPr>
            <w:tcW w:w="0" w:type="dxa"/>
          </w:tcPr>
          <w:p w14:paraId="5FFF8F2F"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A24F0DD" w14:textId="6E6E71A9"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05" w:author="Mike Black" w:date="2023-04-05T16:32:00Z">
              <w:r w:rsidR="00F26A15">
                <w:rPr>
                  <w:rFonts w:cstheme="minorHAnsi"/>
                  <w:color w:val="000000" w:themeColor="text1"/>
                  <w:sz w:val="24"/>
                </w:rPr>
                <w:t>2</w:t>
              </w:r>
            </w:ins>
            <w:del w:id="306" w:author="Mike Black" w:date="2023-04-05T16:32:00Z">
              <w:r w:rsidRPr="003E3089" w:rsidDel="00F26A15">
                <w:rPr>
                  <w:rFonts w:cstheme="minorHAnsi"/>
                  <w:color w:val="000000" w:themeColor="text1"/>
                  <w:sz w:val="24"/>
                </w:rPr>
                <w:delText>16</w:delText>
              </w:r>
            </w:del>
          </w:p>
        </w:tc>
        <w:tc>
          <w:tcPr>
            <w:tcW w:w="0" w:type="auto"/>
          </w:tcPr>
          <w:p w14:paraId="2639329E" w14:textId="7F3E3E6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07" w:author="Mike Black" w:date="2023-04-05T16:32:00Z">
              <w:r w:rsidR="00F26A15">
                <w:rPr>
                  <w:rFonts w:cstheme="minorHAnsi"/>
                  <w:color w:val="000000" w:themeColor="text1"/>
                  <w:sz w:val="24"/>
                </w:rPr>
                <w:t>2</w:t>
              </w:r>
            </w:ins>
            <w:del w:id="308" w:author="Mike Black" w:date="2023-04-05T16:32:00Z">
              <w:r w:rsidRPr="003E3089" w:rsidDel="00F26A15">
                <w:rPr>
                  <w:rFonts w:cstheme="minorHAnsi"/>
                  <w:color w:val="000000" w:themeColor="text1"/>
                  <w:sz w:val="24"/>
                </w:rPr>
                <w:delText>42</w:delText>
              </w:r>
            </w:del>
          </w:p>
        </w:tc>
        <w:tc>
          <w:tcPr>
            <w:tcW w:w="0" w:type="auto"/>
          </w:tcPr>
          <w:p w14:paraId="7B579330" w14:textId="4749B9D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309" w:author="Mike Black" w:date="2023-04-05T16:32:00Z">
              <w:r w:rsidR="00F26A15">
                <w:rPr>
                  <w:rFonts w:cstheme="minorHAnsi"/>
                  <w:color w:val="000000" w:themeColor="text1"/>
                  <w:sz w:val="24"/>
                </w:rPr>
                <w:t>3</w:t>
              </w:r>
            </w:ins>
            <w:del w:id="310" w:author="Mike Black" w:date="2023-04-05T16:32:00Z">
              <w:r w:rsidRPr="003E3089" w:rsidDel="00F26A15">
                <w:rPr>
                  <w:rFonts w:cstheme="minorHAnsi"/>
                  <w:color w:val="000000" w:themeColor="text1"/>
                  <w:sz w:val="24"/>
                </w:rPr>
                <w:delText>89</w:delText>
              </w:r>
            </w:del>
          </w:p>
        </w:tc>
        <w:tc>
          <w:tcPr>
            <w:tcW w:w="0" w:type="auto"/>
            <w:vMerge/>
          </w:tcPr>
          <w:p w14:paraId="69B696B1"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3F60671A"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81B985B" w14:textId="77777777" w:rsidR="00362A53" w:rsidRPr="003E3089" w:rsidRDefault="00362A53" w:rsidP="00362A53">
            <w:pPr>
              <w:jc w:val="center"/>
              <w:rPr>
                <w:rFonts w:cstheme="minorHAnsi"/>
                <w:color w:val="000000" w:themeColor="text1"/>
                <w:sz w:val="24"/>
              </w:rPr>
            </w:pPr>
          </w:p>
        </w:tc>
        <w:tc>
          <w:tcPr>
            <w:tcW w:w="1262" w:type="dxa"/>
          </w:tcPr>
          <w:p w14:paraId="25B09B6D"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3475934" w14:textId="1133D29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-0.02</w:t>
            </w:r>
            <w:del w:id="311" w:author="Mike Black" w:date="2023-04-05T16:32:00Z">
              <w:r w:rsidRPr="003E3089" w:rsidDel="00F26A15">
                <w:rPr>
                  <w:rFonts w:cstheme="minorHAnsi"/>
                  <w:color w:val="000000" w:themeColor="text1"/>
                  <w:sz w:val="24"/>
                </w:rPr>
                <w:delText>3</w:delText>
              </w:r>
            </w:del>
          </w:p>
        </w:tc>
        <w:tc>
          <w:tcPr>
            <w:tcW w:w="0" w:type="auto"/>
          </w:tcPr>
          <w:p w14:paraId="6335C0A2" w14:textId="6C82BCE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ins w:id="312" w:author="Mike Black" w:date="2023-04-05T16:32:00Z">
              <w:r w:rsidR="00F26A15">
                <w:rPr>
                  <w:rFonts w:cstheme="minorHAnsi"/>
                  <w:color w:val="000000" w:themeColor="text1"/>
                  <w:sz w:val="24"/>
                </w:rPr>
                <w:t>3</w:t>
              </w:r>
            </w:ins>
            <w:del w:id="313" w:author="Mike Black" w:date="2023-04-05T16:32:00Z">
              <w:r w:rsidRPr="003E3089" w:rsidDel="00F26A15">
                <w:rPr>
                  <w:rFonts w:cstheme="minorHAnsi"/>
                  <w:color w:val="000000" w:themeColor="text1"/>
                  <w:sz w:val="24"/>
                </w:rPr>
                <w:delText>80</w:delText>
              </w:r>
            </w:del>
          </w:p>
        </w:tc>
        <w:tc>
          <w:tcPr>
            <w:tcW w:w="0" w:type="auto"/>
          </w:tcPr>
          <w:p w14:paraId="202BEF28" w14:textId="05F62AE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314" w:author="Mike Black" w:date="2023-04-05T16:32:00Z">
              <w:r w:rsidR="00F26A15">
                <w:rPr>
                  <w:rFonts w:cstheme="minorHAnsi"/>
                  <w:color w:val="000000" w:themeColor="text1"/>
                  <w:sz w:val="24"/>
                </w:rPr>
                <w:t>57</w:t>
              </w:r>
            </w:ins>
            <w:del w:id="315" w:author="Mike Black" w:date="2023-04-05T16:32:00Z">
              <w:r w:rsidRPr="003E3089" w:rsidDel="00F26A15">
                <w:rPr>
                  <w:rFonts w:cstheme="minorHAnsi"/>
                  <w:color w:val="000000" w:themeColor="text1"/>
                  <w:sz w:val="24"/>
                </w:rPr>
                <w:delText>706</w:delText>
              </w:r>
            </w:del>
          </w:p>
        </w:tc>
        <w:tc>
          <w:tcPr>
            <w:tcW w:w="0" w:type="auto"/>
            <w:vMerge/>
          </w:tcPr>
          <w:p w14:paraId="5082960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7BB5097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776F5A9F"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Reproducibility</w:t>
            </w:r>
          </w:p>
          <w:p w14:paraId="05F482AC" w14:textId="77777777" w:rsidR="00362A53" w:rsidRPr="003E3089" w:rsidRDefault="00362A53" w:rsidP="00362A53">
            <w:pPr>
              <w:jc w:val="center"/>
              <w:rPr>
                <w:rFonts w:cstheme="minorHAnsi"/>
                <w:color w:val="000000" w:themeColor="text1"/>
                <w:sz w:val="24"/>
              </w:rPr>
            </w:pPr>
          </w:p>
        </w:tc>
        <w:tc>
          <w:tcPr>
            <w:tcW w:w="0" w:type="dxa"/>
          </w:tcPr>
          <w:p w14:paraId="1045AC2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5BEAC37D" w14:textId="54AB974A"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16" w:author="Mike Black" w:date="2023-04-05T16:35:00Z">
              <w:r>
                <w:rPr>
                  <w:rFonts w:cstheme="minorHAnsi"/>
                  <w:color w:val="000000" w:themeColor="text1"/>
                  <w:sz w:val="24"/>
                </w:rPr>
                <w:t>1.00</w:t>
              </w:r>
            </w:ins>
            <w:del w:id="317" w:author="Mike Black" w:date="2023-04-05T16:35:00Z">
              <w:r w:rsidR="00362A53" w:rsidRPr="003E3089" w:rsidDel="00F26A15">
                <w:rPr>
                  <w:rFonts w:cstheme="minorHAnsi"/>
                  <w:color w:val="000000" w:themeColor="text1"/>
                  <w:sz w:val="24"/>
                </w:rPr>
                <w:delText>0.999</w:delText>
              </w:r>
            </w:del>
          </w:p>
        </w:tc>
        <w:tc>
          <w:tcPr>
            <w:tcW w:w="0" w:type="auto"/>
          </w:tcPr>
          <w:p w14:paraId="585A7264" w14:textId="26A8B7A4"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18" w:author="Mike Black" w:date="2023-04-05T16:35:00Z">
              <w:r>
                <w:rPr>
                  <w:rFonts w:cstheme="minorHAnsi"/>
                  <w:color w:val="000000" w:themeColor="text1"/>
                  <w:sz w:val="24"/>
                </w:rPr>
                <w:t>1.00</w:t>
              </w:r>
            </w:ins>
            <w:del w:id="319" w:author="Mike Black" w:date="2023-04-05T16:35:00Z">
              <w:r w:rsidR="00362A53" w:rsidRPr="003E3089" w:rsidDel="00F26A15">
                <w:rPr>
                  <w:rFonts w:cstheme="minorHAnsi"/>
                  <w:color w:val="000000" w:themeColor="text1"/>
                  <w:sz w:val="24"/>
                </w:rPr>
                <w:delText>0.999</w:delText>
              </w:r>
            </w:del>
          </w:p>
        </w:tc>
        <w:tc>
          <w:tcPr>
            <w:tcW w:w="0" w:type="auto"/>
          </w:tcPr>
          <w:p w14:paraId="20E35A52" w14:textId="615EA78F"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20" w:author="Mike Black" w:date="2023-04-05T16:35:00Z">
              <w:r>
                <w:rPr>
                  <w:rFonts w:cstheme="minorHAnsi"/>
                  <w:color w:val="000000" w:themeColor="text1"/>
                  <w:sz w:val="24"/>
                </w:rPr>
                <w:t>1.00</w:t>
              </w:r>
            </w:ins>
            <w:del w:id="321" w:author="Mike Black" w:date="2023-04-05T16:35:00Z">
              <w:r w:rsidR="00362A53" w:rsidRPr="003E3089" w:rsidDel="00F26A15">
                <w:rPr>
                  <w:rFonts w:cstheme="minorHAnsi"/>
                  <w:color w:val="000000" w:themeColor="text1"/>
                  <w:sz w:val="24"/>
                </w:rPr>
                <w:delText>0.998</w:delText>
              </w:r>
            </w:del>
          </w:p>
        </w:tc>
        <w:tc>
          <w:tcPr>
            <w:tcW w:w="0" w:type="auto"/>
          </w:tcPr>
          <w:p w14:paraId="4D0CB628" w14:textId="348A177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322" w:author="Mike Black" w:date="2023-04-05T16:35:00Z">
              <w:r w:rsidR="00F26A15">
                <w:rPr>
                  <w:rFonts w:cstheme="minorHAnsi"/>
                  <w:color w:val="000000" w:themeColor="text1"/>
                  <w:sz w:val="24"/>
                </w:rPr>
                <w:t>6</w:t>
              </w:r>
            </w:ins>
            <w:del w:id="323" w:author="Mike Black" w:date="2023-04-05T16:35:00Z">
              <w:r w:rsidRPr="003E3089" w:rsidDel="00F26A15">
                <w:rPr>
                  <w:rFonts w:cstheme="minorHAnsi"/>
                  <w:color w:val="000000" w:themeColor="text1"/>
                  <w:sz w:val="24"/>
                </w:rPr>
                <w:delText>87</w:delText>
              </w:r>
            </w:del>
          </w:p>
        </w:tc>
      </w:tr>
      <w:tr w:rsidR="00950992" w:rsidRPr="003E3089" w14:paraId="117E4F11"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6B396B34" w14:textId="77777777" w:rsidR="00362A53" w:rsidRPr="003E3089" w:rsidRDefault="00362A53" w:rsidP="00362A53">
            <w:pPr>
              <w:jc w:val="center"/>
              <w:rPr>
                <w:rFonts w:cstheme="minorHAnsi"/>
                <w:color w:val="000000" w:themeColor="text1"/>
                <w:sz w:val="24"/>
              </w:rPr>
            </w:pPr>
          </w:p>
        </w:tc>
        <w:tc>
          <w:tcPr>
            <w:tcW w:w="1262" w:type="dxa"/>
          </w:tcPr>
          <w:p w14:paraId="14D29AA9"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84071B" w14:textId="5E7EEE4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324" w:author="Mike Black" w:date="2023-04-05T17:08:00Z">
              <w:r w:rsidRPr="003E3089" w:rsidDel="001C535A">
                <w:rPr>
                  <w:rFonts w:cstheme="minorHAnsi"/>
                  <w:color w:val="000000" w:themeColor="text1"/>
                  <w:sz w:val="24"/>
                </w:rPr>
                <w:delText>4</w:delText>
              </w:r>
            </w:del>
          </w:p>
        </w:tc>
        <w:tc>
          <w:tcPr>
            <w:tcW w:w="0" w:type="auto"/>
          </w:tcPr>
          <w:p w14:paraId="5A117C1C" w14:textId="0F161EE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25" w:author="Mike Black" w:date="2023-04-05T17:08:00Z">
              <w:r w:rsidR="001C535A">
                <w:rPr>
                  <w:rFonts w:cstheme="minorHAnsi"/>
                  <w:color w:val="000000" w:themeColor="text1"/>
                  <w:sz w:val="24"/>
                </w:rPr>
                <w:t>3</w:t>
              </w:r>
            </w:ins>
            <w:del w:id="326" w:author="Mike Black" w:date="2023-04-05T17:08:00Z">
              <w:r w:rsidRPr="003E3089" w:rsidDel="001C535A">
                <w:rPr>
                  <w:rFonts w:cstheme="minorHAnsi"/>
                  <w:color w:val="000000" w:themeColor="text1"/>
                  <w:sz w:val="24"/>
                </w:rPr>
                <w:delText>19</w:delText>
              </w:r>
            </w:del>
          </w:p>
        </w:tc>
        <w:tc>
          <w:tcPr>
            <w:tcW w:w="0" w:type="auto"/>
          </w:tcPr>
          <w:p w14:paraId="6BD32E30" w14:textId="5451A284"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327" w:author="Mike Black" w:date="2023-04-05T17:08:00Z">
              <w:r w:rsidR="001C535A">
                <w:rPr>
                  <w:rFonts w:cstheme="minorHAnsi"/>
                  <w:color w:val="000000" w:themeColor="text1"/>
                  <w:sz w:val="24"/>
                </w:rPr>
                <w:t>74</w:t>
              </w:r>
            </w:ins>
            <w:del w:id="328" w:author="Mike Black" w:date="2023-04-05T17:08:00Z">
              <w:r w:rsidRPr="003E3089" w:rsidDel="001C535A">
                <w:rPr>
                  <w:rFonts w:cstheme="minorHAnsi"/>
                  <w:color w:val="000000" w:themeColor="text1"/>
                  <w:sz w:val="24"/>
                </w:rPr>
                <w:delText>948</w:delText>
              </w:r>
            </w:del>
          </w:p>
        </w:tc>
        <w:tc>
          <w:tcPr>
            <w:tcW w:w="0" w:type="auto"/>
          </w:tcPr>
          <w:p w14:paraId="1F9FD67C" w14:textId="09CC2E4E" w:rsidR="00362A53" w:rsidRPr="003E3089" w:rsidRDefault="001C535A"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29" w:author="Mike Black" w:date="2023-04-05T17:08:00Z">
              <w:r>
                <w:rPr>
                  <w:rFonts w:cstheme="minorHAnsi"/>
                  <w:color w:val="000000" w:themeColor="text1"/>
                  <w:sz w:val="24"/>
                </w:rPr>
                <w:t>25.97</w:t>
              </w:r>
            </w:ins>
            <w:del w:id="330" w:author="Mike Black" w:date="2023-04-05T17:08:00Z">
              <w:r w:rsidR="00362A53" w:rsidRPr="003E3089" w:rsidDel="001C535A">
                <w:rPr>
                  <w:rFonts w:cstheme="minorHAnsi"/>
                  <w:color w:val="000000" w:themeColor="text1"/>
                  <w:sz w:val="24"/>
                </w:rPr>
                <w:delText>13.687</w:delText>
              </w:r>
            </w:del>
          </w:p>
        </w:tc>
      </w:tr>
      <w:tr w:rsidR="00272071" w:rsidRPr="003E3089" w14:paraId="6C1D5C73"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ACA876C" w14:textId="77777777" w:rsidR="00362A53" w:rsidRPr="003E3089" w:rsidRDefault="00362A53" w:rsidP="00362A53">
            <w:pPr>
              <w:jc w:val="center"/>
              <w:rPr>
                <w:rFonts w:cstheme="minorHAnsi"/>
                <w:color w:val="000000" w:themeColor="text1"/>
                <w:sz w:val="24"/>
              </w:rPr>
            </w:pPr>
          </w:p>
        </w:tc>
        <w:tc>
          <w:tcPr>
            <w:tcW w:w="0" w:type="dxa"/>
          </w:tcPr>
          <w:p w14:paraId="66B9F726"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74B607F" w14:textId="73AF50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331" w:author="Mike Black" w:date="2023-04-05T17:08:00Z">
              <w:r w:rsidRPr="003E3089" w:rsidDel="001C535A">
                <w:rPr>
                  <w:rFonts w:cstheme="minorHAnsi"/>
                  <w:color w:val="000000" w:themeColor="text1"/>
                  <w:sz w:val="24"/>
                </w:rPr>
                <w:delText>2</w:delText>
              </w:r>
            </w:del>
          </w:p>
        </w:tc>
        <w:tc>
          <w:tcPr>
            <w:tcW w:w="0" w:type="auto"/>
          </w:tcPr>
          <w:p w14:paraId="71C1ACFE" w14:textId="548A2A7E" w:rsidR="00362A53" w:rsidRPr="003E3089" w:rsidRDefault="001C535A"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32" w:author="Mike Black" w:date="2023-04-05T17:08:00Z">
              <w:r>
                <w:rPr>
                  <w:rFonts w:cstheme="minorHAnsi"/>
                  <w:color w:val="000000" w:themeColor="text1"/>
                  <w:sz w:val="24"/>
                </w:rPr>
                <w:t>0.91</w:t>
              </w:r>
            </w:ins>
            <w:del w:id="333" w:author="Mike Black" w:date="2023-04-05T17:08:00Z">
              <w:r w:rsidR="00362A53" w:rsidRPr="003E3089" w:rsidDel="001C535A">
                <w:rPr>
                  <w:rFonts w:cstheme="minorHAnsi"/>
                  <w:color w:val="000000" w:themeColor="text1"/>
                  <w:sz w:val="24"/>
                </w:rPr>
                <w:delText>1.004</w:delText>
              </w:r>
            </w:del>
          </w:p>
        </w:tc>
        <w:tc>
          <w:tcPr>
            <w:tcW w:w="0" w:type="auto"/>
          </w:tcPr>
          <w:p w14:paraId="2E1689B4" w14:textId="6D0DBE5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334" w:author="Mike Black" w:date="2023-04-05T17:08:00Z">
              <w:r w:rsidR="001C535A">
                <w:rPr>
                  <w:rFonts w:cstheme="minorHAnsi"/>
                  <w:color w:val="000000" w:themeColor="text1"/>
                  <w:sz w:val="24"/>
                </w:rPr>
                <w:t>73</w:t>
              </w:r>
            </w:ins>
            <w:del w:id="335" w:author="Mike Black" w:date="2023-04-05T17:08:00Z">
              <w:r w:rsidRPr="003E3089" w:rsidDel="001C535A">
                <w:rPr>
                  <w:rFonts w:cstheme="minorHAnsi"/>
                  <w:color w:val="000000" w:themeColor="text1"/>
                  <w:sz w:val="24"/>
                </w:rPr>
                <w:delText>938</w:delText>
              </w:r>
            </w:del>
          </w:p>
        </w:tc>
        <w:tc>
          <w:tcPr>
            <w:tcW w:w="0" w:type="auto"/>
          </w:tcPr>
          <w:p w14:paraId="31AD9AEE" w14:textId="426F7248" w:rsidR="00362A53" w:rsidRPr="003E3089" w:rsidRDefault="001C535A"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36" w:author="Mike Black" w:date="2023-04-05T17:08:00Z">
              <w:r>
                <w:rPr>
                  <w:rFonts w:cstheme="minorHAnsi"/>
                  <w:color w:val="000000" w:themeColor="text1"/>
                  <w:sz w:val="24"/>
                </w:rPr>
                <w:t>25.27</w:t>
              </w:r>
            </w:ins>
            <w:del w:id="337" w:author="Mike Black" w:date="2023-04-05T17:08:00Z">
              <w:r w:rsidR="00362A53" w:rsidRPr="003E3089" w:rsidDel="001C535A">
                <w:rPr>
                  <w:rFonts w:cstheme="minorHAnsi"/>
                  <w:color w:val="000000" w:themeColor="text1"/>
                  <w:sz w:val="24"/>
                </w:rPr>
                <w:delText>13.499</w:delText>
              </w:r>
            </w:del>
          </w:p>
        </w:tc>
      </w:tr>
      <w:tr w:rsidR="00950992" w:rsidRPr="003E3089" w14:paraId="71048CA0"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D708643" w14:textId="77777777" w:rsidR="00362A53" w:rsidRPr="003E3089" w:rsidRDefault="00362A53" w:rsidP="00362A53">
            <w:pPr>
              <w:jc w:val="center"/>
              <w:rPr>
                <w:rFonts w:cstheme="minorHAnsi"/>
                <w:color w:val="000000" w:themeColor="text1"/>
                <w:sz w:val="24"/>
              </w:rPr>
            </w:pPr>
          </w:p>
        </w:tc>
        <w:tc>
          <w:tcPr>
            <w:tcW w:w="1262" w:type="dxa"/>
          </w:tcPr>
          <w:p w14:paraId="20DB9421"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22CE7D06" w14:textId="1F67FDAA" w:rsidR="00362A53" w:rsidRPr="003E3089" w:rsidRDefault="001C535A"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38" w:author="Mike Black" w:date="2023-04-05T17:07:00Z">
              <w:r>
                <w:rPr>
                  <w:rFonts w:cstheme="minorHAnsi"/>
                  <w:color w:val="000000" w:themeColor="text1"/>
                  <w:sz w:val="24"/>
                </w:rPr>
                <w:t>1.00</w:t>
              </w:r>
            </w:ins>
            <w:del w:id="339" w:author="Mike Black" w:date="2023-04-05T17:07:00Z">
              <w:r w:rsidR="00362A53" w:rsidRPr="003E3089" w:rsidDel="001C535A">
                <w:rPr>
                  <w:rFonts w:cstheme="minorHAnsi"/>
                  <w:color w:val="000000" w:themeColor="text1"/>
                  <w:sz w:val="24"/>
                </w:rPr>
                <w:delText>0.998</w:delText>
              </w:r>
            </w:del>
          </w:p>
        </w:tc>
        <w:tc>
          <w:tcPr>
            <w:tcW w:w="0" w:type="auto"/>
          </w:tcPr>
          <w:p w14:paraId="669F0A25" w14:textId="2257705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40" w:author="Mike Black" w:date="2023-04-05T17:07:00Z">
              <w:r w:rsidR="001C535A">
                <w:rPr>
                  <w:rFonts w:cstheme="minorHAnsi"/>
                  <w:color w:val="000000" w:themeColor="text1"/>
                  <w:sz w:val="24"/>
                </w:rPr>
                <w:t>1</w:t>
              </w:r>
            </w:ins>
            <w:del w:id="341" w:author="Mike Black" w:date="2023-04-05T17:07:00Z">
              <w:r w:rsidRPr="003E3089" w:rsidDel="001C535A">
                <w:rPr>
                  <w:rFonts w:cstheme="minorHAnsi"/>
                  <w:color w:val="000000" w:themeColor="text1"/>
                  <w:sz w:val="24"/>
                </w:rPr>
                <w:delText>04</w:delText>
              </w:r>
            </w:del>
          </w:p>
        </w:tc>
        <w:tc>
          <w:tcPr>
            <w:tcW w:w="0" w:type="auto"/>
          </w:tcPr>
          <w:p w14:paraId="7E552BC4" w14:textId="4B7C77A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42" w:author="Mike Black" w:date="2023-04-05T17:07:00Z">
              <w:r w:rsidR="001C535A">
                <w:rPr>
                  <w:rFonts w:cstheme="minorHAnsi"/>
                  <w:color w:val="000000" w:themeColor="text1"/>
                  <w:sz w:val="24"/>
                </w:rPr>
                <w:t>0</w:t>
              </w:r>
            </w:ins>
            <w:del w:id="343" w:author="Mike Black" w:date="2023-04-05T17:07:00Z">
              <w:r w:rsidRPr="003E3089" w:rsidDel="001C535A">
                <w:rPr>
                  <w:rFonts w:cstheme="minorHAnsi"/>
                  <w:color w:val="000000" w:themeColor="text1"/>
                  <w:sz w:val="24"/>
                </w:rPr>
                <w:delText>04</w:delText>
              </w:r>
            </w:del>
          </w:p>
        </w:tc>
        <w:tc>
          <w:tcPr>
            <w:tcW w:w="0" w:type="auto"/>
          </w:tcPr>
          <w:p w14:paraId="247D07D9" w14:textId="043D2B3C" w:rsidR="00362A53" w:rsidRPr="003E3089" w:rsidRDefault="001C535A"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44" w:author="Mike Black" w:date="2023-04-05T17:07:00Z">
              <w:r>
                <w:rPr>
                  <w:rFonts w:cstheme="minorHAnsi"/>
                  <w:color w:val="000000" w:themeColor="text1"/>
                  <w:sz w:val="24"/>
                </w:rPr>
                <w:t>0.98</w:t>
              </w:r>
            </w:ins>
            <w:del w:id="345" w:author="Mike Black" w:date="2023-04-05T17:07:00Z">
              <w:r w:rsidR="00362A53" w:rsidRPr="003E3089" w:rsidDel="001C535A">
                <w:rPr>
                  <w:rFonts w:cstheme="minorHAnsi"/>
                  <w:color w:val="000000" w:themeColor="text1"/>
                  <w:sz w:val="24"/>
                </w:rPr>
                <w:delText>1.013</w:delText>
              </w:r>
            </w:del>
          </w:p>
        </w:tc>
      </w:tr>
      <w:tr w:rsidR="00272071" w:rsidRPr="003E3089" w14:paraId="2A3F4B4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620E129F" w14:textId="77777777" w:rsidR="00362A53" w:rsidRPr="003E3089" w:rsidRDefault="00362A53" w:rsidP="00362A53">
            <w:pPr>
              <w:jc w:val="center"/>
              <w:rPr>
                <w:rFonts w:cstheme="minorHAnsi"/>
                <w:color w:val="000000" w:themeColor="text1"/>
                <w:sz w:val="24"/>
              </w:rPr>
            </w:pPr>
          </w:p>
        </w:tc>
        <w:tc>
          <w:tcPr>
            <w:tcW w:w="0" w:type="dxa"/>
          </w:tcPr>
          <w:p w14:paraId="50ED571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3C322A4D" w14:textId="50D86C8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0.07</w:t>
            </w:r>
            <w:del w:id="346" w:author="Mike Black" w:date="2023-04-05T17:07:00Z">
              <w:r w:rsidRPr="003E3089" w:rsidDel="001C535A">
                <w:rPr>
                  <w:rFonts w:cstheme="minorHAnsi"/>
                  <w:color w:val="000000" w:themeColor="text1"/>
                  <w:sz w:val="24"/>
                </w:rPr>
                <w:delText>5</w:delText>
              </w:r>
            </w:del>
          </w:p>
        </w:tc>
        <w:tc>
          <w:tcPr>
            <w:tcW w:w="0" w:type="auto"/>
          </w:tcPr>
          <w:p w14:paraId="6B8DA0DD" w14:textId="0E5A84FC" w:rsidR="00362A53" w:rsidRPr="003E3089" w:rsidRDefault="001C535A"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47" w:author="Mike Black" w:date="2023-04-05T17:07:00Z">
              <w:r>
                <w:rPr>
                  <w:rFonts w:cstheme="minorHAnsi"/>
                  <w:color w:val="000000" w:themeColor="text1"/>
                  <w:sz w:val="24"/>
                </w:rPr>
                <w:t>-0.02</w:t>
              </w:r>
            </w:ins>
            <w:del w:id="348" w:author="Mike Black" w:date="2023-04-05T17:07:00Z">
              <w:r w:rsidR="00362A53" w:rsidRPr="003E3089" w:rsidDel="001C535A">
                <w:rPr>
                  <w:rFonts w:cstheme="minorHAnsi"/>
                  <w:color w:val="000000" w:themeColor="text1"/>
                  <w:sz w:val="24"/>
                </w:rPr>
                <w:delText>0.009</w:delText>
              </w:r>
            </w:del>
          </w:p>
        </w:tc>
        <w:tc>
          <w:tcPr>
            <w:tcW w:w="0" w:type="auto"/>
          </w:tcPr>
          <w:p w14:paraId="336136C5" w14:textId="5D1610E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349" w:author="Mike Black" w:date="2023-04-05T17:07:00Z">
              <w:r w:rsidR="001C535A">
                <w:rPr>
                  <w:rFonts w:cstheme="minorHAnsi"/>
                  <w:color w:val="000000" w:themeColor="text1"/>
                  <w:sz w:val="24"/>
                </w:rPr>
                <w:t>10</w:t>
              </w:r>
            </w:ins>
            <w:del w:id="350" w:author="Mike Black" w:date="2023-04-05T17:07:00Z">
              <w:r w:rsidRPr="003E3089" w:rsidDel="001C535A">
                <w:rPr>
                  <w:rFonts w:cstheme="minorHAnsi"/>
                  <w:color w:val="000000" w:themeColor="text1"/>
                  <w:sz w:val="24"/>
                </w:rPr>
                <w:delText>228</w:delText>
              </w:r>
            </w:del>
          </w:p>
        </w:tc>
        <w:tc>
          <w:tcPr>
            <w:tcW w:w="0" w:type="auto"/>
          </w:tcPr>
          <w:p w14:paraId="337F0067" w14:textId="445CD4FF"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w:t>
            </w:r>
            <w:ins w:id="351" w:author="Mike Black" w:date="2023-04-05T17:07:00Z">
              <w:r w:rsidR="001C535A">
                <w:rPr>
                  <w:rFonts w:cstheme="minorHAnsi"/>
                  <w:color w:val="000000" w:themeColor="text1"/>
                  <w:sz w:val="24"/>
                </w:rPr>
                <w:t>1.76</w:t>
              </w:r>
            </w:ins>
            <w:del w:id="352" w:author="Mike Black" w:date="2023-04-05T17:07:00Z">
              <w:r w:rsidRPr="003E3089" w:rsidDel="001C535A">
                <w:rPr>
                  <w:rFonts w:cstheme="minorHAnsi"/>
                  <w:color w:val="000000" w:themeColor="text1"/>
                  <w:sz w:val="24"/>
                </w:rPr>
                <w:delText>0.396</w:delText>
              </w:r>
            </w:del>
          </w:p>
        </w:tc>
      </w:tr>
      <w:tr w:rsidR="00950992" w:rsidRPr="003E3089" w14:paraId="6B96E1F1" w14:textId="77777777" w:rsidTr="00950992">
        <w:tc>
          <w:tcPr>
            <w:cnfStyle w:val="001000000000" w:firstRow="0" w:lastRow="0" w:firstColumn="1" w:lastColumn="0" w:oddVBand="0" w:evenVBand="0" w:oddHBand="0" w:evenHBand="0" w:firstRowFirstColumn="0" w:firstRowLastColumn="0" w:lastRowFirstColumn="0" w:lastRowLastColumn="0"/>
            <w:tcW w:w="1883" w:type="dxa"/>
          </w:tcPr>
          <w:p w14:paraId="5937D728"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Specificity</w:t>
            </w:r>
          </w:p>
        </w:tc>
        <w:tc>
          <w:tcPr>
            <w:tcW w:w="1262" w:type="dxa"/>
          </w:tcPr>
          <w:p w14:paraId="4E45F6B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6D17AF5D" w14:textId="12E4C861" w:rsidR="00362A53" w:rsidRPr="003E3089" w:rsidRDefault="002D3AF0"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53" w:author="Mike Black" w:date="2023-04-05T17:09:00Z">
              <w:r>
                <w:rPr>
                  <w:rFonts w:cstheme="minorHAnsi"/>
                  <w:color w:val="000000" w:themeColor="text1"/>
                  <w:sz w:val="24"/>
                </w:rPr>
                <w:t>20</w:t>
              </w:r>
            </w:ins>
            <w:del w:id="354" w:author="Mike Black" w:date="2023-04-05T17:09:00Z">
              <w:r w:rsidR="00220D42" w:rsidDel="002D3AF0">
                <w:rPr>
                  <w:rFonts w:cstheme="minorHAnsi"/>
                  <w:color w:val="000000" w:themeColor="text1"/>
                  <w:sz w:val="24"/>
                </w:rPr>
                <w:delText>18</w:delText>
              </w:r>
            </w:del>
            <w:r w:rsidR="00362A53" w:rsidRPr="003E3089">
              <w:rPr>
                <w:rFonts w:cstheme="minorHAnsi"/>
                <w:color w:val="000000" w:themeColor="text1"/>
                <w:sz w:val="24"/>
              </w:rPr>
              <w:t xml:space="preserve"> / 216</w:t>
            </w:r>
          </w:p>
        </w:tc>
        <w:tc>
          <w:tcPr>
            <w:tcW w:w="0" w:type="auto"/>
          </w:tcPr>
          <w:p w14:paraId="40AF628B" w14:textId="54698A5D" w:rsidR="00362A53" w:rsidRPr="003E3089" w:rsidRDefault="002D3AF0"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55" w:author="Mike Black" w:date="2023-04-05T17:09:00Z">
              <w:r>
                <w:rPr>
                  <w:rFonts w:cstheme="minorHAnsi"/>
                  <w:color w:val="000000" w:themeColor="text1"/>
                  <w:sz w:val="24"/>
                </w:rPr>
                <w:t>22</w:t>
              </w:r>
            </w:ins>
            <w:del w:id="356" w:author="Mike Black" w:date="2023-04-05T17:09:00Z">
              <w:r w:rsidR="00220D42" w:rsidDel="002D3AF0">
                <w:rPr>
                  <w:rFonts w:cstheme="minorHAnsi"/>
                  <w:color w:val="000000" w:themeColor="text1"/>
                  <w:sz w:val="24"/>
                </w:rPr>
                <w:delText>18</w:delText>
              </w:r>
            </w:del>
            <w:r w:rsidR="00362A53" w:rsidRPr="003E3089">
              <w:rPr>
                <w:rFonts w:cstheme="minorHAnsi"/>
                <w:color w:val="000000" w:themeColor="text1"/>
                <w:sz w:val="24"/>
              </w:rPr>
              <w:t xml:space="preserve"> / 216</w:t>
            </w:r>
          </w:p>
        </w:tc>
        <w:tc>
          <w:tcPr>
            <w:tcW w:w="0" w:type="auto"/>
          </w:tcPr>
          <w:p w14:paraId="23644DBB" w14:textId="1E48DA57" w:rsidR="00362A53" w:rsidRPr="003E3089" w:rsidRDefault="00E05D67"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57" w:author="Mike Black" w:date="2023-04-05T17:11:00Z">
              <w:r>
                <w:rPr>
                  <w:rFonts w:cstheme="minorHAnsi"/>
                  <w:color w:val="000000" w:themeColor="text1"/>
                  <w:sz w:val="24"/>
                </w:rPr>
                <w:t>91</w:t>
              </w:r>
            </w:ins>
            <w:ins w:id="358" w:author="Mike Black" w:date="2023-04-05T17:09:00Z">
              <w:r w:rsidR="002D3AF0">
                <w:rPr>
                  <w:rFonts w:cstheme="minorHAnsi"/>
                  <w:color w:val="000000" w:themeColor="text1"/>
                  <w:sz w:val="24"/>
                </w:rPr>
                <w:t xml:space="preserve"> </w:t>
              </w:r>
            </w:ins>
            <w:del w:id="359" w:author="Mike Black" w:date="2023-04-05T17:09:00Z">
              <w:r w:rsidR="00220D42" w:rsidDel="002D3AF0">
                <w:rPr>
                  <w:rFonts w:cstheme="minorHAnsi"/>
                  <w:color w:val="000000" w:themeColor="text1"/>
                  <w:sz w:val="24"/>
                </w:rPr>
                <w:delText>0</w:delText>
              </w:r>
              <w:r w:rsidR="00362A53" w:rsidRPr="003E3089" w:rsidDel="002D3AF0">
                <w:rPr>
                  <w:rFonts w:cstheme="minorHAnsi"/>
                  <w:color w:val="000000" w:themeColor="text1"/>
                  <w:sz w:val="24"/>
                </w:rPr>
                <w:delText xml:space="preserve"> </w:delText>
              </w:r>
            </w:del>
            <w:r w:rsidR="00362A53" w:rsidRPr="003E3089">
              <w:rPr>
                <w:rFonts w:cstheme="minorHAnsi"/>
                <w:color w:val="000000" w:themeColor="text1"/>
                <w:sz w:val="24"/>
              </w:rPr>
              <w:t>/ 216</w:t>
            </w:r>
          </w:p>
        </w:tc>
        <w:tc>
          <w:tcPr>
            <w:tcW w:w="0" w:type="auto"/>
          </w:tcPr>
          <w:p w14:paraId="5A06D39A" w14:textId="21C68BC1" w:rsidR="00362A53" w:rsidRPr="003E3089" w:rsidRDefault="00E05D67"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60" w:author="Mike Black" w:date="2023-04-05T17:11:00Z">
              <w:r>
                <w:rPr>
                  <w:rFonts w:cstheme="minorHAnsi"/>
                  <w:color w:val="000000" w:themeColor="text1"/>
                  <w:sz w:val="24"/>
                </w:rPr>
                <w:t>0</w:t>
              </w:r>
            </w:ins>
            <w:del w:id="361" w:author="Mike Black" w:date="2023-04-05T17:11:00Z">
              <w:r w:rsidR="00362A53" w:rsidRPr="003E3089" w:rsidDel="00E05D67">
                <w:rPr>
                  <w:rFonts w:cstheme="minorHAnsi"/>
                  <w:color w:val="000000" w:themeColor="text1"/>
                  <w:sz w:val="24"/>
                </w:rPr>
                <w:delText>9</w:delText>
              </w:r>
              <w:r w:rsidR="00220D42" w:rsidDel="00E05D67">
                <w:rPr>
                  <w:rFonts w:cstheme="minorHAnsi"/>
                  <w:color w:val="000000" w:themeColor="text1"/>
                  <w:sz w:val="24"/>
                </w:rPr>
                <w:delText>1</w:delText>
              </w:r>
            </w:del>
            <w:r w:rsidR="00362A53" w:rsidRPr="003E3089">
              <w:rPr>
                <w:rFonts w:cstheme="minorHAnsi"/>
                <w:color w:val="000000" w:themeColor="text1"/>
                <w:sz w:val="24"/>
              </w:rPr>
              <w:t xml:space="preserve"> / 216</w:t>
            </w:r>
          </w:p>
        </w:tc>
      </w:tr>
      <w:tr w:rsidR="00272071" w:rsidRPr="003E3089" w14:paraId="3EE6FE6B"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FE63E0"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Sensitivity</w:t>
            </w:r>
          </w:p>
        </w:tc>
        <w:tc>
          <w:tcPr>
            <w:tcW w:w="0" w:type="dxa"/>
          </w:tcPr>
          <w:p w14:paraId="014A897B"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2388E5F6" w14:textId="2F1A1E2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55EAE3A3" w14:textId="62C15D0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2F2BBE51" w14:textId="2253C57E" w:rsidR="00362A53" w:rsidRPr="003E3089" w:rsidRDefault="00E05D67"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62" w:author="Mike Black" w:date="2023-04-05T17:11:00Z">
              <w:r>
                <w:rPr>
                  <w:rFonts w:cstheme="minorHAnsi"/>
                  <w:color w:val="000000" w:themeColor="text1"/>
                  <w:sz w:val="24"/>
                </w:rPr>
                <w:t xml:space="preserve">2 </w:t>
              </w:r>
            </w:ins>
            <w:del w:id="363" w:author="Mike Black" w:date="2023-04-05T17:11:00Z">
              <w:r w:rsidR="00220D42" w:rsidDel="00E05D67">
                <w:rPr>
                  <w:rFonts w:cstheme="minorHAnsi"/>
                  <w:color w:val="000000" w:themeColor="text1"/>
                  <w:sz w:val="24"/>
                </w:rPr>
                <w:delText>0</w:delText>
              </w:r>
            </w:del>
            <w:r w:rsidR="00362A53" w:rsidRPr="003E3089">
              <w:rPr>
                <w:rFonts w:cstheme="minorHAnsi"/>
                <w:color w:val="000000" w:themeColor="text1"/>
                <w:sz w:val="24"/>
              </w:rPr>
              <w:t>/ 72</w:t>
            </w:r>
          </w:p>
        </w:tc>
        <w:tc>
          <w:tcPr>
            <w:tcW w:w="0" w:type="auto"/>
          </w:tcPr>
          <w:p w14:paraId="3C310058" w14:textId="1816300A" w:rsidR="00362A53" w:rsidRPr="003E3089" w:rsidRDefault="00E05D67"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64" w:author="Mike Black" w:date="2023-04-05T17:11:00Z">
              <w:r>
                <w:rPr>
                  <w:rFonts w:cstheme="minorHAnsi"/>
                  <w:color w:val="000000" w:themeColor="text1"/>
                  <w:sz w:val="24"/>
                </w:rPr>
                <w:t>0</w:t>
              </w:r>
            </w:ins>
            <w:del w:id="365" w:author="Mike Black" w:date="2023-04-05T17:11:00Z">
              <w:r w:rsidR="00220D42" w:rsidDel="00E05D67">
                <w:rPr>
                  <w:rFonts w:cstheme="minorHAnsi"/>
                  <w:color w:val="000000" w:themeColor="text1"/>
                  <w:sz w:val="24"/>
                </w:rPr>
                <w:delText>2</w:delText>
              </w:r>
            </w:del>
            <w:r w:rsidR="00362A53" w:rsidRPr="003E3089">
              <w:rPr>
                <w:rFonts w:cstheme="minorHAnsi"/>
                <w:color w:val="000000" w:themeColor="text1"/>
                <w:sz w:val="24"/>
              </w:rPr>
              <w:t xml:space="preserve"> / 72</w:t>
            </w:r>
          </w:p>
        </w:tc>
      </w:tr>
    </w:tbl>
    <w:p w14:paraId="3B3FBF8D" w14:textId="7324A079" w:rsidR="00362A53" w:rsidRDefault="00362A53" w:rsidP="00560284">
      <w:pPr>
        <w:spacing w:line="480" w:lineRule="auto"/>
        <w:jc w:val="center"/>
        <w:rPr>
          <w:rFonts w:cstheme="minorHAnsi"/>
        </w:rPr>
      </w:pPr>
      <w:r>
        <w:rPr>
          <w:rFonts w:cstheme="minorHAnsi"/>
        </w:rPr>
        <w:t xml:space="preserve">Table </w:t>
      </w:r>
      <w:ins w:id="366" w:author="Mike Black" w:date="2023-04-05T17:15:00Z">
        <w:r w:rsidR="00916C81">
          <w:rPr>
            <w:rFonts w:cstheme="minorHAnsi"/>
          </w:rPr>
          <w:t>6</w:t>
        </w:r>
      </w:ins>
      <w:del w:id="367" w:author="Mike Black" w:date="2023-04-05T17:15:00Z">
        <w:r w:rsidDel="00916C81">
          <w:rPr>
            <w:rFonts w:cstheme="minorHAnsi"/>
          </w:rPr>
          <w:delText>5</w:delText>
        </w:r>
      </w:del>
      <w:r>
        <w:rPr>
          <w:rFonts w:cstheme="minorHAnsi"/>
        </w:rPr>
        <w:t>. Summary of the simulated motion-affected phantom measurements.</w:t>
      </w:r>
    </w:p>
    <w:p w14:paraId="4CDBC5B9" w14:textId="77777777" w:rsidR="00362A53" w:rsidRPr="003E3089" w:rsidRDefault="00362A53" w:rsidP="003E3089">
      <w:pPr>
        <w:spacing w:line="480" w:lineRule="auto"/>
        <w:rPr>
          <w:rFonts w:cstheme="minorHAnsi"/>
        </w:rPr>
      </w:pPr>
    </w:p>
    <w:p w14:paraId="45FE575F" w14:textId="259677D4"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3.2 – Physical </w:t>
      </w:r>
      <w:r w:rsidR="005B0716">
        <w:rPr>
          <w:rFonts w:asciiTheme="minorHAnsi" w:hAnsiTheme="minorHAnsi" w:cstheme="minorHAnsi"/>
        </w:rPr>
        <w:t>p</w:t>
      </w:r>
      <w:r w:rsidRPr="003E3089">
        <w:rPr>
          <w:rFonts w:asciiTheme="minorHAnsi" w:hAnsiTheme="minorHAnsi" w:cstheme="minorHAnsi"/>
        </w:rPr>
        <w:t>hantoms</w:t>
      </w:r>
    </w:p>
    <w:p w14:paraId="42ECE969" w14:textId="2DC0D4F4" w:rsidR="00F26A81" w:rsidRPr="00F26A81" w:rsidRDefault="009E4E66" w:rsidP="003E3089">
      <w:pPr>
        <w:spacing w:line="480" w:lineRule="auto"/>
        <w:rPr>
          <w:rFonts w:cstheme="minorHAnsi"/>
        </w:rPr>
      </w:pPr>
      <w:r>
        <w:rPr>
          <w:rFonts w:cstheme="minorHAnsi"/>
        </w:rPr>
        <w:t>A subset of the</w:t>
      </w:r>
      <w:r w:rsidR="00F26A81" w:rsidRPr="00F26A81">
        <w:rPr>
          <w:rFonts w:cstheme="minorHAnsi"/>
        </w:rPr>
        <w:t xml:space="preserve"> physical phantom scans acquired by Praagh et al.</w:t>
      </w:r>
      <w:r>
        <w:rPr>
          <w:rFonts w:cstheme="minorHAnsi"/>
        </w:rPr>
        <w:t xml:space="preserve"> </w:t>
      </w:r>
      <w:r>
        <w:rPr>
          <w:rFonts w:cstheme="minorHAnsi"/>
        </w:rPr>
        <w:fldChar w:fldCharType="begin"/>
      </w:r>
      <w:r w:rsidR="00FB47AE">
        <w:rPr>
          <w:rFonts w:cstheme="minorHAnsi"/>
        </w:rPr>
        <w:instrText xml:space="preserve"> ADDIN ZOTERO_ITEM CSL_CITATION {"citationID":"Xr5pHd5v","properties":{"formattedCitation":"\\super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Pr>
          <w:rFonts w:cstheme="minorHAnsi"/>
        </w:rPr>
        <w:fldChar w:fldCharType="separate"/>
      </w:r>
      <w:r w:rsidR="00FB47AE" w:rsidRPr="00FB47AE">
        <w:rPr>
          <w:rFonts w:ascii="Calibri" w:cs="Calibri"/>
          <w:vertAlign w:val="superscript"/>
        </w:rPr>
        <w:t>15</w:t>
      </w:r>
      <w:r>
        <w:rPr>
          <w:rFonts w:cstheme="minorHAnsi"/>
        </w:rPr>
        <w:fldChar w:fldCharType="end"/>
      </w:r>
      <w:r w:rsidR="00F26A81" w:rsidRPr="00F26A81">
        <w:rPr>
          <w:rFonts w:cstheme="minorHAnsi"/>
        </w:rPr>
        <w:t xml:space="preserve"> </w:t>
      </w:r>
      <w:r w:rsidR="0065337C">
        <w:rPr>
          <w:rFonts w:cstheme="minorHAnsi"/>
        </w:rPr>
        <w:t>was</w:t>
      </w:r>
      <w:r w:rsidR="00F26A81" w:rsidRPr="00F26A81">
        <w:rPr>
          <w:rFonts w:cstheme="minorHAnsi"/>
        </w:rPr>
        <w:t xml:space="preserve"> used for analysis. </w:t>
      </w:r>
      <w:r w:rsidR="00E379E9">
        <w:rPr>
          <w:rFonts w:cstheme="minorHAnsi"/>
        </w:rPr>
        <w:t xml:space="preserve">To validate the simulation results, two small and two large phantom scans acquired </w:t>
      </w:r>
      <w:r w:rsidR="00CB08A5">
        <w:rPr>
          <w:rFonts w:cstheme="minorHAnsi"/>
        </w:rPr>
        <w:t xml:space="preserve">using </w:t>
      </w:r>
      <w:r w:rsidR="00E379E9">
        <w:rPr>
          <w:rFonts w:cstheme="minorHAnsi"/>
        </w:rPr>
        <w:t>the CANON scanner (Table 1) were included in this analysis</w:t>
      </w:r>
      <w:r w:rsidR="00F26A81" w:rsidRPr="00F26A81">
        <w:rPr>
          <w:rFonts w:cstheme="minorHAnsi"/>
        </w:rPr>
        <w:t xml:space="preserve">. Spatially weighted calcium scoring requires a collection of 100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measurements for the weighting function. The physical QRM phantom scans only contained a 200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Therefore, spatially weighted calcium scoring was excluded from the analysis of the physical phantom.</w:t>
      </w:r>
      <w:r w:rsidR="00CC77A4">
        <w:rPr>
          <w:rFonts w:cstheme="minorHAnsi"/>
        </w:rPr>
        <w:t xml:space="preserve"> Sensitivity and specificity results were excluded from the physical phantom analysis because the limited subset of scans was not sufficient for a proper estimation of expected false-negative (CAC=0) and false-positive (CAC&gt;0) ratios.</w:t>
      </w:r>
    </w:p>
    <w:p w14:paraId="7C98DCBB" w14:textId="4D3C3C1C" w:rsidR="00F26A81" w:rsidRPr="003E3089" w:rsidRDefault="00F26A81" w:rsidP="003E3089">
      <w:pPr>
        <w:spacing w:line="480" w:lineRule="auto"/>
        <w:rPr>
          <w:rFonts w:cstheme="minorHAnsi"/>
        </w:rPr>
      </w:pPr>
    </w:p>
    <w:p w14:paraId="1ADACE7F" w14:textId="216301FA"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3.2.1 – Accuracy</w:t>
      </w:r>
    </w:p>
    <w:p w14:paraId="72EA679D" w14:textId="58D30CBC"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Agatston scoring against known calcium mass on all four physical phantom scans. Only normal-density (200, 400, 800 </w:t>
      </w:r>
      <w:r w:rsidR="008F5454" w:rsidRPr="003E3089">
        <w:rPr>
          <w:rFonts w:cstheme="minorHAnsi"/>
        </w:rPr>
        <w:t>mgHAcm</w:t>
      </w:r>
      <w:r w:rsidR="008F5454" w:rsidRPr="00270D55">
        <w:rPr>
          <w:rFonts w:cstheme="minorHAnsi"/>
          <w:vertAlign w:val="superscript"/>
        </w:rPr>
        <w:t>-3</w:t>
      </w:r>
      <w:r w:rsidRPr="00F26A81">
        <w:rPr>
          <w:rFonts w:cstheme="minorHAnsi"/>
        </w:rPr>
        <w:t xml:space="preserve">) </w:t>
      </w:r>
      <w:r w:rsidRPr="003E3089">
        <w:rPr>
          <w:rFonts w:cstheme="minorHAnsi"/>
        </w:rPr>
        <w:t>inserts are</w:t>
      </w:r>
      <w:r w:rsidRPr="00F26A81">
        <w:rPr>
          <w:rFonts w:cstheme="minorHAnsi"/>
        </w:rPr>
        <w:t xml:space="preserve"> included in the physical QRM phantom.</w:t>
      </w:r>
    </w:p>
    <w:p w14:paraId="4BF6B63E" w14:textId="77777777" w:rsidR="00F26A81" w:rsidRPr="00F26A81" w:rsidRDefault="00F26A81" w:rsidP="003E3089">
      <w:pPr>
        <w:spacing w:line="480" w:lineRule="auto"/>
        <w:rPr>
          <w:rFonts w:cstheme="minorHAnsi"/>
        </w:rPr>
      </w:pPr>
    </w:p>
    <w:p w14:paraId="00CC0A54" w14:textId="69593AB0" w:rsidR="00F26A81" w:rsidRPr="003E3089" w:rsidRDefault="00F26A81" w:rsidP="003E3089">
      <w:pPr>
        <w:spacing w:line="480" w:lineRule="auto"/>
        <w:rPr>
          <w:rFonts w:cstheme="minorHAnsi"/>
        </w:rPr>
      </w:pPr>
      <w:r w:rsidRPr="00F26A81">
        <w:rPr>
          <w:rFonts w:cstheme="minorHAnsi"/>
        </w:rPr>
        <w:t>The correlation coefficient (r</w:t>
      </w:r>
      <w:r w:rsidR="008F5454" w:rsidRPr="008F5454">
        <w:rPr>
          <w:rFonts w:cstheme="minorHAnsi"/>
          <w:vertAlign w:val="superscript"/>
        </w:rPr>
        <w:t>2</w:t>
      </w:r>
      <w:r w:rsidRPr="00F26A81">
        <w:rPr>
          <w:rFonts w:cstheme="minorHAnsi"/>
        </w:rPr>
        <w:t>), RMSE, and RMSD values were calculated for Agatston scoring, integrated calcium mass, and volume fraction calcium mass. Linear regression used the known calcium mass as the reference. Integrated calcium mass on the normal-density physical phantom (Fig. 7A) produced an r-correlation coefficient, RMSE, and RMSD value of 0.98</w:t>
      </w:r>
      <w:del w:id="368" w:author="Mike Black" w:date="2023-04-06T09:14:00Z">
        <w:r w:rsidRPr="00F26A81" w:rsidDel="00A82D79">
          <w:rPr>
            <w:rFonts w:cstheme="minorHAnsi"/>
          </w:rPr>
          <w:delText>1</w:delText>
        </w:r>
      </w:del>
      <w:r w:rsidRPr="00F26A81">
        <w:rPr>
          <w:rFonts w:cstheme="minorHAnsi"/>
        </w:rPr>
        <w:t xml:space="preserve">, </w:t>
      </w:r>
      <w:del w:id="369" w:author="Mike Black" w:date="2023-04-06T09:14:00Z">
        <w:r w:rsidRPr="00F26A81" w:rsidDel="00A82D79">
          <w:rPr>
            <w:rFonts w:cstheme="minorHAnsi"/>
          </w:rPr>
          <w:delText>8.811</w:delText>
        </w:r>
      </w:del>
      <w:ins w:id="370" w:author="Mike Black" w:date="2023-04-06T09:14:00Z">
        <w:r w:rsidR="00A82D79">
          <w:rPr>
            <w:rFonts w:cstheme="minorHAnsi"/>
          </w:rPr>
          <w:t>9.13</w:t>
        </w:r>
      </w:ins>
      <w:r w:rsidRPr="00F26A81">
        <w:rPr>
          <w:rFonts w:cstheme="minorHAnsi"/>
        </w:rPr>
        <w:t xml:space="preserve"> mg, and 5.</w:t>
      </w:r>
      <w:ins w:id="371" w:author="Mike Black" w:date="2023-04-06T09:14:00Z">
        <w:r w:rsidR="00A82D79">
          <w:rPr>
            <w:rFonts w:cstheme="minorHAnsi"/>
          </w:rPr>
          <w:t>69</w:t>
        </w:r>
      </w:ins>
      <w:del w:id="372" w:author="Mike Black" w:date="2023-04-06T09:14:00Z">
        <w:r w:rsidRPr="00F26A81" w:rsidDel="00A82D79">
          <w:rPr>
            <w:rFonts w:cstheme="minorHAnsi"/>
          </w:rPr>
          <w:delText>752</w:delText>
        </w:r>
      </w:del>
      <w:r w:rsidRPr="00F26A81">
        <w:rPr>
          <w:rFonts w:cstheme="minorHAnsi"/>
        </w:rPr>
        <w:t xml:space="preserve"> mg, respectively. Volume fraction calcium mass on the normal-density physical phantom (Fig. 7B) produced an r-correlation coefficient, RMSE, and RMSD value of 0.97</w:t>
      </w:r>
      <w:del w:id="373" w:author="Mike Black" w:date="2023-04-06T09:14:00Z">
        <w:r w:rsidRPr="00F26A81" w:rsidDel="00A82D79">
          <w:rPr>
            <w:rFonts w:cstheme="minorHAnsi"/>
          </w:rPr>
          <w:delText>5</w:delText>
        </w:r>
      </w:del>
      <w:r w:rsidRPr="00F26A81">
        <w:rPr>
          <w:rFonts w:cstheme="minorHAnsi"/>
        </w:rPr>
        <w:t>, 8.5</w:t>
      </w:r>
      <w:ins w:id="374" w:author="Mike Black" w:date="2023-04-06T09:14:00Z">
        <w:r w:rsidR="00A82D79">
          <w:rPr>
            <w:rFonts w:cstheme="minorHAnsi"/>
          </w:rPr>
          <w:t>6</w:t>
        </w:r>
      </w:ins>
      <w:del w:id="375" w:author="Mike Black" w:date="2023-04-06T09:14:00Z">
        <w:r w:rsidRPr="00F26A81" w:rsidDel="00A82D79">
          <w:rPr>
            <w:rFonts w:cstheme="minorHAnsi"/>
          </w:rPr>
          <w:delText>59</w:delText>
        </w:r>
      </w:del>
      <w:r w:rsidRPr="00F26A81">
        <w:rPr>
          <w:rFonts w:cstheme="minorHAnsi"/>
        </w:rPr>
        <w:t xml:space="preserve"> mg, and 6.6</w:t>
      </w:r>
      <w:ins w:id="376" w:author="Mike Black" w:date="2023-04-06T09:15:00Z">
        <w:r w:rsidR="00A82D79">
          <w:rPr>
            <w:rFonts w:cstheme="minorHAnsi"/>
          </w:rPr>
          <w:t>5</w:t>
        </w:r>
      </w:ins>
      <w:del w:id="377" w:author="Mike Black" w:date="2023-04-06T09:15:00Z">
        <w:r w:rsidRPr="00F26A81" w:rsidDel="00A82D79">
          <w:rPr>
            <w:rFonts w:cstheme="minorHAnsi"/>
          </w:rPr>
          <w:delText>47</w:delText>
        </w:r>
      </w:del>
      <w:r w:rsidRPr="00F26A81">
        <w:rPr>
          <w:rFonts w:cstheme="minorHAnsi"/>
        </w:rPr>
        <w:t xml:space="preserve"> mg, respectively. Agatston scoring on the normal-density physical phantom (Fig. 7C) produced an r-correlation coefficient, RMSE, and RMSD value of 0.97</w:t>
      </w:r>
      <w:del w:id="378" w:author="Mike Black" w:date="2023-04-06T09:15:00Z">
        <w:r w:rsidRPr="00F26A81" w:rsidDel="00A82D79">
          <w:rPr>
            <w:rFonts w:cstheme="minorHAnsi"/>
          </w:rPr>
          <w:delText>3</w:delText>
        </w:r>
      </w:del>
      <w:r w:rsidRPr="00F26A81">
        <w:rPr>
          <w:rFonts w:cstheme="minorHAnsi"/>
        </w:rPr>
        <w:t>, 22.</w:t>
      </w:r>
      <w:ins w:id="379" w:author="Mike Black" w:date="2023-04-06T09:15:00Z">
        <w:r w:rsidR="00A82D79">
          <w:rPr>
            <w:rFonts w:cstheme="minorHAnsi"/>
          </w:rPr>
          <w:t>51</w:t>
        </w:r>
      </w:ins>
      <w:del w:id="380" w:author="Mike Black" w:date="2023-04-06T09:15:00Z">
        <w:r w:rsidRPr="00F26A81" w:rsidDel="00A82D79">
          <w:rPr>
            <w:rFonts w:cstheme="minorHAnsi"/>
          </w:rPr>
          <w:delText>485</w:delText>
        </w:r>
      </w:del>
      <w:r w:rsidRPr="00F26A81">
        <w:rPr>
          <w:rFonts w:cstheme="minorHAnsi"/>
        </w:rPr>
        <w:t xml:space="preserve"> mg, and 4.6</w:t>
      </w:r>
      <w:ins w:id="381" w:author="Mike Black" w:date="2023-04-06T09:15:00Z">
        <w:r w:rsidR="00A82D79">
          <w:rPr>
            <w:rFonts w:cstheme="minorHAnsi"/>
          </w:rPr>
          <w:t>4</w:t>
        </w:r>
      </w:ins>
      <w:del w:id="382" w:author="Mike Black" w:date="2023-04-06T09:15:00Z">
        <w:r w:rsidRPr="00F26A81" w:rsidDel="00A82D79">
          <w:rPr>
            <w:rFonts w:cstheme="minorHAnsi"/>
          </w:rPr>
          <w:delText>53</w:delText>
        </w:r>
      </w:del>
      <w:r w:rsidRPr="00F26A81">
        <w:rPr>
          <w:rFonts w:cstheme="minorHAnsi"/>
        </w:rPr>
        <w:t xml:space="preserve"> mg, respectively.</w:t>
      </w:r>
      <w:r w:rsidR="00742B8A">
        <w:rPr>
          <w:rFonts w:cstheme="minorHAnsi"/>
        </w:rPr>
        <w:t xml:space="preserve"> </w:t>
      </w:r>
      <w:r w:rsidRPr="00F26A81">
        <w:rPr>
          <w:rFonts w:cstheme="minorHAnsi"/>
        </w:rPr>
        <w:t xml:space="preserve">All normal-density physical phantom accuracy measurements, including the best-fit line and the r-correlation coefficient, are shown in Table </w:t>
      </w:r>
      <w:ins w:id="383" w:author="Mike Black" w:date="2023-04-05T17:16:00Z">
        <w:r w:rsidR="00916C81">
          <w:rPr>
            <w:rFonts w:cstheme="minorHAnsi"/>
          </w:rPr>
          <w:t>7</w:t>
        </w:r>
      </w:ins>
      <w:del w:id="384" w:author="Mike Black" w:date="2023-04-05T17:16:00Z">
        <w:r w:rsidR="003C6482" w:rsidDel="00916C81">
          <w:rPr>
            <w:rFonts w:cstheme="minorHAnsi"/>
          </w:rPr>
          <w:delText>6</w:delText>
        </w:r>
      </w:del>
      <w:r w:rsidRPr="00F26A81">
        <w:rPr>
          <w:rFonts w:cstheme="minorHAnsi"/>
        </w:rPr>
        <w:t>.</w:t>
      </w:r>
    </w:p>
    <w:p w14:paraId="3F01BAC6" w14:textId="4067044A" w:rsidR="00F26A81" w:rsidRPr="003E3089" w:rsidRDefault="00F26A81" w:rsidP="003E3089">
      <w:pPr>
        <w:spacing w:line="480" w:lineRule="auto"/>
        <w:rPr>
          <w:rFonts w:cstheme="minorHAnsi"/>
        </w:rPr>
      </w:pPr>
    </w:p>
    <w:p w14:paraId="4B1C53DD" w14:textId="2C3A7AC5" w:rsidR="00F26A81" w:rsidRPr="003E3089" w:rsidRDefault="00A82D79" w:rsidP="003E3089">
      <w:pPr>
        <w:spacing w:line="480" w:lineRule="auto"/>
        <w:jc w:val="center"/>
        <w:rPr>
          <w:rFonts w:cstheme="minorHAnsi"/>
        </w:rPr>
      </w:pPr>
      <w:ins w:id="385" w:author="Mike Black" w:date="2023-04-06T09:13:00Z">
        <w:r>
          <w:rPr>
            <w:rFonts w:cstheme="minorHAnsi"/>
            <w:noProof/>
          </w:rPr>
          <w:lastRenderedPageBreak/>
          <w:drawing>
            <wp:inline distT="0" distB="0" distL="0" distR="0" wp14:anchorId="5A848F29" wp14:editId="3E691221">
              <wp:extent cx="5638800" cy="42291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52279" cy="4239209"/>
                      </a:xfrm>
                      <a:prstGeom prst="rect">
                        <a:avLst/>
                      </a:prstGeom>
                    </pic:spPr>
                  </pic:pic>
                </a:graphicData>
              </a:graphic>
            </wp:inline>
          </w:drawing>
        </w:r>
      </w:ins>
      <w:del w:id="386" w:author="Mike Black" w:date="2023-04-05T17:34:00Z">
        <w:r w:rsidR="00F26A81" w:rsidRPr="003E3089" w:rsidDel="005F17CA">
          <w:rPr>
            <w:rFonts w:cstheme="minorHAnsi"/>
            <w:noProof/>
          </w:rPr>
          <w:drawing>
            <wp:inline distT="0" distB="0" distL="0" distR="0" wp14:anchorId="4B128BE2" wp14:editId="218D3C43">
              <wp:extent cx="5080000" cy="38100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9"/>
                      <a:stretch>
                        <a:fillRect/>
                      </a:stretch>
                    </pic:blipFill>
                    <pic:spPr>
                      <a:xfrm>
                        <a:off x="0" y="0"/>
                        <a:ext cx="5080000" cy="3810000"/>
                      </a:xfrm>
                      <a:prstGeom prst="rect">
                        <a:avLst/>
                      </a:prstGeom>
                    </pic:spPr>
                  </pic:pic>
                </a:graphicData>
              </a:graphic>
            </wp:inline>
          </w:drawing>
        </w:r>
      </w:del>
    </w:p>
    <w:p w14:paraId="351DD9F5" w14:textId="689B90B5" w:rsidR="00F26A81" w:rsidRPr="00F26A81" w:rsidRDefault="00F26A81" w:rsidP="003E3089">
      <w:pPr>
        <w:spacing w:line="480" w:lineRule="auto"/>
        <w:jc w:val="center"/>
        <w:rPr>
          <w:rFonts w:cstheme="minorHAnsi"/>
        </w:rPr>
      </w:pPr>
      <w:r w:rsidRPr="00F26A81">
        <w:rPr>
          <w:rFonts w:cstheme="minorHAnsi"/>
        </w:rPr>
        <w:t>Fig. 7 Shows the linear regression analysis comparing measured calcium to the known calcium for the normal density (200, 400, 800 mg/ cm3) physical phantom scans at a tube voltage of 120 kV. (A) shows the results of integrated calcium mass. (B)</w:t>
      </w:r>
      <w:r w:rsidR="008362DC">
        <w:rPr>
          <w:rFonts w:cstheme="minorHAnsi"/>
        </w:rPr>
        <w:t xml:space="preserve"> </w:t>
      </w:r>
      <w:r w:rsidRPr="00F26A81">
        <w:rPr>
          <w:rFonts w:cstheme="minorHAnsi"/>
        </w:rPr>
        <w:t xml:space="preserve">shows the results of the volume fraction method. (C) shows the results of Agatston mass scoring. The </w:t>
      </w:r>
      <w:del w:id="387" w:author="Mike Black" w:date="2023-04-06T09:24:00Z">
        <w:r w:rsidRPr="00F26A81" w:rsidDel="00921D30">
          <w:rPr>
            <w:rFonts w:cstheme="minorHAnsi"/>
          </w:rPr>
          <w:delText>best fit</w:delText>
        </w:r>
      </w:del>
      <w:ins w:id="388" w:author="Mike Black" w:date="2023-04-06T09:24:00Z">
        <w:r w:rsidR="00921D30">
          <w:rPr>
            <w:rFonts w:cstheme="minorHAnsi"/>
          </w:rPr>
          <w:t>best-fit</w:t>
        </w:r>
      </w:ins>
      <w:r w:rsidRPr="00F26A81">
        <w:rPr>
          <w:rFonts w:cstheme="minorHAnsi"/>
        </w:rPr>
        <w:t xml:space="preserve"> line, along with the root mean squared error</w:t>
      </w:r>
      <w:r w:rsidR="00555B26">
        <w:rPr>
          <w:rFonts w:cstheme="minorHAnsi"/>
        </w:rPr>
        <w:t xml:space="preserve"> </w:t>
      </w:r>
      <w:r w:rsidR="00D45084">
        <w:rPr>
          <w:rFonts w:cstheme="minorHAnsi"/>
        </w:rPr>
        <w:t>(RMSE)</w:t>
      </w:r>
      <w:r w:rsidR="00D45084" w:rsidRPr="00F26A81">
        <w:rPr>
          <w:rFonts w:cstheme="minorHAnsi"/>
        </w:rPr>
        <w:t xml:space="preserve"> </w:t>
      </w:r>
      <w:r w:rsidRPr="00F26A81">
        <w:rPr>
          <w:rFonts w:cstheme="minorHAnsi"/>
        </w:rPr>
        <w:t xml:space="preserve"> and root mean squared deviation </w:t>
      </w:r>
      <w:r w:rsidR="00D45084">
        <w:rPr>
          <w:rFonts w:cstheme="minorHAnsi"/>
        </w:rPr>
        <w:t>(RMSD)</w:t>
      </w:r>
      <w:r w:rsidR="00D45084" w:rsidRPr="00F26A81">
        <w:rPr>
          <w:rFonts w:cstheme="minorHAnsi"/>
        </w:rPr>
        <w:t xml:space="preserve"> </w:t>
      </w:r>
      <w:r w:rsidRPr="00F26A81">
        <w:rPr>
          <w:rFonts w:cstheme="minorHAnsi"/>
        </w:rPr>
        <w:t>values, are shown in each plot.</w:t>
      </w:r>
      <w:ins w:id="389" w:author="Mike Black" w:date="2023-04-03T10:52:00Z">
        <w:r w:rsidR="007A4124" w:rsidRPr="007A4124">
          <w:rPr>
            <w:rFonts w:cstheme="minorHAnsi"/>
          </w:rPr>
          <w:t xml:space="preserve"> </w:t>
        </w:r>
        <w:r w:rsidR="007A4124">
          <w:rPr>
            <w:rFonts w:cstheme="minorHAnsi"/>
          </w:rPr>
          <w:t>The small, medium, and large inserts label corresponds to the diameter of the insert (1, 3, and 5 mm, respectively).</w:t>
        </w:r>
      </w:ins>
    </w:p>
    <w:p w14:paraId="379AFB56" w14:textId="2228B0BB" w:rsidR="00F26A81" w:rsidRPr="003E3089" w:rsidRDefault="00F26A81" w:rsidP="003E3089">
      <w:pPr>
        <w:spacing w:line="480" w:lineRule="auto"/>
        <w:rPr>
          <w:rFonts w:cstheme="minorHAnsi"/>
        </w:rPr>
      </w:pPr>
    </w:p>
    <w:p w14:paraId="0E10C284" w14:textId="77777777" w:rsidR="00F26A81" w:rsidRPr="00F26A81" w:rsidRDefault="00F26A81" w:rsidP="003E3089">
      <w:pPr>
        <w:spacing w:line="480" w:lineRule="auto"/>
        <w:rPr>
          <w:rFonts w:cstheme="minorHAnsi"/>
        </w:rPr>
      </w:pPr>
    </w:p>
    <w:p w14:paraId="1D8A3F02" w14:textId="26F92B6D"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3.2.2 – Reproducibility</w:t>
      </w:r>
    </w:p>
    <w:p w14:paraId="6A508F57" w14:textId="56B8E527" w:rsidR="00F26A81" w:rsidRPr="003E3089" w:rsidRDefault="00F26A81" w:rsidP="003E3089">
      <w:pPr>
        <w:spacing w:line="480" w:lineRule="auto"/>
        <w:rPr>
          <w:rFonts w:cstheme="minorHAnsi"/>
        </w:rPr>
      </w:pPr>
      <w:r w:rsidRPr="00F26A81">
        <w:rPr>
          <w:rFonts w:cstheme="minorHAnsi"/>
        </w:rPr>
        <w:t xml:space="preserve">To analyze the reproducibility of integrated calcium mass, volume fraction calcium mass, and Agatston scoring on the physical phantom, the first small and large phantom scans were compared to the second </w:t>
      </w:r>
      <w:r w:rsidRPr="00F26A81">
        <w:rPr>
          <w:rFonts w:cstheme="minorHAnsi"/>
        </w:rPr>
        <w:lastRenderedPageBreak/>
        <w:t xml:space="preserve">small and large phantom scans. These scans were acquired under identical settings, with the only variation coming from a rotation of the phantom. All false-negative </w:t>
      </w:r>
      <w:r w:rsidR="00E8390E">
        <w:rPr>
          <w:rFonts w:cstheme="minorHAnsi"/>
        </w:rPr>
        <w:t xml:space="preserve">(CAC=0) </w:t>
      </w:r>
      <w:r w:rsidRPr="00F26A81">
        <w:rPr>
          <w:rFonts w:cstheme="minorHAnsi"/>
        </w:rPr>
        <w:t>values were removed from the analysis, and then the reproducibility of each technique was calculated.</w:t>
      </w:r>
    </w:p>
    <w:p w14:paraId="4A8B913A" w14:textId="77777777" w:rsidR="00F26A81" w:rsidRPr="00F26A81" w:rsidRDefault="00F26A81" w:rsidP="003E3089">
      <w:pPr>
        <w:spacing w:line="480" w:lineRule="auto"/>
        <w:rPr>
          <w:rFonts w:cstheme="minorHAnsi"/>
        </w:rPr>
      </w:pPr>
    </w:p>
    <w:p w14:paraId="2F97F398" w14:textId="5840C9C3" w:rsidR="00F26A81" w:rsidRPr="003E3089" w:rsidRDefault="00F26A81" w:rsidP="003E3089">
      <w:pPr>
        <w:spacing w:line="480" w:lineRule="auto"/>
        <w:rPr>
          <w:rFonts w:cstheme="minorHAnsi"/>
        </w:rPr>
      </w:pPr>
      <w:r w:rsidRPr="00F26A81">
        <w:rPr>
          <w:rFonts w:cstheme="minorHAnsi"/>
        </w:rPr>
        <w:t>The RMSE and RMSD values for integrated calcium mass were 2.</w:t>
      </w:r>
      <w:ins w:id="390" w:author="Mike Black" w:date="2023-04-06T09:15:00Z">
        <w:r w:rsidR="00A82D79">
          <w:rPr>
            <w:rFonts w:cstheme="minorHAnsi"/>
          </w:rPr>
          <w:t>98</w:t>
        </w:r>
      </w:ins>
      <w:del w:id="391" w:author="Mike Black" w:date="2023-04-06T09:15:00Z">
        <w:r w:rsidRPr="00F26A81" w:rsidDel="00A82D79">
          <w:rPr>
            <w:rFonts w:cstheme="minorHAnsi"/>
          </w:rPr>
          <w:delText>838</w:delText>
        </w:r>
      </w:del>
      <w:r w:rsidRPr="00F26A81">
        <w:rPr>
          <w:rFonts w:cstheme="minorHAnsi"/>
        </w:rPr>
        <w:t xml:space="preserve"> mg and </w:t>
      </w:r>
      <w:ins w:id="392" w:author="Mike Black" w:date="2023-04-06T09:16:00Z">
        <w:r w:rsidR="00A82D79">
          <w:rPr>
            <w:rFonts w:cstheme="minorHAnsi"/>
          </w:rPr>
          <w:t>2.11</w:t>
        </w:r>
      </w:ins>
      <w:del w:id="393" w:author="Mike Black" w:date="2023-04-06T09:16:00Z">
        <w:r w:rsidRPr="00F26A81" w:rsidDel="00A82D79">
          <w:rPr>
            <w:rFonts w:cstheme="minorHAnsi"/>
          </w:rPr>
          <w:delText>1.</w:delText>
        </w:r>
      </w:del>
      <w:del w:id="394" w:author="Mike Black" w:date="2023-04-06T09:15:00Z">
        <w:r w:rsidRPr="00F26A81" w:rsidDel="00A82D79">
          <w:rPr>
            <w:rFonts w:cstheme="minorHAnsi"/>
          </w:rPr>
          <w:delText>906</w:delText>
        </w:r>
      </w:del>
      <w:r w:rsidRPr="00F26A81">
        <w:rPr>
          <w:rFonts w:cstheme="minorHAnsi"/>
        </w:rPr>
        <w:t xml:space="preserve"> mg, respectively (Fig. 8A). The RMSE and RMSD values for volume fraction calcium mass were 3.20</w:t>
      </w:r>
      <w:del w:id="395" w:author="Mike Black" w:date="2023-04-06T09:16:00Z">
        <w:r w:rsidRPr="00F26A81" w:rsidDel="00A82D79">
          <w:rPr>
            <w:rFonts w:cstheme="minorHAnsi"/>
          </w:rPr>
          <w:delText>3</w:delText>
        </w:r>
      </w:del>
      <w:r w:rsidRPr="00F26A81">
        <w:rPr>
          <w:rFonts w:cstheme="minorHAnsi"/>
        </w:rPr>
        <w:t xml:space="preserve"> mg and 1.7</w:t>
      </w:r>
      <w:ins w:id="396" w:author="Mike Black" w:date="2023-04-06T09:16:00Z">
        <w:r w:rsidR="00A82D79">
          <w:rPr>
            <w:rFonts w:cstheme="minorHAnsi"/>
          </w:rPr>
          <w:t>8</w:t>
        </w:r>
      </w:ins>
      <w:del w:id="397" w:author="Mike Black" w:date="2023-04-06T09:16:00Z">
        <w:r w:rsidRPr="00F26A81" w:rsidDel="00A82D79">
          <w:rPr>
            <w:rFonts w:cstheme="minorHAnsi"/>
          </w:rPr>
          <w:delText>77</w:delText>
        </w:r>
      </w:del>
      <w:r w:rsidRPr="00F26A81">
        <w:rPr>
          <w:rFonts w:cstheme="minorHAnsi"/>
        </w:rPr>
        <w:t xml:space="preserve"> mg, respectively (Fig. 8B). The RMSE and RMSD values for Agatston scoring were </w:t>
      </w:r>
      <w:ins w:id="398" w:author="Mike Black" w:date="2023-04-06T09:16:00Z">
        <w:r w:rsidR="00A82D79">
          <w:rPr>
            <w:rFonts w:cstheme="minorHAnsi"/>
          </w:rPr>
          <w:t>1.77</w:t>
        </w:r>
      </w:ins>
      <w:del w:id="399" w:author="Mike Black" w:date="2023-04-06T09:16:00Z">
        <w:r w:rsidRPr="00F26A81" w:rsidDel="00A82D79">
          <w:rPr>
            <w:rFonts w:cstheme="minorHAnsi"/>
          </w:rPr>
          <w:delText>2.144</w:delText>
        </w:r>
      </w:del>
      <w:r w:rsidRPr="00F26A81">
        <w:rPr>
          <w:rFonts w:cstheme="minorHAnsi"/>
        </w:rPr>
        <w:t xml:space="preserve"> mg and 1.</w:t>
      </w:r>
      <w:ins w:id="400" w:author="Mike Black" w:date="2023-04-06T09:16:00Z">
        <w:r w:rsidR="00A82D79">
          <w:rPr>
            <w:rFonts w:cstheme="minorHAnsi"/>
          </w:rPr>
          <w:t>33</w:t>
        </w:r>
      </w:ins>
      <w:del w:id="401" w:author="Mike Black" w:date="2023-04-06T09:16:00Z">
        <w:r w:rsidRPr="00F26A81" w:rsidDel="00A82D79">
          <w:rPr>
            <w:rFonts w:cstheme="minorHAnsi"/>
          </w:rPr>
          <w:delText>792</w:delText>
        </w:r>
      </w:del>
      <w:r w:rsidRPr="00F26A81">
        <w:rPr>
          <w:rFonts w:cstheme="minorHAnsi"/>
        </w:rPr>
        <w:t xml:space="preserve"> mg, respectively (Fig. 8C).</w:t>
      </w:r>
    </w:p>
    <w:p w14:paraId="64436146" w14:textId="77777777" w:rsidR="00F26A81" w:rsidRPr="00F26A81" w:rsidRDefault="00F26A81" w:rsidP="003E3089">
      <w:pPr>
        <w:spacing w:line="480" w:lineRule="auto"/>
        <w:rPr>
          <w:rFonts w:cstheme="minorHAnsi"/>
        </w:rPr>
      </w:pPr>
    </w:p>
    <w:p w14:paraId="176AFDDA" w14:textId="36910FBE" w:rsidR="00F26A81" w:rsidRPr="00F26A81" w:rsidRDefault="00F26A81" w:rsidP="003E3089">
      <w:pPr>
        <w:spacing w:line="480" w:lineRule="auto"/>
        <w:rPr>
          <w:rFonts w:cstheme="minorHAnsi"/>
        </w:rPr>
      </w:pPr>
      <w:r w:rsidRPr="00F26A81">
        <w:rPr>
          <w:rFonts w:cstheme="minorHAnsi"/>
        </w:rPr>
        <w:t>The up to 50% underestimation for the Agatston scoring masses (Fig. 7C) means the calculated masses are, on average, smaller than the calculated masses from the integrated and volume fraction calcium mass techniques. Since RMS values are sensitive to the magnitude of the inputs, the smaller RMSE and RMSD values for Agatston scoring, relative to integrated calcium mass and volume fraction calcium mass techniques, are explained by the underestimated mass calculations of the Agatston technique.</w:t>
      </w:r>
      <w:r w:rsidR="00FF1A5F">
        <w:rPr>
          <w:rFonts w:cstheme="minorHAnsi"/>
        </w:rPr>
        <w:t xml:space="preserve"> </w:t>
      </w:r>
      <w:r w:rsidRPr="00F26A81">
        <w:rPr>
          <w:rFonts w:cstheme="minorHAnsi"/>
        </w:rPr>
        <w:t xml:space="preserve">The correlation coefficient and best-fit line were also calculated for each calcium scoring technique and are shown in Table </w:t>
      </w:r>
      <w:ins w:id="402" w:author="Mike Black" w:date="2023-04-05T17:16:00Z">
        <w:r w:rsidR="00916C81">
          <w:rPr>
            <w:rFonts w:cstheme="minorHAnsi"/>
          </w:rPr>
          <w:t>7</w:t>
        </w:r>
      </w:ins>
      <w:del w:id="403" w:author="Mike Black" w:date="2023-04-05T17:16:00Z">
        <w:r w:rsidR="003C6482" w:rsidDel="00916C81">
          <w:rPr>
            <w:rFonts w:cstheme="minorHAnsi"/>
          </w:rPr>
          <w:delText>6</w:delText>
        </w:r>
      </w:del>
      <w:r w:rsidRPr="00F26A81">
        <w:rPr>
          <w:rFonts w:cstheme="minorHAnsi"/>
        </w:rPr>
        <w:t>.</w:t>
      </w:r>
    </w:p>
    <w:p w14:paraId="4003AFDE" w14:textId="07F79E3D" w:rsidR="00F26A81" w:rsidRPr="003E3089" w:rsidRDefault="00F26A81" w:rsidP="003E3089">
      <w:pPr>
        <w:spacing w:line="480" w:lineRule="auto"/>
        <w:rPr>
          <w:rFonts w:cstheme="minorHAnsi"/>
        </w:rPr>
      </w:pPr>
    </w:p>
    <w:p w14:paraId="417E3B8A" w14:textId="17E8F741" w:rsidR="00F26A81" w:rsidRPr="003E3089" w:rsidRDefault="00A82D79" w:rsidP="003E3089">
      <w:pPr>
        <w:spacing w:line="480" w:lineRule="auto"/>
        <w:jc w:val="center"/>
        <w:rPr>
          <w:rFonts w:cstheme="minorHAnsi"/>
        </w:rPr>
      </w:pPr>
      <w:ins w:id="404" w:author="Mike Black" w:date="2023-04-06T09:13:00Z">
        <w:r>
          <w:rPr>
            <w:rFonts w:cstheme="minorHAnsi"/>
            <w:noProof/>
          </w:rPr>
          <w:lastRenderedPageBreak/>
          <w:drawing>
            <wp:inline distT="0" distB="0" distL="0" distR="0" wp14:anchorId="5F622545" wp14:editId="2928F235">
              <wp:extent cx="5080000" cy="38100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ins>
      <w:del w:id="405" w:author="Mike Black" w:date="2023-04-05T17:36:00Z">
        <w:r w:rsidR="00F26A81" w:rsidRPr="003E3089" w:rsidDel="005F17CA">
          <w:rPr>
            <w:rFonts w:cstheme="minorHAnsi"/>
            <w:noProof/>
          </w:rPr>
          <w:drawing>
            <wp:inline distT="0" distB="0" distL="0" distR="0" wp14:anchorId="61E4EE80" wp14:editId="269E90C6">
              <wp:extent cx="5080000" cy="3810000"/>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1"/>
                      <a:stretch>
                        <a:fillRect/>
                      </a:stretch>
                    </pic:blipFill>
                    <pic:spPr>
                      <a:xfrm>
                        <a:off x="0" y="0"/>
                        <a:ext cx="5080000" cy="3810000"/>
                      </a:xfrm>
                      <a:prstGeom prst="rect">
                        <a:avLst/>
                      </a:prstGeom>
                    </pic:spPr>
                  </pic:pic>
                </a:graphicData>
              </a:graphic>
            </wp:inline>
          </w:drawing>
        </w:r>
      </w:del>
    </w:p>
    <w:p w14:paraId="77376839" w14:textId="6C70CD4E" w:rsidR="00D5029D" w:rsidRPr="003E3089" w:rsidRDefault="00F26A81" w:rsidP="00560284">
      <w:pPr>
        <w:spacing w:line="480" w:lineRule="auto"/>
        <w:jc w:val="center"/>
        <w:rPr>
          <w:rFonts w:cstheme="minorHAnsi"/>
          <w:sz w:val="24"/>
        </w:rPr>
      </w:pPr>
      <w:r w:rsidRPr="00F26A81">
        <w:rPr>
          <w:rFonts w:cstheme="minorHAnsi"/>
        </w:rPr>
        <w:t>Fig. 8 Shows reproducibility measurements on the physical phantom scans at a tube voltage of 120 kV. Measurements from two scans were plotted against a second set of measurements from two different scans. Integrated mass (A), Volume fraction (B), Agatston mass scoring (C) are shown along with the root mean squared error</w:t>
      </w:r>
      <w:r w:rsidR="00744DA3">
        <w:rPr>
          <w:rFonts w:cstheme="minorHAnsi"/>
        </w:rPr>
        <w:t xml:space="preserve"> </w:t>
      </w:r>
      <w:r w:rsidR="00E61C5E">
        <w:rPr>
          <w:rFonts w:cstheme="minorHAnsi"/>
        </w:rPr>
        <w:t>(RMSE)</w:t>
      </w:r>
      <w:r w:rsidRPr="00F26A81">
        <w:rPr>
          <w:rFonts w:cstheme="minorHAnsi"/>
        </w:rPr>
        <w:t xml:space="preserve"> and root mean squared deviation</w:t>
      </w:r>
      <w:r w:rsidR="00744DA3">
        <w:rPr>
          <w:rFonts w:cstheme="minorHAnsi"/>
        </w:rPr>
        <w:t xml:space="preserve"> (RMSD)</w:t>
      </w:r>
      <w:r w:rsidRPr="00F26A81">
        <w:rPr>
          <w:rFonts w:cstheme="minorHAnsi"/>
        </w:rPr>
        <w:t xml:space="preserve"> values.</w:t>
      </w:r>
      <w:ins w:id="406" w:author="Mike Black" w:date="2023-04-03T10:53:00Z">
        <w:r w:rsidR="00EB215C">
          <w:rPr>
            <w:rFonts w:cstheme="minorHAnsi"/>
          </w:rPr>
          <w:t xml:space="preserve"> The small, medium, and large inserts label corresponds to the diameter of the insert (1, 3, and 5 mm, respectively)</w:t>
        </w:r>
      </w:ins>
    </w:p>
    <w:p w14:paraId="3B077196" w14:textId="395081D5" w:rsidR="00D5029D" w:rsidRDefault="00D5029D" w:rsidP="003E3089">
      <w:pPr>
        <w:spacing w:line="480" w:lineRule="auto"/>
        <w:rPr>
          <w:rFonts w:cstheme="minorHAnsi"/>
          <w:sz w:val="24"/>
        </w:rPr>
      </w:pPr>
    </w:p>
    <w:p w14:paraId="60919494" w14:textId="4BFDE78D" w:rsidR="00CE1C27" w:rsidRDefault="00CE1C27" w:rsidP="003E3089">
      <w:pPr>
        <w:spacing w:line="480" w:lineRule="auto"/>
        <w:rPr>
          <w:rFonts w:cstheme="minorHAnsi"/>
          <w:sz w:val="24"/>
        </w:rPr>
      </w:pPr>
    </w:p>
    <w:p w14:paraId="66A8FABD" w14:textId="7BA821C9" w:rsidR="00CE1C27" w:rsidRDefault="00CE1C27" w:rsidP="003E3089">
      <w:pPr>
        <w:spacing w:line="480" w:lineRule="auto"/>
        <w:rPr>
          <w:rFonts w:cstheme="minorHAnsi"/>
          <w:sz w:val="24"/>
        </w:rPr>
      </w:pPr>
    </w:p>
    <w:p w14:paraId="7C252942" w14:textId="38ACB1F4" w:rsidR="00CE1C27" w:rsidRDefault="00CE1C27" w:rsidP="003E3089">
      <w:pPr>
        <w:spacing w:line="480" w:lineRule="auto"/>
        <w:rPr>
          <w:rFonts w:cstheme="minorHAnsi"/>
          <w:sz w:val="24"/>
        </w:rPr>
      </w:pPr>
    </w:p>
    <w:p w14:paraId="5433A38C" w14:textId="5C161DC1" w:rsidR="00CE1C27" w:rsidRDefault="00CE1C27" w:rsidP="003E3089">
      <w:pPr>
        <w:spacing w:line="480" w:lineRule="auto"/>
        <w:rPr>
          <w:rFonts w:cstheme="minorHAnsi"/>
          <w:sz w:val="24"/>
        </w:rPr>
      </w:pPr>
    </w:p>
    <w:p w14:paraId="57806488" w14:textId="31FD9463" w:rsidR="00CE1C27" w:rsidRDefault="00CE1C27" w:rsidP="003E3089">
      <w:pPr>
        <w:spacing w:line="480" w:lineRule="auto"/>
        <w:rPr>
          <w:rFonts w:cstheme="minorHAnsi"/>
          <w:sz w:val="24"/>
        </w:rPr>
      </w:pPr>
    </w:p>
    <w:p w14:paraId="683275AD" w14:textId="77777777" w:rsidR="00CE1C27" w:rsidRPr="003E3089" w:rsidRDefault="00CE1C27" w:rsidP="003E3089">
      <w:pPr>
        <w:spacing w:line="480" w:lineRule="auto"/>
        <w:rPr>
          <w:rFonts w:cstheme="minorHAnsi"/>
          <w:sz w:val="24"/>
        </w:rPr>
      </w:pPr>
    </w:p>
    <w:tbl>
      <w:tblPr>
        <w:tblStyle w:val="PlainTable5"/>
        <w:tblW w:w="8981" w:type="dxa"/>
        <w:tblLook w:val="04A0" w:firstRow="1" w:lastRow="0" w:firstColumn="1" w:lastColumn="0" w:noHBand="0" w:noVBand="1"/>
        <w:tblPrChange w:id="407" w:author="Mike Black" w:date="2023-04-06T09:23:00Z">
          <w:tblPr>
            <w:tblStyle w:val="PlainTable5"/>
            <w:tblW w:w="8981" w:type="dxa"/>
            <w:tblLook w:val="04A0" w:firstRow="1" w:lastRow="0" w:firstColumn="1" w:lastColumn="0" w:noHBand="0" w:noVBand="1"/>
          </w:tblPr>
        </w:tblPrChange>
      </w:tblPr>
      <w:tblGrid>
        <w:gridCol w:w="2209"/>
        <w:gridCol w:w="1803"/>
        <w:gridCol w:w="1454"/>
        <w:gridCol w:w="2061"/>
        <w:gridCol w:w="1454"/>
        <w:tblGridChange w:id="408">
          <w:tblGrid>
            <w:gridCol w:w="2209"/>
            <w:gridCol w:w="1803"/>
            <w:gridCol w:w="1454"/>
            <w:gridCol w:w="2061"/>
            <w:gridCol w:w="1454"/>
          </w:tblGrid>
        </w:tblGridChange>
      </w:tblGrid>
      <w:tr w:rsidR="00FD2B80" w:rsidRPr="003E3089" w14:paraId="3034BB1C" w14:textId="77777777" w:rsidTr="00921D30">
        <w:trPr>
          <w:cnfStyle w:val="100000000000" w:firstRow="1" w:lastRow="0" w:firstColumn="0" w:lastColumn="0" w:oddVBand="0" w:evenVBand="0" w:oddHBand="0" w:evenHBand="0" w:firstRowFirstColumn="0" w:firstRowLastColumn="0" w:lastRowFirstColumn="0" w:lastRowLastColumn="0"/>
          <w:trHeight w:val="450"/>
          <w:trPrChange w:id="409" w:author="Mike Black" w:date="2023-04-06T09:23:00Z">
            <w:trPr>
              <w:trHeight w:val="450"/>
            </w:trPr>
          </w:trPrChange>
        </w:trPr>
        <w:tc>
          <w:tcPr>
            <w:cnfStyle w:val="001000000100" w:firstRow="0" w:lastRow="0" w:firstColumn="1" w:lastColumn="0" w:oddVBand="0" w:evenVBand="0" w:oddHBand="0" w:evenHBand="0" w:firstRowFirstColumn="1" w:firstRowLastColumn="0" w:lastRowFirstColumn="0" w:lastRowLastColumn="0"/>
            <w:tcW w:w="2209" w:type="dxa"/>
            <w:tcPrChange w:id="410" w:author="Mike Black" w:date="2023-04-06T09:23:00Z">
              <w:tcPr>
                <w:tcW w:w="0" w:type="dxa"/>
              </w:tcPr>
            </w:tcPrChange>
          </w:tcPr>
          <w:p w14:paraId="2D2F7482" w14:textId="342C8550" w:rsidR="00326676" w:rsidRPr="00560284" w:rsidRDefault="00326676" w:rsidP="00CE1C27">
            <w:pPr>
              <w:jc w:val="center"/>
              <w:cnfStyle w:val="101000000100" w:firstRow="1" w:lastRow="0" w:firstColumn="1" w:lastColumn="0" w:oddVBand="0" w:evenVBand="0" w:oddHBand="0" w:evenHBand="0" w:firstRowFirstColumn="1" w:firstRowLastColumn="0" w:lastRowFirstColumn="0" w:lastRowLastColumn="0"/>
              <w:rPr>
                <w:rFonts w:cstheme="minorHAnsi"/>
                <w:b/>
                <w:bCs/>
                <w:color w:val="000000" w:themeColor="text1"/>
                <w:sz w:val="24"/>
              </w:rPr>
            </w:pPr>
            <w:r w:rsidRPr="00560284">
              <w:rPr>
                <w:rFonts w:cstheme="minorHAnsi"/>
                <w:b/>
                <w:bCs/>
                <w:color w:val="000000" w:themeColor="text1"/>
                <w:sz w:val="24"/>
              </w:rPr>
              <w:lastRenderedPageBreak/>
              <w:t>Result</w:t>
            </w:r>
            <w:r w:rsidR="00CE1C27" w:rsidRPr="00560284">
              <w:rPr>
                <w:rFonts w:cstheme="minorHAnsi"/>
                <w:b/>
                <w:bCs/>
                <w:color w:val="000000" w:themeColor="text1"/>
                <w:sz w:val="24"/>
              </w:rPr>
              <w:t>s</w:t>
            </w:r>
          </w:p>
        </w:tc>
        <w:tc>
          <w:tcPr>
            <w:tcW w:w="1803" w:type="dxa"/>
            <w:tcPrChange w:id="411" w:author="Mike Black" w:date="2023-04-06T09:23:00Z">
              <w:tcPr>
                <w:tcW w:w="0" w:type="dxa"/>
              </w:tcPr>
            </w:tcPrChange>
          </w:tcPr>
          <w:p w14:paraId="10955CBF" w14:textId="593A1220"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Change w:id="412" w:author="Mike Black" w:date="2023-04-06T09:23:00Z">
              <w:tcPr>
                <w:tcW w:w="0" w:type="auto"/>
              </w:tcPr>
            </w:tcPrChange>
          </w:tcPr>
          <w:p w14:paraId="4D13C3BB" w14:textId="23D63383"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Change w:id="413" w:author="Mike Black" w:date="2023-04-06T09:23:00Z">
              <w:tcPr>
                <w:tcW w:w="0" w:type="auto"/>
              </w:tcPr>
            </w:tcPrChange>
          </w:tcPr>
          <w:p w14:paraId="0A48CD8E" w14:textId="6B82F2EB"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Change w:id="414" w:author="Mike Black" w:date="2023-04-06T09:23:00Z">
              <w:tcPr>
                <w:tcW w:w="0" w:type="auto"/>
              </w:tcPr>
            </w:tcPrChange>
          </w:tcPr>
          <w:p w14:paraId="2602744A" w14:textId="3449A524"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Agatston</w:t>
            </w:r>
          </w:p>
        </w:tc>
      </w:tr>
      <w:tr w:rsidR="00C05785" w:rsidRPr="003E3089" w14:paraId="62F14BCF" w14:textId="77777777" w:rsidTr="00921D30">
        <w:trPr>
          <w:cnfStyle w:val="000000100000" w:firstRow="0" w:lastRow="0" w:firstColumn="0" w:lastColumn="0" w:oddVBand="0" w:evenVBand="0" w:oddHBand="1" w:evenHBand="0" w:firstRowFirstColumn="0" w:firstRowLastColumn="0" w:lastRowFirstColumn="0" w:lastRowLastColumn="0"/>
          <w:trHeight w:val="351"/>
          <w:trPrChange w:id="415" w:author="Mike Black" w:date="2023-04-06T09:23:00Z">
            <w:trPr>
              <w:trHeight w:val="351"/>
            </w:trPr>
          </w:trPrChange>
        </w:trPr>
        <w:tc>
          <w:tcPr>
            <w:cnfStyle w:val="001000000000" w:firstRow="0" w:lastRow="0" w:firstColumn="1" w:lastColumn="0" w:oddVBand="0" w:evenVBand="0" w:oddHBand="0" w:evenHBand="0" w:firstRowFirstColumn="0" w:firstRowLastColumn="0" w:lastRowFirstColumn="0" w:lastRowLastColumn="0"/>
            <w:tcW w:w="2209" w:type="dxa"/>
            <w:vMerge w:val="restart"/>
            <w:tcPrChange w:id="416" w:author="Mike Black" w:date="2023-04-06T09:23:00Z">
              <w:tcPr>
                <w:tcW w:w="0" w:type="dxa"/>
                <w:vMerge w:val="restart"/>
              </w:tcPr>
            </w:tcPrChange>
          </w:tcPr>
          <w:p w14:paraId="58EB4B96" w14:textId="2B031432"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Accuracy (Normal</w:t>
            </w:r>
            <w:r w:rsidR="00FA034C">
              <w:rPr>
                <w:rFonts w:cstheme="minorHAnsi"/>
                <w:color w:val="000000" w:themeColor="text1"/>
                <w:sz w:val="24"/>
              </w:rPr>
              <w:t>-</w:t>
            </w:r>
            <w:r w:rsidRPr="003E3089">
              <w:rPr>
                <w:rFonts w:cstheme="minorHAnsi"/>
                <w:color w:val="000000" w:themeColor="text1"/>
                <w:sz w:val="24"/>
              </w:rPr>
              <w:t>Density)</w:t>
            </w:r>
          </w:p>
        </w:tc>
        <w:tc>
          <w:tcPr>
            <w:tcW w:w="1803" w:type="dxa"/>
            <w:tcPrChange w:id="417" w:author="Mike Black" w:date="2023-04-06T09:23:00Z">
              <w:tcPr>
                <w:tcW w:w="0" w:type="dxa"/>
              </w:tcPr>
            </w:tcPrChange>
          </w:tcPr>
          <w:p w14:paraId="55BFA743" w14:textId="6DC6A2FF"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Change w:id="418" w:author="Mike Black" w:date="2023-04-06T09:23:00Z">
              <w:tcPr>
                <w:tcW w:w="0" w:type="auto"/>
              </w:tcPr>
            </w:tcPrChange>
          </w:tcPr>
          <w:p w14:paraId="34809327" w14:textId="6101EA8C"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w:t>
            </w:r>
            <w:del w:id="419" w:author="Mike Black" w:date="2023-04-06T09:17:00Z">
              <w:r w:rsidRPr="003E3089" w:rsidDel="00A43241">
                <w:rPr>
                  <w:rFonts w:cstheme="minorHAnsi"/>
                  <w:color w:val="000000" w:themeColor="text1"/>
                  <w:sz w:val="24"/>
                </w:rPr>
                <w:delText>1</w:delText>
              </w:r>
            </w:del>
          </w:p>
        </w:tc>
        <w:tc>
          <w:tcPr>
            <w:tcW w:w="0" w:type="auto"/>
            <w:tcPrChange w:id="420" w:author="Mike Black" w:date="2023-04-06T09:23:00Z">
              <w:tcPr>
                <w:tcW w:w="0" w:type="auto"/>
              </w:tcPr>
            </w:tcPrChange>
          </w:tcPr>
          <w:p w14:paraId="439A0287" w14:textId="1C55A18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w:t>
            </w:r>
            <w:del w:id="421" w:author="Mike Black" w:date="2023-04-06T09:17:00Z">
              <w:r w:rsidRPr="003E3089" w:rsidDel="00A43241">
                <w:rPr>
                  <w:rFonts w:cstheme="minorHAnsi"/>
                  <w:color w:val="000000" w:themeColor="text1"/>
                  <w:sz w:val="24"/>
                </w:rPr>
                <w:delText>5</w:delText>
              </w:r>
            </w:del>
          </w:p>
        </w:tc>
        <w:tc>
          <w:tcPr>
            <w:tcW w:w="0" w:type="auto"/>
            <w:tcPrChange w:id="422" w:author="Mike Black" w:date="2023-04-06T09:23:00Z">
              <w:tcPr>
                <w:tcW w:w="0" w:type="auto"/>
              </w:tcPr>
            </w:tcPrChange>
          </w:tcPr>
          <w:p w14:paraId="065FDA33" w14:textId="18DAD3D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w:t>
            </w:r>
            <w:del w:id="423" w:author="Mike Black" w:date="2023-04-06T09:17:00Z">
              <w:r w:rsidRPr="003E3089" w:rsidDel="00A43241">
                <w:rPr>
                  <w:rFonts w:cstheme="minorHAnsi"/>
                  <w:color w:val="000000" w:themeColor="text1"/>
                  <w:sz w:val="24"/>
                </w:rPr>
                <w:delText>3</w:delText>
              </w:r>
            </w:del>
          </w:p>
        </w:tc>
      </w:tr>
      <w:tr w:rsidR="00FD2B80" w:rsidRPr="003E3089" w14:paraId="3697F6CB"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3E9EB1A" w14:textId="378A3A2E" w:rsidR="00326676" w:rsidRPr="003E3089" w:rsidRDefault="00326676" w:rsidP="00326676">
            <w:pPr>
              <w:jc w:val="center"/>
              <w:rPr>
                <w:rFonts w:cstheme="minorHAnsi"/>
                <w:color w:val="000000" w:themeColor="text1"/>
                <w:sz w:val="24"/>
              </w:rPr>
            </w:pPr>
          </w:p>
        </w:tc>
        <w:tc>
          <w:tcPr>
            <w:tcW w:w="1803" w:type="dxa"/>
          </w:tcPr>
          <w:p w14:paraId="4FED33A3" w14:textId="786815C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9E2E355" w14:textId="0FC17675"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424" w:author="Mike Black" w:date="2023-04-06T09:17:00Z">
              <w:r>
                <w:rPr>
                  <w:rFonts w:cstheme="minorHAnsi"/>
                  <w:color w:val="000000" w:themeColor="text1"/>
                  <w:sz w:val="24"/>
                </w:rPr>
                <w:t>9.13</w:t>
              </w:r>
            </w:ins>
            <w:del w:id="425" w:author="Mike Black" w:date="2023-04-06T09:17:00Z">
              <w:r w:rsidR="00326676" w:rsidRPr="003E3089" w:rsidDel="00A43241">
                <w:rPr>
                  <w:rFonts w:cstheme="minorHAnsi"/>
                  <w:color w:val="000000" w:themeColor="text1"/>
                  <w:sz w:val="24"/>
                </w:rPr>
                <w:delText>8.811</w:delText>
              </w:r>
            </w:del>
          </w:p>
        </w:tc>
        <w:tc>
          <w:tcPr>
            <w:tcW w:w="0" w:type="auto"/>
          </w:tcPr>
          <w:p w14:paraId="70381C07" w14:textId="029DDF9C"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8.5</w:t>
            </w:r>
            <w:ins w:id="426" w:author="Mike Black" w:date="2023-04-06T09:17:00Z">
              <w:r w:rsidR="00A43241">
                <w:rPr>
                  <w:rFonts w:cstheme="minorHAnsi"/>
                  <w:color w:val="000000" w:themeColor="text1"/>
                  <w:sz w:val="24"/>
                </w:rPr>
                <w:t>6</w:t>
              </w:r>
            </w:ins>
            <w:del w:id="427" w:author="Mike Black" w:date="2023-04-06T09:17:00Z">
              <w:r w:rsidRPr="003E3089" w:rsidDel="00A43241">
                <w:rPr>
                  <w:rFonts w:cstheme="minorHAnsi"/>
                  <w:color w:val="000000" w:themeColor="text1"/>
                  <w:sz w:val="24"/>
                </w:rPr>
                <w:delText>59</w:delText>
              </w:r>
            </w:del>
          </w:p>
        </w:tc>
        <w:tc>
          <w:tcPr>
            <w:tcW w:w="0" w:type="auto"/>
          </w:tcPr>
          <w:p w14:paraId="339824D1" w14:textId="090DD21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w:t>
            </w:r>
            <w:ins w:id="428" w:author="Mike Black" w:date="2023-04-06T09:17:00Z">
              <w:r w:rsidR="00A43241">
                <w:rPr>
                  <w:rFonts w:cstheme="minorHAnsi"/>
                  <w:color w:val="000000" w:themeColor="text1"/>
                  <w:sz w:val="24"/>
                </w:rPr>
                <w:t>51</w:t>
              </w:r>
            </w:ins>
            <w:del w:id="429" w:author="Mike Black" w:date="2023-04-06T09:17:00Z">
              <w:r w:rsidRPr="003E3089" w:rsidDel="00A43241">
                <w:rPr>
                  <w:rFonts w:cstheme="minorHAnsi"/>
                  <w:color w:val="000000" w:themeColor="text1"/>
                  <w:sz w:val="24"/>
                </w:rPr>
                <w:delText>485</w:delText>
              </w:r>
            </w:del>
          </w:p>
        </w:tc>
      </w:tr>
      <w:tr w:rsidR="00C05785" w:rsidRPr="003E3089" w14:paraId="3A160231" w14:textId="77777777" w:rsidTr="00921D30">
        <w:trPr>
          <w:cnfStyle w:val="000000100000" w:firstRow="0" w:lastRow="0" w:firstColumn="0" w:lastColumn="0" w:oddVBand="0" w:evenVBand="0" w:oddHBand="1" w:evenHBand="0" w:firstRowFirstColumn="0" w:firstRowLastColumn="0" w:lastRowFirstColumn="0" w:lastRowLastColumn="0"/>
          <w:trHeight w:val="369"/>
          <w:trPrChange w:id="430" w:author="Mike Black" w:date="2023-04-06T09:23:00Z">
            <w:trPr>
              <w:trHeight w:val="369"/>
            </w:trPr>
          </w:trPrChange>
        </w:trPr>
        <w:tc>
          <w:tcPr>
            <w:cnfStyle w:val="001000000000" w:firstRow="0" w:lastRow="0" w:firstColumn="1" w:lastColumn="0" w:oddVBand="0" w:evenVBand="0" w:oddHBand="0" w:evenHBand="0" w:firstRowFirstColumn="0" w:firstRowLastColumn="0" w:lastRowFirstColumn="0" w:lastRowLastColumn="0"/>
            <w:tcW w:w="2209" w:type="dxa"/>
            <w:vMerge/>
            <w:tcPrChange w:id="431" w:author="Mike Black" w:date="2023-04-06T09:23:00Z">
              <w:tcPr>
                <w:tcW w:w="0" w:type="dxa"/>
                <w:vMerge/>
              </w:tcPr>
            </w:tcPrChange>
          </w:tcPr>
          <w:p w14:paraId="4826143C" w14:textId="72DD0498"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p>
        </w:tc>
        <w:tc>
          <w:tcPr>
            <w:tcW w:w="1803" w:type="dxa"/>
            <w:tcPrChange w:id="432" w:author="Mike Black" w:date="2023-04-06T09:23:00Z">
              <w:tcPr>
                <w:tcW w:w="0" w:type="dxa"/>
              </w:tcPr>
            </w:tcPrChange>
          </w:tcPr>
          <w:p w14:paraId="77E31C88" w14:textId="4C189151"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Change w:id="433" w:author="Mike Black" w:date="2023-04-06T09:23:00Z">
              <w:tcPr>
                <w:tcW w:w="0" w:type="auto"/>
              </w:tcPr>
            </w:tcPrChange>
          </w:tcPr>
          <w:p w14:paraId="5ECA8C55" w14:textId="4B91A222"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w:t>
            </w:r>
            <w:ins w:id="434" w:author="Mike Black" w:date="2023-04-06T09:17:00Z">
              <w:r w:rsidR="00A43241">
                <w:rPr>
                  <w:rFonts w:cstheme="minorHAnsi"/>
                  <w:color w:val="000000" w:themeColor="text1"/>
                  <w:sz w:val="24"/>
                </w:rPr>
                <w:t>69</w:t>
              </w:r>
            </w:ins>
            <w:del w:id="435" w:author="Mike Black" w:date="2023-04-06T09:17:00Z">
              <w:r w:rsidRPr="003E3089" w:rsidDel="00A43241">
                <w:rPr>
                  <w:rFonts w:cstheme="minorHAnsi"/>
                  <w:color w:val="000000" w:themeColor="text1"/>
                  <w:sz w:val="24"/>
                </w:rPr>
                <w:delText>752</w:delText>
              </w:r>
            </w:del>
          </w:p>
        </w:tc>
        <w:tc>
          <w:tcPr>
            <w:tcW w:w="0" w:type="auto"/>
            <w:tcPrChange w:id="436" w:author="Mike Black" w:date="2023-04-06T09:23:00Z">
              <w:tcPr>
                <w:tcW w:w="0" w:type="auto"/>
              </w:tcPr>
            </w:tcPrChange>
          </w:tcPr>
          <w:p w14:paraId="1B768DB2" w14:textId="61E9FA3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6.6</w:t>
            </w:r>
            <w:ins w:id="437" w:author="Mike Black" w:date="2023-04-06T09:17:00Z">
              <w:r w:rsidR="00A43241">
                <w:rPr>
                  <w:rFonts w:cstheme="minorHAnsi"/>
                  <w:color w:val="000000" w:themeColor="text1"/>
                  <w:sz w:val="24"/>
                </w:rPr>
                <w:t>5</w:t>
              </w:r>
            </w:ins>
            <w:del w:id="438" w:author="Mike Black" w:date="2023-04-06T09:17:00Z">
              <w:r w:rsidRPr="003E3089" w:rsidDel="00A43241">
                <w:rPr>
                  <w:rFonts w:cstheme="minorHAnsi"/>
                  <w:color w:val="000000" w:themeColor="text1"/>
                  <w:sz w:val="24"/>
                </w:rPr>
                <w:delText>47</w:delText>
              </w:r>
            </w:del>
          </w:p>
        </w:tc>
        <w:tc>
          <w:tcPr>
            <w:tcW w:w="0" w:type="auto"/>
            <w:tcPrChange w:id="439" w:author="Mike Black" w:date="2023-04-06T09:23:00Z">
              <w:tcPr>
                <w:tcW w:w="0" w:type="auto"/>
              </w:tcPr>
            </w:tcPrChange>
          </w:tcPr>
          <w:p w14:paraId="2E269FF6" w14:textId="3A1839F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4.6</w:t>
            </w:r>
            <w:ins w:id="440" w:author="Mike Black" w:date="2023-04-06T09:18:00Z">
              <w:r w:rsidR="00A43241">
                <w:rPr>
                  <w:rFonts w:cstheme="minorHAnsi"/>
                  <w:color w:val="000000" w:themeColor="text1"/>
                  <w:sz w:val="24"/>
                </w:rPr>
                <w:t>4</w:t>
              </w:r>
            </w:ins>
            <w:del w:id="441" w:author="Mike Black" w:date="2023-04-06T09:18:00Z">
              <w:r w:rsidRPr="003E3089" w:rsidDel="00A43241">
                <w:rPr>
                  <w:rFonts w:cstheme="minorHAnsi"/>
                  <w:color w:val="000000" w:themeColor="text1"/>
                  <w:sz w:val="24"/>
                </w:rPr>
                <w:delText>53</w:delText>
              </w:r>
            </w:del>
          </w:p>
        </w:tc>
      </w:tr>
      <w:tr w:rsidR="00FD2B80" w:rsidRPr="003E3089" w14:paraId="6ACE89BB"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665FF3F7" w14:textId="7FC19E48" w:rsidR="00326676" w:rsidRPr="003E3089" w:rsidRDefault="00326676" w:rsidP="00326676">
            <w:pPr>
              <w:jc w:val="center"/>
              <w:rPr>
                <w:rFonts w:cstheme="minorHAnsi"/>
                <w:color w:val="000000" w:themeColor="text1"/>
                <w:sz w:val="24"/>
              </w:rPr>
            </w:pPr>
          </w:p>
        </w:tc>
        <w:tc>
          <w:tcPr>
            <w:tcW w:w="1803" w:type="dxa"/>
          </w:tcPr>
          <w:p w14:paraId="0A1F4A90" w14:textId="658BAD69"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D7C2524" w14:textId="13069457"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442" w:author="Mike Black" w:date="2023-04-06T09:17:00Z">
              <w:r w:rsidR="00A43241">
                <w:rPr>
                  <w:rFonts w:cstheme="minorHAnsi"/>
                  <w:color w:val="000000" w:themeColor="text1"/>
                  <w:sz w:val="24"/>
                </w:rPr>
                <w:t>5</w:t>
              </w:r>
            </w:ins>
            <w:del w:id="443" w:author="Mike Black" w:date="2023-04-06T09:17:00Z">
              <w:r w:rsidRPr="003E3089" w:rsidDel="00A43241">
                <w:rPr>
                  <w:rFonts w:cstheme="minorHAnsi"/>
                  <w:color w:val="000000" w:themeColor="text1"/>
                  <w:sz w:val="24"/>
                </w:rPr>
                <w:delText>62</w:delText>
              </w:r>
            </w:del>
          </w:p>
        </w:tc>
        <w:tc>
          <w:tcPr>
            <w:tcW w:w="0" w:type="auto"/>
          </w:tcPr>
          <w:p w14:paraId="4EA9C413" w14:textId="7AA0A4B4"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444" w:author="Mike Black" w:date="2023-04-06T09:17:00Z">
              <w:r w:rsidR="00A43241">
                <w:rPr>
                  <w:rFonts w:cstheme="minorHAnsi"/>
                  <w:color w:val="000000" w:themeColor="text1"/>
                  <w:sz w:val="24"/>
                </w:rPr>
                <w:t>7</w:t>
              </w:r>
            </w:ins>
            <w:del w:id="445" w:author="Mike Black" w:date="2023-04-06T09:17:00Z">
              <w:r w:rsidRPr="003E3089" w:rsidDel="00A43241">
                <w:rPr>
                  <w:rFonts w:cstheme="minorHAnsi"/>
                  <w:color w:val="000000" w:themeColor="text1"/>
                  <w:sz w:val="24"/>
                </w:rPr>
                <w:delText>66</w:delText>
              </w:r>
            </w:del>
          </w:p>
        </w:tc>
        <w:tc>
          <w:tcPr>
            <w:tcW w:w="0" w:type="auto"/>
          </w:tcPr>
          <w:p w14:paraId="61D3D941" w14:textId="66EBE3A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0.66</w:t>
            </w:r>
            <w:del w:id="446" w:author="Mike Black" w:date="2023-04-06T09:18:00Z">
              <w:r w:rsidRPr="003E3089" w:rsidDel="00A43241">
                <w:rPr>
                  <w:rFonts w:cstheme="minorHAnsi"/>
                  <w:color w:val="000000" w:themeColor="text1"/>
                  <w:sz w:val="24"/>
                </w:rPr>
                <w:delText>2</w:delText>
              </w:r>
            </w:del>
            <w:r w:rsidRPr="003E3089">
              <w:rPr>
                <w:rFonts w:cstheme="minorHAnsi"/>
                <w:color w:val="000000" w:themeColor="text1"/>
                <w:sz w:val="24"/>
              </w:rPr>
              <w:t xml:space="preserve"> </w:t>
            </w:r>
          </w:p>
        </w:tc>
      </w:tr>
      <w:tr w:rsidR="00C05785" w:rsidRPr="003E3089" w14:paraId="39D0E6A6" w14:textId="77777777" w:rsidTr="00921D30">
        <w:trPr>
          <w:cnfStyle w:val="000000100000" w:firstRow="0" w:lastRow="0" w:firstColumn="0" w:lastColumn="0" w:oddVBand="0" w:evenVBand="0" w:oddHBand="1" w:evenHBand="0" w:firstRowFirstColumn="0" w:firstRowLastColumn="0" w:lastRowFirstColumn="0" w:lastRowLastColumn="0"/>
          <w:trHeight w:val="369"/>
          <w:trPrChange w:id="447" w:author="Mike Black" w:date="2023-04-06T09:23:00Z">
            <w:trPr>
              <w:trHeight w:val="369"/>
            </w:trPr>
          </w:trPrChange>
        </w:trPr>
        <w:tc>
          <w:tcPr>
            <w:cnfStyle w:val="001000000000" w:firstRow="0" w:lastRow="0" w:firstColumn="1" w:lastColumn="0" w:oddVBand="0" w:evenVBand="0" w:oddHBand="0" w:evenHBand="0" w:firstRowFirstColumn="0" w:firstRowLastColumn="0" w:lastRowFirstColumn="0" w:lastRowLastColumn="0"/>
            <w:tcW w:w="2209" w:type="dxa"/>
            <w:vMerge/>
            <w:tcPrChange w:id="448" w:author="Mike Black" w:date="2023-04-06T09:23:00Z">
              <w:tcPr>
                <w:tcW w:w="0" w:type="dxa"/>
                <w:vMerge/>
              </w:tcPr>
            </w:tcPrChange>
          </w:tcPr>
          <w:p w14:paraId="69BA0F5C" w14:textId="77777777"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p>
        </w:tc>
        <w:tc>
          <w:tcPr>
            <w:tcW w:w="1803" w:type="dxa"/>
            <w:tcPrChange w:id="449" w:author="Mike Black" w:date="2023-04-06T09:23:00Z">
              <w:tcPr>
                <w:tcW w:w="0" w:type="dxa"/>
              </w:tcPr>
            </w:tcPrChange>
          </w:tcPr>
          <w:p w14:paraId="21EC2A6B" w14:textId="3A887EF2"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Change w:id="450" w:author="Mike Black" w:date="2023-04-06T09:23:00Z">
              <w:tcPr>
                <w:tcW w:w="0" w:type="auto"/>
              </w:tcPr>
            </w:tcPrChange>
          </w:tcPr>
          <w:p w14:paraId="7C241738" w14:textId="4167BA37"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w:t>
            </w:r>
            <w:ins w:id="451" w:author="Mike Black" w:date="2023-04-06T09:17:00Z">
              <w:r w:rsidR="00A43241">
                <w:rPr>
                  <w:rFonts w:cstheme="minorHAnsi"/>
                  <w:color w:val="000000" w:themeColor="text1"/>
                  <w:sz w:val="24"/>
                </w:rPr>
                <w:t>4.95</w:t>
              </w:r>
            </w:ins>
            <w:del w:id="452" w:author="Mike Black" w:date="2023-04-06T09:17:00Z">
              <w:r w:rsidRPr="003E3089" w:rsidDel="00A43241">
                <w:rPr>
                  <w:rFonts w:cstheme="minorHAnsi"/>
                  <w:color w:val="000000" w:themeColor="text1"/>
                  <w:sz w:val="24"/>
                </w:rPr>
                <w:delText>5.000</w:delText>
              </w:r>
            </w:del>
          </w:p>
        </w:tc>
        <w:tc>
          <w:tcPr>
            <w:tcW w:w="0" w:type="auto"/>
            <w:tcPrChange w:id="453" w:author="Mike Black" w:date="2023-04-06T09:23:00Z">
              <w:tcPr>
                <w:tcW w:w="0" w:type="auto"/>
              </w:tcPr>
            </w:tcPrChange>
          </w:tcPr>
          <w:p w14:paraId="0F9BC312" w14:textId="45E005D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-3.9</w:t>
            </w:r>
            <w:ins w:id="454" w:author="Mike Black" w:date="2023-04-06T09:17:00Z">
              <w:r w:rsidR="00A43241">
                <w:rPr>
                  <w:rFonts w:cstheme="minorHAnsi"/>
                  <w:color w:val="000000" w:themeColor="text1"/>
                  <w:sz w:val="24"/>
                </w:rPr>
                <w:t>1</w:t>
              </w:r>
            </w:ins>
            <w:del w:id="455" w:author="Mike Black" w:date="2023-04-06T09:17:00Z">
              <w:r w:rsidRPr="003E3089" w:rsidDel="00A43241">
                <w:rPr>
                  <w:rFonts w:cstheme="minorHAnsi"/>
                  <w:color w:val="000000" w:themeColor="text1"/>
                  <w:sz w:val="24"/>
                </w:rPr>
                <w:delText>07</w:delText>
              </w:r>
            </w:del>
          </w:p>
        </w:tc>
        <w:tc>
          <w:tcPr>
            <w:tcW w:w="0" w:type="auto"/>
            <w:tcPrChange w:id="456" w:author="Mike Black" w:date="2023-04-06T09:23:00Z">
              <w:tcPr>
                <w:tcW w:w="0" w:type="auto"/>
              </w:tcPr>
            </w:tcPrChange>
          </w:tcPr>
          <w:p w14:paraId="6597499A" w14:textId="60265FC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w:t>
            </w:r>
            <w:ins w:id="457" w:author="Mike Black" w:date="2023-04-06T09:18:00Z">
              <w:r w:rsidR="00A43241">
                <w:rPr>
                  <w:rFonts w:cstheme="minorHAnsi"/>
                  <w:color w:val="000000" w:themeColor="text1"/>
                  <w:sz w:val="24"/>
                </w:rPr>
                <w:t>88</w:t>
              </w:r>
            </w:ins>
            <w:del w:id="458" w:author="Mike Black" w:date="2023-04-06T09:18:00Z">
              <w:r w:rsidRPr="003E3089" w:rsidDel="00A43241">
                <w:rPr>
                  <w:rFonts w:cstheme="minorHAnsi"/>
                  <w:color w:val="000000" w:themeColor="text1"/>
                  <w:sz w:val="24"/>
                </w:rPr>
                <w:delText>643</w:delText>
              </w:r>
            </w:del>
          </w:p>
        </w:tc>
      </w:tr>
      <w:tr w:rsidR="00FD2B80" w:rsidRPr="003E3089" w14:paraId="772139B3"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val="restart"/>
          </w:tcPr>
          <w:p w14:paraId="1F6E49E7" w14:textId="77777777"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Reproducibility</w:t>
            </w:r>
          </w:p>
          <w:p w14:paraId="37390FBF" w14:textId="1C6D1293" w:rsidR="00326676" w:rsidRPr="003E3089" w:rsidRDefault="00326676" w:rsidP="00326676">
            <w:pPr>
              <w:jc w:val="center"/>
              <w:rPr>
                <w:rFonts w:cstheme="minorHAnsi"/>
                <w:color w:val="000000" w:themeColor="text1"/>
                <w:sz w:val="24"/>
              </w:rPr>
            </w:pPr>
          </w:p>
        </w:tc>
        <w:tc>
          <w:tcPr>
            <w:tcW w:w="1803" w:type="dxa"/>
          </w:tcPr>
          <w:p w14:paraId="231DD500" w14:textId="7F7DD771"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4A8126D5" w14:textId="7AE3C051"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459" w:author="Mike Black" w:date="2023-04-06T09:18:00Z">
              <w:r>
                <w:rPr>
                  <w:rFonts w:cstheme="minorHAnsi"/>
                  <w:color w:val="000000" w:themeColor="text1"/>
                  <w:sz w:val="24"/>
                </w:rPr>
                <w:t>1.00</w:t>
              </w:r>
            </w:ins>
            <w:del w:id="460" w:author="Mike Black" w:date="2023-04-06T09:18:00Z">
              <w:r w:rsidR="00326676" w:rsidRPr="003E3089" w:rsidDel="00A43241">
                <w:rPr>
                  <w:rFonts w:cstheme="minorHAnsi"/>
                  <w:color w:val="000000" w:themeColor="text1"/>
                  <w:sz w:val="24"/>
                </w:rPr>
                <w:delText>0.998</w:delText>
              </w:r>
            </w:del>
          </w:p>
        </w:tc>
        <w:tc>
          <w:tcPr>
            <w:tcW w:w="0" w:type="auto"/>
          </w:tcPr>
          <w:p w14:paraId="57BB9E4E" w14:textId="2B4544F3"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461" w:author="Mike Black" w:date="2023-04-06T09:18:00Z">
              <w:r>
                <w:rPr>
                  <w:rFonts w:cstheme="minorHAnsi"/>
                  <w:color w:val="000000" w:themeColor="text1"/>
                  <w:sz w:val="24"/>
                </w:rPr>
                <w:t>1.00</w:t>
              </w:r>
            </w:ins>
            <w:del w:id="462" w:author="Mike Black" w:date="2023-04-06T09:18:00Z">
              <w:r w:rsidR="00326676" w:rsidRPr="003E3089" w:rsidDel="00A43241">
                <w:rPr>
                  <w:rFonts w:cstheme="minorHAnsi"/>
                  <w:color w:val="000000" w:themeColor="text1"/>
                  <w:sz w:val="24"/>
                </w:rPr>
                <w:delText>0.998</w:delText>
              </w:r>
            </w:del>
          </w:p>
        </w:tc>
        <w:tc>
          <w:tcPr>
            <w:tcW w:w="0" w:type="auto"/>
          </w:tcPr>
          <w:p w14:paraId="53B509E0" w14:textId="2DC00513"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463" w:author="Mike Black" w:date="2023-04-06T09:18:00Z">
              <w:r>
                <w:rPr>
                  <w:rFonts w:cstheme="minorHAnsi"/>
                  <w:color w:val="000000" w:themeColor="text1"/>
                  <w:sz w:val="24"/>
                </w:rPr>
                <w:t>1.00</w:t>
              </w:r>
            </w:ins>
            <w:del w:id="464" w:author="Mike Black" w:date="2023-04-06T09:18:00Z">
              <w:r w:rsidR="00326676" w:rsidRPr="003E3089" w:rsidDel="00A43241">
                <w:rPr>
                  <w:rFonts w:cstheme="minorHAnsi"/>
                  <w:color w:val="000000" w:themeColor="text1"/>
                  <w:sz w:val="24"/>
                </w:rPr>
                <w:delText>0.996</w:delText>
              </w:r>
            </w:del>
          </w:p>
        </w:tc>
      </w:tr>
      <w:tr w:rsidR="00C05785" w:rsidRPr="003E3089" w14:paraId="5BBC614E" w14:textId="77777777" w:rsidTr="00921D30">
        <w:trPr>
          <w:cnfStyle w:val="000000100000" w:firstRow="0" w:lastRow="0" w:firstColumn="0" w:lastColumn="0" w:oddVBand="0" w:evenVBand="0" w:oddHBand="1" w:evenHBand="0" w:firstRowFirstColumn="0" w:firstRowLastColumn="0" w:lastRowFirstColumn="0" w:lastRowLastColumn="0"/>
          <w:trHeight w:val="369"/>
          <w:trPrChange w:id="465" w:author="Mike Black" w:date="2023-04-06T09:23:00Z">
            <w:trPr>
              <w:trHeight w:val="369"/>
            </w:trPr>
          </w:trPrChange>
        </w:trPr>
        <w:tc>
          <w:tcPr>
            <w:cnfStyle w:val="001000000000" w:firstRow="0" w:lastRow="0" w:firstColumn="1" w:lastColumn="0" w:oddVBand="0" w:evenVBand="0" w:oddHBand="0" w:evenHBand="0" w:firstRowFirstColumn="0" w:firstRowLastColumn="0" w:lastRowFirstColumn="0" w:lastRowLastColumn="0"/>
            <w:tcW w:w="2209" w:type="dxa"/>
            <w:vMerge/>
            <w:tcPrChange w:id="466" w:author="Mike Black" w:date="2023-04-06T09:23:00Z">
              <w:tcPr>
                <w:tcW w:w="0" w:type="dxa"/>
                <w:vMerge/>
              </w:tcPr>
            </w:tcPrChange>
          </w:tcPr>
          <w:p w14:paraId="68DBDF71" w14:textId="25F0AA08"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p>
        </w:tc>
        <w:tc>
          <w:tcPr>
            <w:tcW w:w="1803" w:type="dxa"/>
            <w:tcPrChange w:id="467" w:author="Mike Black" w:date="2023-04-06T09:23:00Z">
              <w:tcPr>
                <w:tcW w:w="0" w:type="dxa"/>
              </w:tcPr>
            </w:tcPrChange>
          </w:tcPr>
          <w:p w14:paraId="5617EBA9" w14:textId="19BF01B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Change w:id="468" w:author="Mike Black" w:date="2023-04-06T09:23:00Z">
              <w:tcPr>
                <w:tcW w:w="0" w:type="auto"/>
              </w:tcPr>
            </w:tcPrChange>
          </w:tcPr>
          <w:p w14:paraId="6EB884AA" w14:textId="6A1B0CE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w:t>
            </w:r>
            <w:ins w:id="469" w:author="Mike Black" w:date="2023-04-06T09:18:00Z">
              <w:r w:rsidR="00A43241">
                <w:rPr>
                  <w:rFonts w:cstheme="minorHAnsi"/>
                  <w:color w:val="000000" w:themeColor="text1"/>
                  <w:sz w:val="24"/>
                </w:rPr>
                <w:t>98</w:t>
              </w:r>
            </w:ins>
            <w:del w:id="470" w:author="Mike Black" w:date="2023-04-06T09:18:00Z">
              <w:r w:rsidRPr="003E3089" w:rsidDel="00A43241">
                <w:rPr>
                  <w:rFonts w:cstheme="minorHAnsi"/>
                  <w:color w:val="000000" w:themeColor="text1"/>
                  <w:sz w:val="24"/>
                </w:rPr>
                <w:delText>838</w:delText>
              </w:r>
            </w:del>
          </w:p>
        </w:tc>
        <w:tc>
          <w:tcPr>
            <w:tcW w:w="0" w:type="auto"/>
            <w:tcPrChange w:id="471" w:author="Mike Black" w:date="2023-04-06T09:23:00Z">
              <w:tcPr>
                <w:tcW w:w="0" w:type="auto"/>
              </w:tcPr>
            </w:tcPrChange>
          </w:tcPr>
          <w:p w14:paraId="37C65888" w14:textId="6873CEB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3.20</w:t>
            </w:r>
            <w:del w:id="472" w:author="Mike Black" w:date="2023-04-06T09:18:00Z">
              <w:r w:rsidRPr="003E3089" w:rsidDel="00A43241">
                <w:rPr>
                  <w:rFonts w:cstheme="minorHAnsi"/>
                  <w:color w:val="000000" w:themeColor="text1"/>
                  <w:sz w:val="24"/>
                </w:rPr>
                <w:delText>3</w:delText>
              </w:r>
            </w:del>
          </w:p>
        </w:tc>
        <w:tc>
          <w:tcPr>
            <w:tcW w:w="0" w:type="auto"/>
            <w:tcPrChange w:id="473" w:author="Mike Black" w:date="2023-04-06T09:23:00Z">
              <w:tcPr>
                <w:tcW w:w="0" w:type="auto"/>
              </w:tcPr>
            </w:tcPrChange>
          </w:tcPr>
          <w:p w14:paraId="4F3F2D1A" w14:textId="0DEB6CD7" w:rsidR="00326676" w:rsidRPr="003E3089" w:rsidRDefault="00A43241"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474" w:author="Mike Black" w:date="2023-04-06T09:18:00Z">
              <w:r>
                <w:rPr>
                  <w:rFonts w:cstheme="minorHAnsi"/>
                  <w:color w:val="000000" w:themeColor="text1"/>
                  <w:sz w:val="24"/>
                </w:rPr>
                <w:t>1.7</w:t>
              </w:r>
            </w:ins>
            <w:ins w:id="475" w:author="Mike Black" w:date="2023-04-06T09:19:00Z">
              <w:r>
                <w:rPr>
                  <w:rFonts w:cstheme="minorHAnsi"/>
                  <w:color w:val="000000" w:themeColor="text1"/>
                  <w:sz w:val="24"/>
                </w:rPr>
                <w:t>8</w:t>
              </w:r>
            </w:ins>
            <w:del w:id="476" w:author="Mike Black" w:date="2023-04-06T09:18:00Z">
              <w:r w:rsidR="00326676" w:rsidRPr="003E3089" w:rsidDel="00A43241">
                <w:rPr>
                  <w:rFonts w:cstheme="minorHAnsi"/>
                  <w:color w:val="000000" w:themeColor="text1"/>
                  <w:sz w:val="24"/>
                </w:rPr>
                <w:delText>2.144</w:delText>
              </w:r>
            </w:del>
          </w:p>
        </w:tc>
      </w:tr>
      <w:tr w:rsidR="00FD2B80" w:rsidRPr="003E3089" w14:paraId="2E0C6C71"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47913C00" w14:textId="0B78B3EF" w:rsidR="00326676" w:rsidRPr="003E3089" w:rsidRDefault="00326676" w:rsidP="00326676">
            <w:pPr>
              <w:jc w:val="center"/>
              <w:rPr>
                <w:rFonts w:cstheme="minorHAnsi"/>
                <w:color w:val="000000" w:themeColor="text1"/>
                <w:sz w:val="24"/>
              </w:rPr>
            </w:pPr>
          </w:p>
        </w:tc>
        <w:tc>
          <w:tcPr>
            <w:tcW w:w="1803" w:type="dxa"/>
          </w:tcPr>
          <w:p w14:paraId="29B7ACBC" w14:textId="4FB1801A"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66A6EE2" w14:textId="7265BDEE"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477" w:author="Mike Black" w:date="2023-04-06T09:18:00Z">
              <w:r>
                <w:rPr>
                  <w:rFonts w:cstheme="minorHAnsi"/>
                  <w:color w:val="000000" w:themeColor="text1"/>
                  <w:sz w:val="24"/>
                </w:rPr>
                <w:t>2</w:t>
              </w:r>
            </w:ins>
            <w:del w:id="478" w:author="Mike Black" w:date="2023-04-06T09:18:00Z">
              <w:r w:rsidR="00326676" w:rsidRPr="003E3089" w:rsidDel="00A43241">
                <w:rPr>
                  <w:rFonts w:cstheme="minorHAnsi"/>
                  <w:color w:val="000000" w:themeColor="text1"/>
                  <w:sz w:val="24"/>
                </w:rPr>
                <w:delText>1</w:delText>
              </w:r>
            </w:del>
            <w:r w:rsidR="00326676" w:rsidRPr="003E3089">
              <w:rPr>
                <w:rFonts w:cstheme="minorHAnsi"/>
                <w:color w:val="000000" w:themeColor="text1"/>
                <w:sz w:val="24"/>
              </w:rPr>
              <w:t>.</w:t>
            </w:r>
            <w:ins w:id="479" w:author="Mike Black" w:date="2023-04-06T09:18:00Z">
              <w:r>
                <w:rPr>
                  <w:rFonts w:cstheme="minorHAnsi"/>
                  <w:color w:val="000000" w:themeColor="text1"/>
                  <w:sz w:val="24"/>
                </w:rPr>
                <w:t>11</w:t>
              </w:r>
            </w:ins>
            <w:del w:id="480" w:author="Mike Black" w:date="2023-04-06T09:18:00Z">
              <w:r w:rsidR="00326676" w:rsidRPr="003E3089" w:rsidDel="00A43241">
                <w:rPr>
                  <w:rFonts w:cstheme="minorHAnsi"/>
                  <w:color w:val="000000" w:themeColor="text1"/>
                  <w:sz w:val="24"/>
                </w:rPr>
                <w:delText>906</w:delText>
              </w:r>
            </w:del>
          </w:p>
        </w:tc>
        <w:tc>
          <w:tcPr>
            <w:tcW w:w="0" w:type="auto"/>
          </w:tcPr>
          <w:p w14:paraId="3C2C8BA0" w14:textId="5CACE714"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w:t>
            </w:r>
            <w:ins w:id="481" w:author="Mike Black" w:date="2023-04-06T09:18:00Z">
              <w:r w:rsidR="00A43241">
                <w:rPr>
                  <w:rFonts w:cstheme="minorHAnsi"/>
                  <w:color w:val="000000" w:themeColor="text1"/>
                  <w:sz w:val="24"/>
                </w:rPr>
                <w:t>8</w:t>
              </w:r>
            </w:ins>
            <w:del w:id="482" w:author="Mike Black" w:date="2023-04-06T09:18:00Z">
              <w:r w:rsidRPr="003E3089" w:rsidDel="00A43241">
                <w:rPr>
                  <w:rFonts w:cstheme="minorHAnsi"/>
                  <w:color w:val="000000" w:themeColor="text1"/>
                  <w:sz w:val="24"/>
                </w:rPr>
                <w:delText>77</w:delText>
              </w:r>
            </w:del>
          </w:p>
        </w:tc>
        <w:tc>
          <w:tcPr>
            <w:tcW w:w="0" w:type="auto"/>
          </w:tcPr>
          <w:p w14:paraId="13F54375" w14:textId="09940A5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483" w:author="Mike Black" w:date="2023-04-06T09:19:00Z">
              <w:r w:rsidR="00A43241">
                <w:rPr>
                  <w:rFonts w:cstheme="minorHAnsi"/>
                  <w:color w:val="000000" w:themeColor="text1"/>
                  <w:sz w:val="24"/>
                </w:rPr>
                <w:t>33</w:t>
              </w:r>
            </w:ins>
            <w:del w:id="484" w:author="Mike Black" w:date="2023-04-06T09:19:00Z">
              <w:r w:rsidRPr="003E3089" w:rsidDel="00A43241">
                <w:rPr>
                  <w:rFonts w:cstheme="minorHAnsi"/>
                  <w:color w:val="000000" w:themeColor="text1"/>
                  <w:sz w:val="24"/>
                </w:rPr>
                <w:delText>792</w:delText>
              </w:r>
            </w:del>
          </w:p>
        </w:tc>
      </w:tr>
      <w:tr w:rsidR="00C05785" w:rsidRPr="003E3089" w14:paraId="447E3560" w14:textId="77777777" w:rsidTr="00921D30">
        <w:trPr>
          <w:cnfStyle w:val="000000100000" w:firstRow="0" w:lastRow="0" w:firstColumn="0" w:lastColumn="0" w:oddVBand="0" w:evenVBand="0" w:oddHBand="1" w:evenHBand="0" w:firstRowFirstColumn="0" w:firstRowLastColumn="0" w:lastRowFirstColumn="0" w:lastRowLastColumn="0"/>
          <w:trHeight w:val="369"/>
          <w:trPrChange w:id="485" w:author="Mike Black" w:date="2023-04-06T09:23:00Z">
            <w:trPr>
              <w:trHeight w:val="369"/>
            </w:trPr>
          </w:trPrChange>
        </w:trPr>
        <w:tc>
          <w:tcPr>
            <w:cnfStyle w:val="001000000000" w:firstRow="0" w:lastRow="0" w:firstColumn="1" w:lastColumn="0" w:oddVBand="0" w:evenVBand="0" w:oddHBand="0" w:evenHBand="0" w:firstRowFirstColumn="0" w:firstRowLastColumn="0" w:lastRowFirstColumn="0" w:lastRowLastColumn="0"/>
            <w:tcW w:w="2209" w:type="dxa"/>
            <w:vMerge/>
            <w:tcPrChange w:id="486" w:author="Mike Black" w:date="2023-04-06T09:23:00Z">
              <w:tcPr>
                <w:tcW w:w="0" w:type="dxa"/>
                <w:vMerge/>
              </w:tcPr>
            </w:tcPrChange>
          </w:tcPr>
          <w:p w14:paraId="10990E0B" w14:textId="1E83DB5F"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p>
        </w:tc>
        <w:tc>
          <w:tcPr>
            <w:tcW w:w="1803" w:type="dxa"/>
            <w:tcPrChange w:id="487" w:author="Mike Black" w:date="2023-04-06T09:23:00Z">
              <w:tcPr>
                <w:tcW w:w="0" w:type="dxa"/>
              </w:tcPr>
            </w:tcPrChange>
          </w:tcPr>
          <w:p w14:paraId="5ABC7265" w14:textId="678C4F3E"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Change w:id="488" w:author="Mike Black" w:date="2023-04-06T09:23:00Z">
              <w:tcPr>
                <w:tcW w:w="0" w:type="auto"/>
              </w:tcPr>
            </w:tcPrChange>
          </w:tcPr>
          <w:p w14:paraId="0A7D6197" w14:textId="0A0F2D9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1.03</w:t>
            </w:r>
            <w:del w:id="489" w:author="Mike Black" w:date="2023-04-06T09:19:00Z">
              <w:r w:rsidRPr="003E3089" w:rsidDel="00A43241">
                <w:rPr>
                  <w:rFonts w:cstheme="minorHAnsi"/>
                  <w:color w:val="000000" w:themeColor="text1"/>
                  <w:sz w:val="24"/>
                </w:rPr>
                <w:delText>2</w:delText>
              </w:r>
            </w:del>
          </w:p>
        </w:tc>
        <w:tc>
          <w:tcPr>
            <w:tcW w:w="0" w:type="auto"/>
            <w:tcPrChange w:id="490" w:author="Mike Black" w:date="2023-04-06T09:23:00Z">
              <w:tcPr>
                <w:tcW w:w="0" w:type="auto"/>
              </w:tcPr>
            </w:tcPrChange>
          </w:tcPr>
          <w:p w14:paraId="0715899E" w14:textId="696BF662"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w:t>
            </w:r>
            <w:del w:id="491" w:author="Mike Black" w:date="2023-04-06T09:19:00Z">
              <w:r w:rsidRPr="003E3089" w:rsidDel="00A43241">
                <w:rPr>
                  <w:rFonts w:cstheme="minorHAnsi"/>
                  <w:color w:val="000000" w:themeColor="text1"/>
                  <w:sz w:val="24"/>
                </w:rPr>
                <w:delText>1</w:delText>
              </w:r>
            </w:del>
          </w:p>
        </w:tc>
        <w:tc>
          <w:tcPr>
            <w:tcW w:w="0" w:type="auto"/>
            <w:tcPrChange w:id="492" w:author="Mike Black" w:date="2023-04-06T09:23:00Z">
              <w:tcPr>
                <w:tcW w:w="0" w:type="auto"/>
              </w:tcPr>
            </w:tcPrChange>
          </w:tcPr>
          <w:p w14:paraId="604D28DF" w14:textId="0579704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493" w:author="Mike Black" w:date="2023-04-06T09:19:00Z">
              <w:r w:rsidR="00A43241">
                <w:rPr>
                  <w:rFonts w:cstheme="minorHAnsi"/>
                  <w:color w:val="000000" w:themeColor="text1"/>
                  <w:sz w:val="24"/>
                </w:rPr>
                <w:t>3</w:t>
              </w:r>
            </w:ins>
            <w:del w:id="494" w:author="Mike Black" w:date="2023-04-06T09:19:00Z">
              <w:r w:rsidRPr="003E3089" w:rsidDel="00A43241">
                <w:rPr>
                  <w:rFonts w:cstheme="minorHAnsi"/>
                  <w:color w:val="000000" w:themeColor="text1"/>
                  <w:sz w:val="24"/>
                </w:rPr>
                <w:delText>20</w:delText>
              </w:r>
            </w:del>
          </w:p>
        </w:tc>
      </w:tr>
      <w:tr w:rsidR="00FD2B80" w:rsidRPr="003E3089" w14:paraId="02A641C4"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C54C3BA" w14:textId="77777777" w:rsidR="00326676" w:rsidRPr="003E3089" w:rsidRDefault="00326676" w:rsidP="00326676">
            <w:pPr>
              <w:jc w:val="center"/>
              <w:rPr>
                <w:rFonts w:cstheme="minorHAnsi"/>
                <w:color w:val="000000" w:themeColor="text1"/>
                <w:sz w:val="24"/>
              </w:rPr>
            </w:pPr>
          </w:p>
        </w:tc>
        <w:tc>
          <w:tcPr>
            <w:tcW w:w="1803" w:type="dxa"/>
          </w:tcPr>
          <w:p w14:paraId="3AE5997A" w14:textId="12B83CE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53DAE2C" w14:textId="201C6BDD"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w:t>
            </w:r>
            <w:ins w:id="495" w:author="Mike Black" w:date="2023-04-06T09:19:00Z">
              <w:r w:rsidR="00A43241">
                <w:rPr>
                  <w:rFonts w:cstheme="minorHAnsi"/>
                  <w:color w:val="000000" w:themeColor="text1"/>
                  <w:sz w:val="24"/>
                </w:rPr>
                <w:t>7</w:t>
              </w:r>
            </w:ins>
            <w:del w:id="496" w:author="Mike Black" w:date="2023-04-06T09:19:00Z">
              <w:r w:rsidRPr="003E3089" w:rsidDel="00A43241">
                <w:rPr>
                  <w:rFonts w:cstheme="minorHAnsi"/>
                  <w:color w:val="000000" w:themeColor="text1"/>
                  <w:sz w:val="24"/>
                </w:rPr>
                <w:delText>91</w:delText>
              </w:r>
            </w:del>
          </w:p>
        </w:tc>
        <w:tc>
          <w:tcPr>
            <w:tcW w:w="0" w:type="auto"/>
          </w:tcPr>
          <w:p w14:paraId="7A4F8115" w14:textId="64593AB3"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ins w:id="497" w:author="Mike Black" w:date="2023-04-06T09:19:00Z">
              <w:r w:rsidR="00A43241">
                <w:rPr>
                  <w:rFonts w:cstheme="minorHAnsi"/>
                  <w:color w:val="000000" w:themeColor="text1"/>
                  <w:sz w:val="24"/>
                </w:rPr>
                <w:t>7</w:t>
              </w:r>
            </w:ins>
            <w:del w:id="498" w:author="Mike Black" w:date="2023-04-06T09:19:00Z">
              <w:r w:rsidRPr="003E3089" w:rsidDel="00A43241">
                <w:rPr>
                  <w:rFonts w:cstheme="minorHAnsi"/>
                  <w:color w:val="000000" w:themeColor="text1"/>
                  <w:sz w:val="24"/>
                </w:rPr>
                <w:delText>69</w:delText>
              </w:r>
            </w:del>
          </w:p>
        </w:tc>
        <w:tc>
          <w:tcPr>
            <w:tcW w:w="0" w:type="auto"/>
          </w:tcPr>
          <w:p w14:paraId="5717FE2F" w14:textId="4B60BC4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del w:id="499" w:author="Mike Black" w:date="2023-04-06T09:19:00Z">
              <w:r w:rsidRPr="003E3089" w:rsidDel="00A43241">
                <w:rPr>
                  <w:rFonts w:cstheme="minorHAnsi"/>
                  <w:color w:val="000000" w:themeColor="text1"/>
                  <w:sz w:val="24"/>
                </w:rPr>
                <w:delText>0</w:delText>
              </w:r>
            </w:del>
            <w:ins w:id="500" w:author="Mike Black" w:date="2023-04-06T09:19:00Z">
              <w:r w:rsidR="00A43241">
                <w:rPr>
                  <w:rFonts w:cstheme="minorHAnsi"/>
                  <w:color w:val="000000" w:themeColor="text1"/>
                  <w:sz w:val="24"/>
                </w:rPr>
                <w:t>-0.01</w:t>
              </w:r>
            </w:ins>
            <w:del w:id="501" w:author="Mike Black" w:date="2023-04-06T09:19:00Z">
              <w:r w:rsidRPr="003E3089" w:rsidDel="00A43241">
                <w:rPr>
                  <w:rFonts w:cstheme="minorHAnsi"/>
                  <w:color w:val="000000" w:themeColor="text1"/>
                  <w:sz w:val="24"/>
                </w:rPr>
                <w:delText>.480</w:delText>
              </w:r>
            </w:del>
          </w:p>
        </w:tc>
      </w:tr>
      <w:tr w:rsidR="00C05785" w:rsidRPr="003E3089" w:rsidDel="00921D30" w14:paraId="7B3E273A" w14:textId="264A8628" w:rsidTr="00921D30">
        <w:trPr>
          <w:cnfStyle w:val="000000100000" w:firstRow="0" w:lastRow="0" w:firstColumn="0" w:lastColumn="0" w:oddVBand="0" w:evenVBand="0" w:oddHBand="1" w:evenHBand="0" w:firstRowFirstColumn="0" w:firstRowLastColumn="0" w:lastRowFirstColumn="0" w:lastRowLastColumn="0"/>
          <w:trHeight w:val="351"/>
          <w:del w:id="502" w:author="Mike Black" w:date="2023-04-06T09:23:00Z"/>
          <w:trPrChange w:id="503" w:author="Mike Black" w:date="2023-04-06T09:23:00Z">
            <w:trPr>
              <w:trHeight w:val="351"/>
            </w:trPr>
          </w:trPrChange>
        </w:trPr>
        <w:tc>
          <w:tcPr>
            <w:cnfStyle w:val="001000000000" w:firstRow="0" w:lastRow="0" w:firstColumn="1" w:lastColumn="0" w:oddVBand="0" w:evenVBand="0" w:oddHBand="0" w:evenHBand="0" w:firstRowFirstColumn="0" w:firstRowLastColumn="0" w:lastRowFirstColumn="0" w:lastRowLastColumn="0"/>
            <w:tcW w:w="2209" w:type="dxa"/>
            <w:tcPrChange w:id="504" w:author="Mike Black" w:date="2023-04-06T09:23:00Z">
              <w:tcPr>
                <w:tcW w:w="0" w:type="dxa"/>
              </w:tcPr>
            </w:tcPrChange>
          </w:tcPr>
          <w:p w14:paraId="1AD2F9A4" w14:textId="0BF2761E" w:rsidR="00326676" w:rsidRPr="003E3089" w:rsidDel="00921D30" w:rsidRDefault="00326676" w:rsidP="00326676">
            <w:pPr>
              <w:jc w:val="center"/>
              <w:cnfStyle w:val="001000100000" w:firstRow="0" w:lastRow="0" w:firstColumn="1" w:lastColumn="0" w:oddVBand="0" w:evenVBand="0" w:oddHBand="1" w:evenHBand="0" w:firstRowFirstColumn="0" w:firstRowLastColumn="0" w:lastRowFirstColumn="0" w:lastRowLastColumn="0"/>
              <w:rPr>
                <w:del w:id="505" w:author="Mike Black" w:date="2023-04-06T09:23:00Z"/>
                <w:rFonts w:cstheme="minorHAnsi"/>
                <w:color w:val="000000" w:themeColor="text1"/>
                <w:sz w:val="24"/>
              </w:rPr>
            </w:pPr>
            <w:del w:id="506" w:author="Mike Black" w:date="2023-04-06T09:23:00Z">
              <w:r w:rsidRPr="003E3089" w:rsidDel="00921D30">
                <w:rPr>
                  <w:rFonts w:cstheme="minorHAnsi"/>
                  <w:color w:val="000000" w:themeColor="text1"/>
                  <w:sz w:val="24"/>
                </w:rPr>
                <w:delText>Specificity</w:delText>
              </w:r>
            </w:del>
          </w:p>
        </w:tc>
        <w:tc>
          <w:tcPr>
            <w:tcW w:w="1803" w:type="dxa"/>
            <w:tcPrChange w:id="507" w:author="Mike Black" w:date="2023-04-06T09:23:00Z">
              <w:tcPr>
                <w:tcW w:w="0" w:type="dxa"/>
              </w:tcPr>
            </w:tcPrChange>
          </w:tcPr>
          <w:p w14:paraId="2ABFC173" w14:textId="29BAF21A" w:rsidR="00326676" w:rsidRPr="003E3089" w:rsidDel="00921D30" w:rsidRDefault="00326676" w:rsidP="00326676">
            <w:pPr>
              <w:jc w:val="center"/>
              <w:cnfStyle w:val="000000100000" w:firstRow="0" w:lastRow="0" w:firstColumn="0" w:lastColumn="0" w:oddVBand="0" w:evenVBand="0" w:oddHBand="1" w:evenHBand="0" w:firstRowFirstColumn="0" w:firstRowLastColumn="0" w:lastRowFirstColumn="0" w:lastRowLastColumn="0"/>
              <w:rPr>
                <w:del w:id="508" w:author="Mike Black" w:date="2023-04-06T09:23:00Z"/>
                <w:rFonts w:cstheme="minorHAnsi"/>
                <w:color w:val="000000" w:themeColor="text1"/>
                <w:sz w:val="24"/>
              </w:rPr>
            </w:pPr>
            <w:del w:id="509" w:author="Mike Black" w:date="2023-04-06T09:23:00Z">
              <w:r w:rsidRPr="003E3089" w:rsidDel="00921D30">
                <w:rPr>
                  <w:rFonts w:cstheme="minorHAnsi"/>
                  <w:color w:val="000000" w:themeColor="text1"/>
                  <w:sz w:val="24"/>
                </w:rPr>
                <w:delText>r</w:delText>
              </w:r>
              <w:r w:rsidRPr="003E3089" w:rsidDel="00921D30">
                <w:rPr>
                  <w:rFonts w:cstheme="minorHAnsi"/>
                  <w:color w:val="000000" w:themeColor="text1"/>
                  <w:sz w:val="24"/>
                  <w:vertAlign w:val="superscript"/>
                </w:rPr>
                <w:delText>2</w:delText>
              </w:r>
            </w:del>
          </w:p>
        </w:tc>
        <w:tc>
          <w:tcPr>
            <w:tcW w:w="0" w:type="auto"/>
            <w:tcPrChange w:id="510" w:author="Mike Black" w:date="2023-04-06T09:23:00Z">
              <w:tcPr>
                <w:tcW w:w="0" w:type="auto"/>
              </w:tcPr>
            </w:tcPrChange>
          </w:tcPr>
          <w:p w14:paraId="196D2D73" w14:textId="3F10D432" w:rsidR="00326676" w:rsidRPr="003E3089" w:rsidDel="00921D30" w:rsidRDefault="00326676" w:rsidP="00326676">
            <w:pPr>
              <w:cnfStyle w:val="000000100000" w:firstRow="0" w:lastRow="0" w:firstColumn="0" w:lastColumn="0" w:oddVBand="0" w:evenVBand="0" w:oddHBand="1" w:evenHBand="0" w:firstRowFirstColumn="0" w:firstRowLastColumn="0" w:lastRowFirstColumn="0" w:lastRowLastColumn="0"/>
              <w:rPr>
                <w:del w:id="511" w:author="Mike Black" w:date="2023-04-06T09:23:00Z"/>
                <w:rFonts w:cstheme="minorHAnsi"/>
                <w:color w:val="000000" w:themeColor="text1"/>
                <w:sz w:val="24"/>
              </w:rPr>
            </w:pPr>
            <w:del w:id="512" w:author="Mike Black" w:date="2023-04-06T09:23:00Z">
              <w:r w:rsidRPr="003E3089" w:rsidDel="00921D30">
                <w:rPr>
                  <w:rFonts w:cstheme="minorHAnsi"/>
                  <w:color w:val="000000" w:themeColor="text1"/>
                  <w:sz w:val="24"/>
                </w:rPr>
                <w:delText>6 / 36</w:delText>
              </w:r>
            </w:del>
          </w:p>
        </w:tc>
        <w:tc>
          <w:tcPr>
            <w:tcW w:w="0" w:type="auto"/>
            <w:tcPrChange w:id="513" w:author="Mike Black" w:date="2023-04-06T09:23:00Z">
              <w:tcPr>
                <w:tcW w:w="0" w:type="auto"/>
              </w:tcPr>
            </w:tcPrChange>
          </w:tcPr>
          <w:p w14:paraId="0C7551FF" w14:textId="155D8B77" w:rsidR="00326676" w:rsidRPr="003E3089" w:rsidDel="00921D30" w:rsidRDefault="00326676" w:rsidP="00326676">
            <w:pPr>
              <w:cnfStyle w:val="000000100000" w:firstRow="0" w:lastRow="0" w:firstColumn="0" w:lastColumn="0" w:oddVBand="0" w:evenVBand="0" w:oddHBand="1" w:evenHBand="0" w:firstRowFirstColumn="0" w:firstRowLastColumn="0" w:lastRowFirstColumn="0" w:lastRowLastColumn="0"/>
              <w:rPr>
                <w:del w:id="514" w:author="Mike Black" w:date="2023-04-06T09:23:00Z"/>
                <w:rFonts w:cstheme="minorHAnsi"/>
                <w:color w:val="000000" w:themeColor="text1"/>
                <w:sz w:val="24"/>
              </w:rPr>
            </w:pPr>
            <w:del w:id="515" w:author="Mike Black" w:date="2023-04-06T09:23:00Z">
              <w:r w:rsidRPr="003E3089" w:rsidDel="00921D30">
                <w:rPr>
                  <w:rFonts w:cstheme="minorHAnsi"/>
                  <w:color w:val="000000" w:themeColor="text1"/>
                  <w:sz w:val="24"/>
                </w:rPr>
                <w:delText>6 / 36</w:delText>
              </w:r>
            </w:del>
          </w:p>
        </w:tc>
        <w:tc>
          <w:tcPr>
            <w:tcW w:w="0" w:type="auto"/>
            <w:tcPrChange w:id="516" w:author="Mike Black" w:date="2023-04-06T09:23:00Z">
              <w:tcPr>
                <w:tcW w:w="0" w:type="auto"/>
              </w:tcPr>
            </w:tcPrChange>
          </w:tcPr>
          <w:p w14:paraId="0BD7667A" w14:textId="459CAAA0" w:rsidR="00326676" w:rsidRPr="003E3089" w:rsidDel="00921D30" w:rsidRDefault="00326676" w:rsidP="00326676">
            <w:pPr>
              <w:cnfStyle w:val="000000100000" w:firstRow="0" w:lastRow="0" w:firstColumn="0" w:lastColumn="0" w:oddVBand="0" w:evenVBand="0" w:oddHBand="1" w:evenHBand="0" w:firstRowFirstColumn="0" w:firstRowLastColumn="0" w:lastRowFirstColumn="0" w:lastRowLastColumn="0"/>
              <w:rPr>
                <w:del w:id="517" w:author="Mike Black" w:date="2023-04-06T09:23:00Z"/>
                <w:rFonts w:cstheme="minorHAnsi"/>
                <w:color w:val="000000" w:themeColor="text1"/>
                <w:sz w:val="24"/>
              </w:rPr>
            </w:pPr>
            <w:del w:id="518" w:author="Mike Black" w:date="2023-04-06T09:19:00Z">
              <w:r w:rsidRPr="003E3089" w:rsidDel="00A43241">
                <w:rPr>
                  <w:rFonts w:cstheme="minorHAnsi"/>
                  <w:color w:val="000000" w:themeColor="text1"/>
                  <w:sz w:val="24"/>
                </w:rPr>
                <w:delText>7</w:delText>
              </w:r>
            </w:del>
            <w:del w:id="519" w:author="Mike Black" w:date="2023-04-06T09:23:00Z">
              <w:r w:rsidRPr="003E3089" w:rsidDel="00921D30">
                <w:rPr>
                  <w:rFonts w:cstheme="minorHAnsi"/>
                  <w:color w:val="000000" w:themeColor="text1"/>
                  <w:sz w:val="24"/>
                </w:rPr>
                <w:delText xml:space="preserve"> / 36</w:delText>
              </w:r>
            </w:del>
          </w:p>
        </w:tc>
      </w:tr>
      <w:tr w:rsidR="00FD2B80" w:rsidRPr="003E3089" w:rsidDel="00921D30" w14:paraId="2FBD6AFD" w14:textId="2A9BB084" w:rsidTr="00FD2B80">
        <w:trPr>
          <w:trHeight w:val="351"/>
          <w:del w:id="520" w:author="Mike Black" w:date="2023-04-06T09:23:00Z"/>
        </w:trPr>
        <w:tc>
          <w:tcPr>
            <w:cnfStyle w:val="001000000000" w:firstRow="0" w:lastRow="0" w:firstColumn="1" w:lastColumn="0" w:oddVBand="0" w:evenVBand="0" w:oddHBand="0" w:evenHBand="0" w:firstRowFirstColumn="0" w:firstRowLastColumn="0" w:lastRowFirstColumn="0" w:lastRowLastColumn="0"/>
            <w:tcW w:w="2209" w:type="dxa"/>
          </w:tcPr>
          <w:p w14:paraId="0AA2B427" w14:textId="495B5FE1" w:rsidR="00326676" w:rsidRPr="003E3089" w:rsidDel="00921D30" w:rsidRDefault="00326676" w:rsidP="00326676">
            <w:pPr>
              <w:jc w:val="center"/>
              <w:rPr>
                <w:del w:id="521" w:author="Mike Black" w:date="2023-04-06T09:23:00Z"/>
                <w:rFonts w:cstheme="minorHAnsi"/>
                <w:color w:val="000000" w:themeColor="text1"/>
                <w:sz w:val="24"/>
              </w:rPr>
            </w:pPr>
            <w:del w:id="522" w:author="Mike Black" w:date="2023-04-06T09:23:00Z">
              <w:r w:rsidRPr="003E3089" w:rsidDel="00921D30">
                <w:rPr>
                  <w:rFonts w:cstheme="minorHAnsi"/>
                  <w:color w:val="000000" w:themeColor="text1"/>
                  <w:sz w:val="24"/>
                </w:rPr>
                <w:delText>Sensitivity</w:delText>
              </w:r>
            </w:del>
          </w:p>
        </w:tc>
        <w:tc>
          <w:tcPr>
            <w:tcW w:w="1803" w:type="dxa"/>
          </w:tcPr>
          <w:p w14:paraId="1EE5F4F7" w14:textId="515D9B7E" w:rsidR="00326676" w:rsidRPr="003E3089" w:rsidDel="00921D30" w:rsidRDefault="00326676" w:rsidP="00326676">
            <w:pPr>
              <w:jc w:val="center"/>
              <w:cnfStyle w:val="000000000000" w:firstRow="0" w:lastRow="0" w:firstColumn="0" w:lastColumn="0" w:oddVBand="0" w:evenVBand="0" w:oddHBand="0" w:evenHBand="0" w:firstRowFirstColumn="0" w:firstRowLastColumn="0" w:lastRowFirstColumn="0" w:lastRowLastColumn="0"/>
              <w:rPr>
                <w:del w:id="523" w:author="Mike Black" w:date="2023-04-06T09:23:00Z"/>
                <w:rFonts w:cstheme="minorHAnsi"/>
                <w:color w:val="000000" w:themeColor="text1"/>
                <w:sz w:val="24"/>
              </w:rPr>
            </w:pPr>
            <w:del w:id="524" w:author="Mike Black" w:date="2023-04-06T09:23:00Z">
              <w:r w:rsidRPr="003E3089" w:rsidDel="00921D30">
                <w:rPr>
                  <w:rFonts w:cstheme="minorHAnsi"/>
                  <w:color w:val="000000" w:themeColor="text1"/>
                  <w:sz w:val="24"/>
                </w:rPr>
                <w:delText>RMSE</w:delText>
              </w:r>
            </w:del>
          </w:p>
        </w:tc>
        <w:tc>
          <w:tcPr>
            <w:tcW w:w="0" w:type="auto"/>
          </w:tcPr>
          <w:p w14:paraId="76F3756E" w14:textId="4E2CFCC7" w:rsidR="00326676" w:rsidRPr="003E3089" w:rsidDel="00921D30" w:rsidRDefault="00326676" w:rsidP="00326676">
            <w:pPr>
              <w:cnfStyle w:val="000000000000" w:firstRow="0" w:lastRow="0" w:firstColumn="0" w:lastColumn="0" w:oddVBand="0" w:evenVBand="0" w:oddHBand="0" w:evenHBand="0" w:firstRowFirstColumn="0" w:firstRowLastColumn="0" w:lastRowFirstColumn="0" w:lastRowLastColumn="0"/>
              <w:rPr>
                <w:del w:id="525" w:author="Mike Black" w:date="2023-04-06T09:23:00Z"/>
                <w:rFonts w:cstheme="minorHAnsi"/>
                <w:color w:val="000000" w:themeColor="text1"/>
                <w:sz w:val="24"/>
              </w:rPr>
            </w:pPr>
            <w:del w:id="526" w:author="Mike Black" w:date="2023-04-06T09:23:00Z">
              <w:r w:rsidRPr="003E3089" w:rsidDel="00921D30">
                <w:rPr>
                  <w:rFonts w:cstheme="minorHAnsi"/>
                  <w:color w:val="000000" w:themeColor="text1"/>
                  <w:sz w:val="24"/>
                </w:rPr>
                <w:delText>1 / 12</w:delText>
              </w:r>
            </w:del>
          </w:p>
        </w:tc>
        <w:tc>
          <w:tcPr>
            <w:tcW w:w="0" w:type="auto"/>
          </w:tcPr>
          <w:p w14:paraId="74ECE4A9" w14:textId="68C9156C" w:rsidR="00326676" w:rsidRPr="003E3089" w:rsidDel="00921D30" w:rsidRDefault="00326676" w:rsidP="00326676">
            <w:pPr>
              <w:cnfStyle w:val="000000000000" w:firstRow="0" w:lastRow="0" w:firstColumn="0" w:lastColumn="0" w:oddVBand="0" w:evenVBand="0" w:oddHBand="0" w:evenHBand="0" w:firstRowFirstColumn="0" w:firstRowLastColumn="0" w:lastRowFirstColumn="0" w:lastRowLastColumn="0"/>
              <w:rPr>
                <w:del w:id="527" w:author="Mike Black" w:date="2023-04-06T09:23:00Z"/>
                <w:rFonts w:cstheme="minorHAnsi"/>
                <w:color w:val="000000" w:themeColor="text1"/>
                <w:sz w:val="24"/>
              </w:rPr>
            </w:pPr>
            <w:del w:id="528" w:author="Mike Black" w:date="2023-04-06T09:23:00Z">
              <w:r w:rsidRPr="003E3089" w:rsidDel="00921D30">
                <w:rPr>
                  <w:rFonts w:cstheme="minorHAnsi"/>
                  <w:color w:val="000000" w:themeColor="text1"/>
                  <w:sz w:val="24"/>
                </w:rPr>
                <w:delText>1 / 12</w:delText>
              </w:r>
            </w:del>
          </w:p>
        </w:tc>
        <w:tc>
          <w:tcPr>
            <w:tcW w:w="0" w:type="auto"/>
          </w:tcPr>
          <w:p w14:paraId="3F0D1038" w14:textId="0D239F1C" w:rsidR="00326676" w:rsidRPr="003E3089" w:rsidDel="00921D30" w:rsidRDefault="00326676" w:rsidP="00326676">
            <w:pPr>
              <w:cnfStyle w:val="000000000000" w:firstRow="0" w:lastRow="0" w:firstColumn="0" w:lastColumn="0" w:oddVBand="0" w:evenVBand="0" w:oddHBand="0" w:evenHBand="0" w:firstRowFirstColumn="0" w:firstRowLastColumn="0" w:lastRowFirstColumn="0" w:lastRowLastColumn="0"/>
              <w:rPr>
                <w:del w:id="529" w:author="Mike Black" w:date="2023-04-06T09:23:00Z"/>
                <w:rFonts w:cstheme="minorHAnsi"/>
                <w:color w:val="000000" w:themeColor="text1"/>
                <w:sz w:val="24"/>
              </w:rPr>
            </w:pPr>
            <w:del w:id="530" w:author="Mike Black" w:date="2023-04-06T09:20:00Z">
              <w:r w:rsidRPr="003E3089" w:rsidDel="00A43241">
                <w:rPr>
                  <w:rFonts w:cstheme="minorHAnsi"/>
                  <w:color w:val="000000" w:themeColor="text1"/>
                  <w:sz w:val="24"/>
                </w:rPr>
                <w:delText>0</w:delText>
              </w:r>
            </w:del>
            <w:del w:id="531" w:author="Mike Black" w:date="2023-04-06T09:23:00Z">
              <w:r w:rsidRPr="003E3089" w:rsidDel="00921D30">
                <w:rPr>
                  <w:rFonts w:cstheme="minorHAnsi"/>
                  <w:color w:val="000000" w:themeColor="text1"/>
                  <w:sz w:val="24"/>
                </w:rPr>
                <w:delText xml:space="preserve"> / 12</w:delText>
              </w:r>
            </w:del>
          </w:p>
        </w:tc>
      </w:tr>
    </w:tbl>
    <w:p w14:paraId="693398B5" w14:textId="5AA1D21E" w:rsidR="00326676" w:rsidRDefault="00326676" w:rsidP="00560284">
      <w:pPr>
        <w:spacing w:line="480" w:lineRule="auto"/>
        <w:jc w:val="center"/>
        <w:rPr>
          <w:rFonts w:cstheme="minorHAnsi"/>
        </w:rPr>
      </w:pPr>
      <w:r>
        <w:rPr>
          <w:rFonts w:cstheme="minorHAnsi"/>
        </w:rPr>
        <w:t xml:space="preserve">Table </w:t>
      </w:r>
      <w:ins w:id="532" w:author="Mike Black" w:date="2023-04-05T17:15:00Z">
        <w:r w:rsidR="00916C81">
          <w:rPr>
            <w:rFonts w:cstheme="minorHAnsi"/>
          </w:rPr>
          <w:t>7</w:t>
        </w:r>
      </w:ins>
      <w:del w:id="533" w:author="Mike Black" w:date="2023-04-05T17:15:00Z">
        <w:r w:rsidDel="00916C81">
          <w:rPr>
            <w:rFonts w:cstheme="minorHAnsi"/>
          </w:rPr>
          <w:delText>6</w:delText>
        </w:r>
      </w:del>
      <w:r>
        <w:rPr>
          <w:rFonts w:cstheme="minorHAnsi"/>
        </w:rPr>
        <w:t>. Summary of the simulated motion-affected phantom measurements.</w:t>
      </w:r>
    </w:p>
    <w:p w14:paraId="27BAA681" w14:textId="1A8E377F" w:rsidR="001F3879" w:rsidRPr="003E3089" w:rsidRDefault="00337E99" w:rsidP="003E3089">
      <w:pPr>
        <w:pStyle w:val="Heading1"/>
        <w:spacing w:line="480" w:lineRule="auto"/>
        <w:rPr>
          <w:rFonts w:asciiTheme="minorHAnsi" w:hAnsiTheme="minorHAnsi" w:cstheme="minorHAnsi"/>
        </w:rPr>
      </w:pPr>
      <w:r>
        <w:rPr>
          <w:rFonts w:asciiTheme="minorHAnsi" w:hAnsiTheme="minorHAnsi" w:cstheme="minorHAnsi"/>
        </w:rPr>
        <w:t>4</w:t>
      </w:r>
      <w:r w:rsidR="001F3879" w:rsidRPr="003E3089">
        <w:rPr>
          <w:rFonts w:asciiTheme="minorHAnsi" w:hAnsiTheme="minorHAnsi" w:cstheme="minorHAnsi"/>
        </w:rPr>
        <w:t>. Discussion</w:t>
      </w:r>
    </w:p>
    <w:p w14:paraId="3186C268" w14:textId="148341B4" w:rsidR="00372564" w:rsidRPr="003E3089" w:rsidRDefault="00372564" w:rsidP="003E3089">
      <w:pPr>
        <w:spacing w:line="480" w:lineRule="auto"/>
        <w:rPr>
          <w:rFonts w:cstheme="minorHAnsi"/>
        </w:rPr>
      </w:pPr>
      <w:r w:rsidRPr="00372564">
        <w:rPr>
          <w:rFonts w:cstheme="minorHAnsi"/>
        </w:rPr>
        <w:t>Calcium mass was measured</w:t>
      </w:r>
      <w:r w:rsidR="00452884">
        <w:rPr>
          <w:rFonts w:cstheme="minorHAnsi"/>
        </w:rPr>
        <w:t xml:space="preserve"> on phantoms</w:t>
      </w:r>
      <w:r w:rsidRPr="00372564">
        <w:rPr>
          <w:rFonts w:cstheme="minorHAnsi"/>
        </w:rPr>
        <w:t xml:space="preserve"> </w:t>
      </w:r>
      <w:r w:rsidR="00452884">
        <w:rPr>
          <w:rFonts w:cstheme="minorHAnsi"/>
        </w:rPr>
        <w:t>with</w:t>
      </w:r>
      <w:r w:rsidRPr="00372564">
        <w:rPr>
          <w:rFonts w:cstheme="minorHAnsi"/>
        </w:rPr>
        <w:t xml:space="preserve"> different patient sizes, kVs, calcium sizes, and calcium densities, with and without motion</w:t>
      </w:r>
      <w:r w:rsidR="00452884">
        <w:rPr>
          <w:rFonts w:cstheme="minorHAnsi"/>
        </w:rPr>
        <w:t xml:space="preserve">. These results were then </w:t>
      </w:r>
      <w:r w:rsidRPr="00372564">
        <w:rPr>
          <w:rFonts w:cstheme="minorHAnsi"/>
        </w:rPr>
        <w:t>validated in a subset of physical phantom scans</w:t>
      </w:r>
      <w:r w:rsidR="009B1D44">
        <w:rPr>
          <w:rFonts w:cstheme="minorHAnsi"/>
        </w:rPr>
        <w:t xml:space="preserve">, </w:t>
      </w:r>
      <w:r w:rsidRPr="00372564">
        <w:rPr>
          <w:rFonts w:cstheme="minorHAnsi"/>
        </w:rPr>
        <w:t>acquired by Praagh et al.</w:t>
      </w:r>
      <w:r w:rsidR="009B1D44">
        <w:rPr>
          <w:rFonts w:cstheme="minorHAnsi"/>
        </w:rPr>
        <w:t xml:space="preserve"> </w:t>
      </w:r>
      <w:r w:rsidR="009B1D44">
        <w:rPr>
          <w:rFonts w:cstheme="minorHAnsi"/>
        </w:rPr>
        <w:fldChar w:fldCharType="begin"/>
      </w:r>
      <w:r w:rsidR="00FB47AE">
        <w:rPr>
          <w:rFonts w:cstheme="minorHAnsi"/>
        </w:rPr>
        <w:instrText xml:space="preserve"> ADDIN ZOTERO_ITEM CSL_CITATION {"citationID":"D4Ag2F4u","properties":{"formattedCitation":"\\super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9B1D44">
        <w:rPr>
          <w:rFonts w:cstheme="minorHAnsi"/>
        </w:rPr>
        <w:fldChar w:fldCharType="separate"/>
      </w:r>
      <w:r w:rsidR="00FB47AE" w:rsidRPr="00FB47AE">
        <w:rPr>
          <w:rFonts w:ascii="Calibri" w:cs="Calibri"/>
          <w:vertAlign w:val="superscript"/>
        </w:rPr>
        <w:t>15</w:t>
      </w:r>
      <w:r w:rsidR="009B1D44">
        <w:rPr>
          <w:rFonts w:cstheme="minorHAnsi"/>
        </w:rPr>
        <w:fldChar w:fldCharType="end"/>
      </w:r>
      <w:r w:rsidRPr="00372564">
        <w:rPr>
          <w:rFonts w:cstheme="minorHAnsi"/>
        </w:rPr>
        <w:t>. The calculated calcium mass was compared against the known mass of the calcium inserts</w:t>
      </w:r>
      <w:r w:rsidR="00A1644B">
        <w:rPr>
          <w:rFonts w:cstheme="minorHAnsi"/>
        </w:rPr>
        <w:t xml:space="preserve">. </w:t>
      </w:r>
      <w:r w:rsidRPr="00372564">
        <w:rPr>
          <w:rFonts w:cstheme="minorHAnsi"/>
        </w:rPr>
        <w:t>The results indicate that integrated calcium mass and volume fraction calcium mass are more accurate, reproducible, sensitive, and specific than Agatston scoring (Table</w:t>
      </w:r>
      <w:r w:rsidR="00521D29">
        <w:rPr>
          <w:rFonts w:cstheme="minorHAnsi"/>
        </w:rPr>
        <w:t>s</w:t>
      </w:r>
      <w:r w:rsidRPr="00372564">
        <w:rPr>
          <w:rFonts w:cstheme="minorHAnsi"/>
        </w:rPr>
        <w:t xml:space="preserve"> </w:t>
      </w:r>
      <w:ins w:id="534" w:author="Mike Black" w:date="2023-04-05T17:16:00Z">
        <w:r w:rsidR="00916C81">
          <w:rPr>
            <w:rFonts w:cstheme="minorHAnsi"/>
          </w:rPr>
          <w:t>5</w:t>
        </w:r>
      </w:ins>
      <w:del w:id="535" w:author="Mike Black" w:date="2023-04-05T17:16:00Z">
        <w:r w:rsidRPr="00372564" w:rsidDel="00916C81">
          <w:rPr>
            <w:rFonts w:cstheme="minorHAnsi"/>
          </w:rPr>
          <w:delText>4</w:delText>
        </w:r>
      </w:del>
      <w:r w:rsidR="00521D29">
        <w:rPr>
          <w:rFonts w:cstheme="minorHAnsi"/>
        </w:rPr>
        <w:t xml:space="preserve">, </w:t>
      </w:r>
      <w:ins w:id="536" w:author="Mike Black" w:date="2023-04-05T17:17:00Z">
        <w:r w:rsidR="00916C81">
          <w:rPr>
            <w:rFonts w:cstheme="minorHAnsi"/>
          </w:rPr>
          <w:t>6</w:t>
        </w:r>
      </w:ins>
      <w:del w:id="537" w:author="Mike Black" w:date="2023-04-05T17:17:00Z">
        <w:r w:rsidR="00521D29" w:rsidDel="00916C81">
          <w:rPr>
            <w:rFonts w:cstheme="minorHAnsi"/>
          </w:rPr>
          <w:delText>5</w:delText>
        </w:r>
      </w:del>
      <w:r w:rsidR="00521D29">
        <w:rPr>
          <w:rFonts w:cstheme="minorHAnsi"/>
        </w:rPr>
        <w:t xml:space="preserve">, and </w:t>
      </w:r>
      <w:ins w:id="538" w:author="Mike Black" w:date="2023-04-05T17:17:00Z">
        <w:r w:rsidR="00916C81">
          <w:rPr>
            <w:rFonts w:cstheme="minorHAnsi"/>
          </w:rPr>
          <w:t>7</w:t>
        </w:r>
      </w:ins>
      <w:del w:id="539" w:author="Mike Black" w:date="2023-04-05T17:17:00Z">
        <w:r w:rsidR="00521D29" w:rsidDel="00916C81">
          <w:rPr>
            <w:rFonts w:cstheme="minorHAnsi"/>
          </w:rPr>
          <w:delText>6</w:delText>
        </w:r>
      </w:del>
      <w:r w:rsidRPr="00372564">
        <w:rPr>
          <w:rFonts w:cstheme="minorHAnsi"/>
        </w:rPr>
        <w:t>).</w:t>
      </w:r>
    </w:p>
    <w:p w14:paraId="07AFD086" w14:textId="77777777" w:rsidR="003E3089" w:rsidRPr="00372564" w:rsidRDefault="003E3089" w:rsidP="003E3089">
      <w:pPr>
        <w:spacing w:line="480" w:lineRule="auto"/>
        <w:rPr>
          <w:rFonts w:cstheme="minorHAnsi"/>
        </w:rPr>
      </w:pPr>
    </w:p>
    <w:p w14:paraId="19DCEF51" w14:textId="4FE300BF" w:rsidR="00372564" w:rsidRPr="003E3089" w:rsidRDefault="00372564" w:rsidP="003E3089">
      <w:pPr>
        <w:spacing w:line="480" w:lineRule="auto"/>
        <w:rPr>
          <w:rFonts w:cstheme="minorHAnsi"/>
        </w:rPr>
      </w:pPr>
      <w:r w:rsidRPr="00372564">
        <w:rPr>
          <w:rFonts w:cstheme="minorHAnsi"/>
        </w:rPr>
        <w:t xml:space="preserve">Agatston scoring has commonly been used in the past for predicting patient outcomes. However, a limitation of Agatston scoring is that it's only defined at 120 kV, and a threshold of 130 HU is commonly used for calcium detection. However, the calcium attenuation coefficient is energy dependent, which makes scoring challenging when images are acquired at lower kVs, to reduce patient radiation dose. Recent reports have introduced correction factors for calcium measurements at lower kVs </w:t>
      </w:r>
      <w:r w:rsidR="00A1644B">
        <w:rPr>
          <w:rFonts w:cstheme="minorHAnsi"/>
        </w:rPr>
        <w:fldChar w:fldCharType="begin"/>
      </w:r>
      <w:r w:rsidR="00FB47AE">
        <w:rPr>
          <w:rFonts w:cstheme="minorHAnsi"/>
        </w:rPr>
        <w:instrText xml:space="preserve"> ADDIN ZOTERO_ITEM CSL_CITATION {"citationID":"QtsTCkI1","properties":{"formattedCitation":"\\super 20,21\\nosupersub{}","plainCitation":"20,21","noteIndex":0},"citationItems":[{"id":351,"uris":["http://zotero.org/users/6884353/items/SV9VWHIX"],"itemData":{"id":351,"type":"article-journal","abstract":"BACKGROUND: Technical advances to minimize radiation exposure because of imaging are in accord with the \"as low as reasonably achievable\" principle.\nOBJECTIVE: We aimed to determine whether coronary calcium scoring (CCS) by multidetector CT at a tube voltage of 100 kVp yields comparable results to the standard 120-kVp protocol while reducing radiation dose.\nMETHODS: Sixty consecutive outpatients were scanned with a dual-source CT scanner with both the120- and 100-kVp protocols. The calcium threshold was 130 Hounsfield units (HUs) for 120 kVp and 147 HU for 100 kVp, as determined from phantom data. All 100-kVp scans were scored by an experienced reader blinded to 120-kVp data.\nRESULTS: Image quality was comparable for 100- and 120- kVp scans. Mean Agatston scores for 100 and 120 kVp were 189 +/- 484 and 189 +/- 498 (P = 0.92), with perfect correlation (r = 1.0; P &lt; 0.0001; 95% limits of agreement, -36 to 37; bias, 0.6). Mean coronary calcium volume scores for 100 and 120 kVp were 143 +/- 370 mm(3) and 149 +/- 392 mm(3) (P = 0.26), with perfect correlation (r = 1.0; P &lt; 0.0001; 95% limits of agreement, -35 to 32 mm(3); bias, -1.4 mm(3)). The mean absolute difference for Agatston scores between the protocols was 16.9, with excellent agreement (kappa = 0.95; P &lt; 0.0001). Mean effective radiation dose for the 100-kVp protocol was significantly lower (1.17 mSv versus 1.70 mSv; P &lt; 0.0001).\nCONCLUSION: A reduced tube current protocol using 100 kVp gives equivalent CCS results at reduced radiation exposure compared with a standard protocol at 120 kVp.","container-title":"Journal of Cardiovascular Computed Tomography","DOI":"10.1016/j.jcct.2009.10.002","ISSN":"1876-861X","issue":"6","journalAbbreviation":"J Cardiovasc Comput Tomogr","language":"eng","note":"PMID: 20083060","page":"394-400","source":"PubMed","title":"Coronary artery calcium scoring using a reduced tube voltage and radiation dose protocol with dual-source computed tomography","volume":"3","author":[{"family":"Nakazato","given":"Ryo"},{"family":"Dey","given":"Damini"},{"family":"Gutstein","given":"Ariel"},{"family":"Le Meunier","given":"Ludovic"},{"family":"Cheng","given":"Victor Y."},{"family":"Pimentel","given":"Raymond"},{"family":"Paz","given":"William"},{"family":"Hayes","given":"Sean W."},{"family":"Thomson","given":"Louise E. J."},{"family":"Friedman","given":"John D."},{"family":"Berman","given":"Daniel S."}],"issued":{"date-parts":[["2009",12]]}}},{"id":353,"uris":["http://zotero.org/users/6884353/items/EGIJW3RH"],"itemData":{"id":353,"type":"article-journal","abstract":"OBJECTIVES: Although the Agatston score is a commonly used quantification method, rescan reproducibility is suboptimal, and different CT scanners result in different scores. In 2007, McCollough et al (Radiology 2007;243:527-538) proposed a standard for coronary artery calcium quantification. Advancements in CT technology over the last decade, however, allow for improved acquisition and reconstruction methods. This study aims to investigate the feasibility of a reproducible reduced dose alternative of the standardized approach for coronary artery calcium quantification on state-of-the-art CT systems from 4 major vendors.\nMATERIALS AND METHODS: An anthropomorphic phantom containing 9 calcifications and 2 extension rings were used. Images were acquired with 4 state-of-the-art CT systems using routine protocols and a variety of tube voltages (80-120 kV), tube currents (100% to 25% dose levels), slice thicknesses (3/2.5 and 1/1.25 mm), and reconstruction techniques (filtered back projection and iterative reconstruction). Every protocol was scanned 5 times after repositioning the phantom to assess reproducibility. Calcifications were quantified as Agatston scores.\nRESULTS: Reducing tube voltage to 100 kV, dose to 75%, and slice thickness to 1 or 1.25 mm combined with higher iterative reconstruction levels resulted in an on average 36% lower intrascanner variability (interquartile range) compared with the standard 120 kV protocol. Interscanner variability per phantom size decreased by 34% on average. With the standard protocol, on average, 6.2 ± 0.4 calcifications were detected, whereas 7.0 ± 0.4 were detected with the proposed protocol. Pairwise comparisons of Agatston scores between scanners within the same phantom size demonstrated 3 significantly different comparisons at the standard protocol (P &lt; 0.05), whereas no significantly different comparisons arose at the proposed protocol (P &gt; 0.05).\nCONCLUSIONS: On state-of-the-art CT systems of 4 different vendors, a 25% reduced dose, thin-slice calcium scoring protocol led to improved intrascanner and interscanner reproducibility and increased detectability of small and low-density calcifications in this phantom. The protocol should be extensively validated before clinical use, but it could potentially improve clinical interscanner/interinstitutional reproducibility and enable more consistent risk assessment and treatment strategies.","container-title":"Investigative Radiology","DOI":"10.1097/RLI.0000000000000808","ISSN":"1536-0210","issue":"1","journalAbbreviation":"Invest Radiol","language":"eng","note":"PMID: 34261083","page":"13-22","source":"PubMed","title":"Coronary Artery Calcium Scoring: Toward a New Standard","title-short":"Coronary Artery Calcium Scoring","volume":"57","author":[{"family":"Praagh","given":"Gijs D.","non-dropping-particle":"van"},{"family":"Wang","given":"Jia"},{"family":"Werf","given":"Niels R.","non-dropping-particle":"van der"},{"family":"Greuter","given":"Marcel J. W."},{"family":"Mastrodicasa","given":"Domenico"},{"family":"Nieman","given":"Koen"},{"family":"Hamersvelt","given":"Robbert W.","non-dropping-particle":"van"},{"family":"Oostveen","given":"Luuk J."},{"family":"Lange","given":"Frank","non-dropping-particle":"de"},{"family":"Slart","given":"Riemer H. J. A."},{"family":"Leiner","given":"Tim"},{"family":"Fleischmann","given":"Dominik"},{"family":"Willemink","given":"Martin J."}],"issued":{"date-parts":[["2022",1,1]]}}}],"schema":"https://github.com/citation-style-language/schema/raw/master/csl-citation.json"} </w:instrText>
      </w:r>
      <w:r w:rsidR="00A1644B">
        <w:rPr>
          <w:rFonts w:cstheme="minorHAnsi"/>
        </w:rPr>
        <w:fldChar w:fldCharType="separate"/>
      </w:r>
      <w:r w:rsidR="00FB47AE" w:rsidRPr="00FB47AE">
        <w:rPr>
          <w:rFonts w:ascii="Calibri" w:cs="Calibri"/>
          <w:vertAlign w:val="superscript"/>
        </w:rPr>
        <w:t>20,21</w:t>
      </w:r>
      <w:r w:rsidR="00A1644B">
        <w:rPr>
          <w:rFonts w:cstheme="minorHAnsi"/>
        </w:rPr>
        <w:fldChar w:fldCharType="end"/>
      </w:r>
      <w:r w:rsidRPr="00372564">
        <w:rPr>
          <w:rFonts w:cstheme="minorHAnsi"/>
        </w:rPr>
        <w:t>. Another limitation of a thresholding approach for calcium</w:t>
      </w:r>
      <w:r w:rsidR="00A1644B">
        <w:rPr>
          <w:rFonts w:cstheme="minorHAnsi"/>
        </w:rPr>
        <w:t xml:space="preserve"> </w:t>
      </w:r>
      <w:r w:rsidRPr="00372564">
        <w:rPr>
          <w:rFonts w:cstheme="minorHAnsi"/>
        </w:rPr>
        <w:t xml:space="preserve">measurement is that it is affected by partial volume </w:t>
      </w:r>
      <w:r w:rsidRPr="00372564">
        <w:rPr>
          <w:rFonts w:cstheme="minorHAnsi"/>
        </w:rPr>
        <w:lastRenderedPageBreak/>
        <w:t xml:space="preserve">effect and motion. </w:t>
      </w:r>
      <w:r w:rsidR="00A1644B">
        <w:rPr>
          <w:rFonts w:cstheme="minorHAnsi"/>
        </w:rPr>
        <w:t>This paper introduces</w:t>
      </w:r>
      <w:r w:rsidRPr="00372564">
        <w:rPr>
          <w:rFonts w:cstheme="minorHAnsi"/>
        </w:rPr>
        <w:t xml:space="preserve"> two new methods for calcium mass quantification based on integrated intensity (HU) and volume fraction that address the above limitations.</w:t>
      </w:r>
    </w:p>
    <w:p w14:paraId="592BE95E" w14:textId="77777777" w:rsidR="003E3089" w:rsidRPr="00372564" w:rsidRDefault="003E3089" w:rsidP="003E3089">
      <w:pPr>
        <w:spacing w:line="480" w:lineRule="auto"/>
        <w:rPr>
          <w:rFonts w:cstheme="minorHAnsi"/>
        </w:rPr>
      </w:pPr>
    </w:p>
    <w:p w14:paraId="4BD5C09B" w14:textId="0E8A0740" w:rsidR="00372564" w:rsidRPr="003E3089" w:rsidRDefault="00372564" w:rsidP="003E3089">
      <w:pPr>
        <w:spacing w:line="480" w:lineRule="auto"/>
        <w:rPr>
          <w:rFonts w:cstheme="minorHAnsi"/>
        </w:rPr>
      </w:pPr>
      <w:r w:rsidRPr="00372564">
        <w:rPr>
          <w:rFonts w:cstheme="minorHAnsi"/>
        </w:rPr>
        <w:t xml:space="preserve">Previous studies have shown that up to 5% of patients with suspected zero CAC (CAC=0) </w:t>
      </w:r>
      <w:r w:rsidR="00D40296">
        <w:rPr>
          <w:rFonts w:cstheme="minorHAnsi"/>
        </w:rPr>
        <w:t xml:space="preserve">within a ten-year follow up period </w:t>
      </w:r>
      <w:r w:rsidRPr="00372564">
        <w:rPr>
          <w:rFonts w:cstheme="minorHAnsi"/>
        </w:rPr>
        <w:t xml:space="preserve">will experience </w:t>
      </w:r>
      <w:r w:rsidRPr="006F1D08">
        <w:rPr>
          <w:rFonts w:cstheme="minorHAnsi"/>
        </w:rPr>
        <w:t>MACE,</w:t>
      </w:r>
      <w:r w:rsidRPr="00372564">
        <w:rPr>
          <w:rFonts w:cstheme="minorHAnsi"/>
        </w:rPr>
        <w:t xml:space="preserve"> despite no detectible calcium by Agatston scoring </w:t>
      </w:r>
      <w:r w:rsidR="00D40296">
        <w:rPr>
          <w:rFonts w:cstheme="minorHAnsi"/>
        </w:rPr>
        <w:fldChar w:fldCharType="begin"/>
      </w:r>
      <w:r w:rsidR="00FB47AE">
        <w:rPr>
          <w:rFonts w:cstheme="minorHAnsi"/>
        </w:rPr>
        <w:instrText xml:space="preserve"> ADDIN ZOTERO_ITEM CSL_CITATION {"citationID":"WHboAIeR","properties":{"formattedCitation":"\\super 22\\nosupersub{}","plainCitation":"22","noteIndex":0},"citationItems":[{"id":303,"uris":["http://zotero.org/users/6884353/items/UYU8JQQV"],"itemData":{"id":303,"type":"article-journal","abstract":"While coronary artery calcium (CAC) has been extensively validated for predicting clinical events, most outcome studies of CAC have evaluated coronary heart disease (CHD) rather than atherosclerotic cardiovascular disease (ASCVD) events (including stroke). Also, virtually all CAC studies are of short- or intermediate-term follow-up, so studies across multi-ethnic cohorts with long-term follow-up are warranted prior to widespread clinical use. We sought to evaluate the contribution of CAC using the population-based MESA cohort with over 10 years of follow-up for ASCVD events, and whether the association of CAC with events varied by sex, race/ethnicity, or age category.We utilized MESA, a prospective multi-ethnic cohort study of 6814 participants (51% women), aged 45–84 years, free of clinical CVD at baseline. We evaluated the relationship between CAC and incident ASCVD using Cox regression models adjusted for age, race/ethnicity, sex, education, income, cigarette smoking status, low-density lipoprotein cholesterol, high-density lipoprotein cholesterol, diabetes, lipid-lowering medication, systolic blood pressure, antihypertensive medication, intentional physical exercise, and body mass index. Only the first event for each individual was used in the analysis. Overall, 500 incident ASCVD (7.4%) events were observed in the total study population over a median of 11.1 years. Hard ASCVD included 217 myocardial infarction, 188 strokes (not transient ischaemic attack), 13 resuscitated cardiac arrest, and 82 CHD deaths. Event rates in those with CAC = 0 Agatston units ranged from 1.3% to 5.6%, while for those with CAC &amp;gt; 300, the 10-year event rates ranged from 13.1% to 25.6% across different age, gender, and racial subgroups. At 10 years of follow-up, all participants with CAC &amp;gt; 100 were estimated to have &amp;gt;7.5% risk regardless of demographic subset. Ten-year ASCVD event rates increased steadily across CAC categories regardless of age, sex, or race/ethnicity. For each doubling of CAC, we estimated a 14% relative increment in ASCVD risk, holding all other risk factors constant. This association was not significantly modified by age, sex, race/ethnicity, or baseline lipid-lowering use.Coronary artery calcium is associated strongly and in a graded fashion with 10-year risk of incident ASCVD as it is for CHD, independent of standard risk factors, and similarly by age, gender, and ethnicity. While 10-year event rates in those with CAC = 0 were almost exclusively below 5%, those with CAC ≥ 100 were consistently above 7.5%, making these potentially valuable cutpoints for the consideration of preventive therapies. Coronary artery calcium strongly predicts risk with the same magnitude of effect in all races, age groups, and both sexes, which makes it among the most useful markers for predicting ASCVD risk.","container-title":"European Heart Journal","DOI":"10.1093/eurheartj/ehy217","ISSN":"0195-668X","issue":"25","journalAbbreviation":"European Heart Journal","page":"2401-2408","source":"Silverchair","title":"Ten-year association of coronary artery calcium with atherosclerotic cardiovascular disease (ASCVD) events: the multi-ethnic study of atherosclerosis (MESA)","title-short":"Ten-year association of coronary artery calcium with atherosclerotic cardiovascular disease (ASCVD) events","volume":"39","author":[{"family":"Budoff","given":"Matthew J"},{"family":"Young","given":"Rebekah"},{"family":"Burke","given":"Gregory"},{"family":"Jeffrey Carr","given":"J"},{"family":"Detrano","given":"Robert C"},{"family":"Folsom","given":"Aaron R"},{"family":"Kronmal","given":"Richard"},{"family":"Lima","given":"Joao A C"},{"family":"Liu","given":"Kiang J"},{"family":"McClelland","given":"Robyn L"},{"family":"Michos","given":"Erin"},{"family":"Post","given":"Wendy S"},{"family":"Shea","given":"Steven"},{"family":"Watson","given":"Karol E"},{"family":"Wong","given":"Nathan D"}],"issued":{"date-parts":[["2018",7,1]]}}}],"schema":"https://github.com/citation-style-language/schema/raw/master/csl-citation.json"} </w:instrText>
      </w:r>
      <w:r w:rsidR="00D40296">
        <w:rPr>
          <w:rFonts w:cstheme="minorHAnsi"/>
        </w:rPr>
        <w:fldChar w:fldCharType="separate"/>
      </w:r>
      <w:r w:rsidR="00FB47AE" w:rsidRPr="00FB47AE">
        <w:rPr>
          <w:rFonts w:ascii="Calibri" w:cs="Calibri"/>
          <w:vertAlign w:val="superscript"/>
        </w:rPr>
        <w:t>22</w:t>
      </w:r>
      <w:r w:rsidR="00D40296">
        <w:rPr>
          <w:rFonts w:cstheme="minorHAnsi"/>
        </w:rPr>
        <w:fldChar w:fldCharType="end"/>
      </w:r>
      <w:r w:rsidRPr="00372564">
        <w:rPr>
          <w:rFonts w:cstheme="minorHAnsi"/>
        </w:rPr>
        <w:t xml:space="preserve">. One question arises whether these patients had </w:t>
      </w:r>
      <w:r w:rsidR="00102416">
        <w:rPr>
          <w:rFonts w:cstheme="minorHAnsi"/>
        </w:rPr>
        <w:t>un</w:t>
      </w:r>
      <w:r w:rsidR="00102416" w:rsidRPr="00372564">
        <w:rPr>
          <w:rFonts w:cstheme="minorHAnsi"/>
        </w:rPr>
        <w:t xml:space="preserve">detectable </w:t>
      </w:r>
      <w:r w:rsidRPr="00372564">
        <w:rPr>
          <w:rFonts w:cstheme="minorHAnsi"/>
        </w:rPr>
        <w:t xml:space="preserve">calcium by traditional Agatston scoring or simply no calcium. Integrated calcium mass, volume fraction calcium mass, and spatially weighted calcium scoring attempt to address this concern by removing the intensity thresholding requirements of standard Agatston scoring. This study shows that integrated calcium mass and volume fraction calcium mass are more sensitive to low-density calcifications than spatially weighted calcium scoring and Agatston scoring. The results showed that the percentage of false-negative (CAC=0) scores on the stationary simulated phantom were </w:t>
      </w:r>
      <w:ins w:id="540" w:author="Mike Black" w:date="2023-04-06T09:30:00Z">
        <w:r w:rsidR="00D34FA3">
          <w:rPr>
            <w:rFonts w:cstheme="minorHAnsi"/>
          </w:rPr>
          <w:t>7.87</w:t>
        </w:r>
      </w:ins>
      <w:del w:id="541" w:author="Mike Black" w:date="2023-04-06T09:30:00Z">
        <w:r w:rsidR="00D22290" w:rsidDel="00D34FA3">
          <w:rPr>
            <w:rFonts w:cstheme="minorHAnsi"/>
          </w:rPr>
          <w:delText>9.722</w:delText>
        </w:r>
      </w:del>
      <w:r w:rsidRPr="00372564">
        <w:rPr>
          <w:rFonts w:cstheme="minorHAnsi"/>
        </w:rPr>
        <w:t xml:space="preserve">, </w:t>
      </w:r>
      <w:r w:rsidR="00D22290">
        <w:rPr>
          <w:rFonts w:cstheme="minorHAnsi"/>
        </w:rPr>
        <w:t>10.1</w:t>
      </w:r>
      <w:ins w:id="542" w:author="Mike Black" w:date="2023-04-06T09:30:00Z">
        <w:r w:rsidR="00D34FA3">
          <w:rPr>
            <w:rFonts w:cstheme="minorHAnsi"/>
          </w:rPr>
          <w:t>9</w:t>
        </w:r>
      </w:ins>
      <w:del w:id="543" w:author="Mike Black" w:date="2023-04-06T09:30:00Z">
        <w:r w:rsidR="00D22290" w:rsidDel="00D34FA3">
          <w:rPr>
            <w:rFonts w:cstheme="minorHAnsi"/>
          </w:rPr>
          <w:delText>85</w:delText>
        </w:r>
      </w:del>
      <w:r w:rsidRPr="00372564">
        <w:rPr>
          <w:rFonts w:cstheme="minorHAnsi"/>
        </w:rPr>
        <w:t xml:space="preserve">, </w:t>
      </w:r>
      <w:r w:rsidR="00D22290">
        <w:rPr>
          <w:rFonts w:cstheme="minorHAnsi"/>
        </w:rPr>
        <w:t>0.0</w:t>
      </w:r>
      <w:r w:rsidRPr="00372564">
        <w:rPr>
          <w:rFonts w:cstheme="minorHAnsi"/>
        </w:rPr>
        <w:t xml:space="preserve">, and </w:t>
      </w:r>
      <w:ins w:id="544" w:author="Mike Black" w:date="2023-04-06T09:30:00Z">
        <w:r w:rsidR="00D34FA3">
          <w:rPr>
            <w:rFonts w:cstheme="minorHAnsi"/>
          </w:rPr>
          <w:t>40.74</w:t>
        </w:r>
      </w:ins>
      <w:del w:id="545" w:author="Mike Black" w:date="2023-04-06T09:30:00Z">
        <w:r w:rsidRPr="00372564" w:rsidDel="00D34FA3">
          <w:rPr>
            <w:rFonts w:cstheme="minorHAnsi"/>
          </w:rPr>
          <w:delText>38.889</w:delText>
        </w:r>
      </w:del>
      <w:r w:rsidRPr="00372564">
        <w:rPr>
          <w:rFonts w:cstheme="minorHAnsi"/>
        </w:rPr>
        <w:t xml:space="preserve"> for integrated calcium mass, volume fraction calcium mass, spatially weighted calcium scoring, and Agatston scoring, respectively (Figure 6). </w:t>
      </w:r>
      <w:r w:rsidR="00DD57BE">
        <w:rPr>
          <w:rFonts w:cstheme="minorHAnsi"/>
        </w:rPr>
        <w:t xml:space="preserve">Compared to the existing techniques, the substantial reduction in false-negative (CAC=0) masses for the integrated calcium mass and volume fraction calcium mass </w:t>
      </w:r>
      <w:r w:rsidRPr="00372564">
        <w:rPr>
          <w:rFonts w:cstheme="minorHAnsi"/>
        </w:rPr>
        <w:t>techniques will help address the current limitation for patients with false-negative (CAC=0) scores.</w:t>
      </w:r>
    </w:p>
    <w:p w14:paraId="38B5426E" w14:textId="77777777" w:rsidR="003E3089" w:rsidRPr="00372564" w:rsidRDefault="003E3089" w:rsidP="003E3089">
      <w:pPr>
        <w:spacing w:line="480" w:lineRule="auto"/>
        <w:rPr>
          <w:rFonts w:cstheme="minorHAnsi"/>
        </w:rPr>
      </w:pPr>
    </w:p>
    <w:p w14:paraId="624ACD67" w14:textId="3BEFC18B" w:rsidR="00372564" w:rsidRDefault="00372564" w:rsidP="003E3089">
      <w:pPr>
        <w:spacing w:line="480" w:lineRule="auto"/>
        <w:rPr>
          <w:rFonts w:cstheme="minorHAnsi"/>
        </w:rPr>
      </w:pPr>
      <w:r w:rsidRPr="00372564">
        <w:rPr>
          <w:rFonts w:cstheme="minorHAnsi"/>
        </w:rPr>
        <w:t xml:space="preserve">The integrated calcium mass and volume fraction calcium mass techniques can detect calcifications that are currently </w:t>
      </w:r>
      <w:r w:rsidR="007D697A">
        <w:rPr>
          <w:rFonts w:cstheme="minorHAnsi"/>
        </w:rPr>
        <w:t>un</w:t>
      </w:r>
      <w:r w:rsidRPr="00372564">
        <w:rPr>
          <w:rFonts w:cstheme="minorHAnsi"/>
        </w:rPr>
        <w:t xml:space="preserve">detectable by the Agatston scoring approach due to its thresholding requirement. Furthermore, a previous study has shown that calcium volume was positively and independently associated with </w:t>
      </w:r>
      <w:r w:rsidR="00B03F77">
        <w:rPr>
          <w:rFonts w:cstheme="minorHAnsi"/>
        </w:rPr>
        <w:t>MACE</w:t>
      </w:r>
      <w:r w:rsidRPr="00372564">
        <w:rPr>
          <w:rFonts w:cstheme="minorHAnsi"/>
        </w:rPr>
        <w:t xml:space="preserve"> risk, and calcium density was inversely associated with </w:t>
      </w:r>
      <w:r w:rsidR="00B03F77">
        <w:rPr>
          <w:rFonts w:cstheme="minorHAnsi"/>
        </w:rPr>
        <w:t>MACE</w:t>
      </w:r>
      <w:r w:rsidRPr="00372564">
        <w:rPr>
          <w:rFonts w:cstheme="minorHAnsi"/>
        </w:rPr>
        <w:t xml:space="preserve"> risk </w:t>
      </w:r>
      <w:r w:rsidR="000209E2">
        <w:rPr>
          <w:rFonts w:cstheme="minorHAnsi"/>
        </w:rPr>
        <w:fldChar w:fldCharType="begin"/>
      </w:r>
      <w:r w:rsidR="00FB47AE">
        <w:rPr>
          <w:rFonts w:cstheme="minorHAnsi"/>
        </w:rPr>
        <w:instrText xml:space="preserve"> ADDIN ZOTERO_ITEM CSL_CITATION {"citationID":"jLEPO7SJ","properties":{"formattedCitation":"\\super 23\\nosupersub{}","plainCitation":"23","noteIndex":0},"citationItems":[{"id":427,"uris":["http://zotero.org/users/6884353/items/Y4ZLCUIT"],"itemData":{"id":427,"type":"article-journal","abstract":"Coronary artery calcium (CAC), measured by computed tomography (CT), has strong predictive value for incident cardiovascular disease (CVD) events. The standard CAC score is the Agatston, which is weighted upward for greater calcium density. However, some data suggest increased plaque calcium density may be protective for CVD.To determine the independent associations of CAC volume and CAC density with incident CVD events.Multicenter, prospective observational MESA study (Multi-Ethnic Study of Atherosclerosis), conducted at 6 US field centers of 3398 men and women from 4 race/ethnicity groups; non-Hispanic white, African American, Hispanic, and Chinese. Participants were aged 45-84 years, free of known CVD at baseline, had CAC greater than 0 on their baseline CT, and were followed up through October 2010.Incident coronary heart disease (CHD) and all CVD eventsDuring a median of 7.6 years of follow-up, there were 175 CHD events and an additional 90 other CVD events for a total of 265 CVD events. With both lnCAC volume and CAC density scores in the same multivariable model, the lnCAC volume score showed an independent association with incident CHD, with a hazard ratio (HR) of 1.81 (95% CI, 1.47-2.23) per standard deviation (SD = 1.6) increase, absolute risk increase 6.1 per 1000 person-years, and for CVD an HR of 1.68 (95% CI, 1.42-1.98) per SD increase, absolute risk increase 7.9 per 1000 person-years. Conversely, the CAC density score showed an independent inverse association, with an HR of 0.73 (95% CI, 0.58-0.91) per SD (SD = 0.7) increase for CHD, absolute risk decrease 2.0 per 1000 person-years, and an HR of 0.71 (95% CI, 0.60-0.85) per SD increase for CVD, absolute risk decrease 3.4 per 1000 person years. Area under the receiver operating characteristic curve analyses showed significantly improved risk prediction with the addition of the density score to a model containing the volume score for both CHD and CVD. In the intermediate CVD risk group, the area under the curve for CVD increased from 0.53 (95% CI, 0.48-0.59) to 0.59 (95% CI, 0.54-0.64), P = .02.CAC volume was positively and independently associated with CHD and CVD risk. At any level of CAC volume, CAC density was inversely and significantly associated with CHD and CVD risk. The role of CAC density should be considered when evaluating current CAC scoring systems.","container-title":"JAMA","DOI":"10.1001/jama.2013.282535","ISSN":"0098-7484","issue":"3","journalAbbreviation":"JAMA","page":"271-278","source":"Silverchair","title":"Calcium Density of Coronary Artery Plaque and Risk of Incident Cardiovascular Events","volume":"311","author":[{"family":"Criqui","given":"Michael H."},{"family":"Denenberg","given":"Julie O."},{"family":"Ix","given":"Joachim H."},{"family":"McClelland","given":"Robyn L."},{"family":"Wassel","given":"Christina L."},{"family":"Rifkin","given":"Dena E."},{"family":"Carr","given":"Jeffrey J."},{"family":"Budoff","given":"Matthew J."},{"family":"Allison","given":"Matthew A."}],"issued":{"date-parts":[["2014",1,15]]}}}],"schema":"https://github.com/citation-style-language/schema/raw/master/csl-citation.json"}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23</w:t>
      </w:r>
      <w:r w:rsidR="000209E2">
        <w:rPr>
          <w:rFonts w:cstheme="minorHAnsi"/>
        </w:rPr>
        <w:fldChar w:fldCharType="end"/>
      </w:r>
      <w:r w:rsidRPr="00372564">
        <w:rPr>
          <w:rFonts w:cstheme="minorHAnsi"/>
        </w:rPr>
        <w:t xml:space="preserve">. Another study has shown that calcium density score was the strongest positive independent predictor of major adverse cardiac events, compared to Agatston score, mass score, and volume score </w:t>
      </w:r>
      <w:r w:rsidR="000209E2">
        <w:rPr>
          <w:rFonts w:cstheme="minorHAnsi"/>
        </w:rPr>
        <w:fldChar w:fldCharType="begin"/>
      </w:r>
      <w:r w:rsidR="00FB47AE">
        <w:rPr>
          <w:rFonts w:cstheme="minorHAnsi"/>
        </w:rPr>
        <w:instrText xml:space="preserve"> ADDIN ZOTERO_ITEM CSL_CITATION {"citationID":"m3XnFqk1","properties":{"formattedCitation":"\\super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4</w:t>
      </w:r>
      <w:r w:rsidR="000209E2">
        <w:rPr>
          <w:rFonts w:cstheme="minorHAnsi"/>
        </w:rPr>
        <w:fldChar w:fldCharType="end"/>
      </w:r>
      <w:r w:rsidRPr="00372564">
        <w:rPr>
          <w:rFonts w:cstheme="minorHAnsi"/>
        </w:rPr>
        <w:t xml:space="preserve">. Disagreements between these studies are </w:t>
      </w:r>
      <w:r w:rsidR="003547DD">
        <w:rPr>
          <w:rFonts w:cstheme="minorHAnsi"/>
        </w:rPr>
        <w:t xml:space="preserve">likely related to the thresholding approach of Agatston scoring, and poor </w:t>
      </w:r>
      <w:r w:rsidR="003547DD">
        <w:rPr>
          <w:rFonts w:cstheme="minorHAnsi"/>
        </w:rPr>
        <w:lastRenderedPageBreak/>
        <w:t>reproducibility of Agatston scoring, which is also a limitation of all the traditional calcium (mass, volume, and density) scoring approaches based on the Agatston technique.</w:t>
      </w:r>
      <w:r w:rsidRPr="00372564">
        <w:rPr>
          <w:rFonts w:cstheme="minorHAnsi"/>
        </w:rPr>
        <w:t xml:space="preserve"> Integrated calcium mass and volume fraction calcium mass provide more accurate, reproducible, and quantitative approaches to calcium measurement. Future studies on patient data comparing Agatston scoring with integrated calcium mass and volume fraction calcium mass might help explain these seemingly contradictory results better</w:t>
      </w:r>
      <w:r w:rsidR="003E3089" w:rsidRPr="003E3089">
        <w:rPr>
          <w:rFonts w:cstheme="minorHAnsi"/>
        </w:rPr>
        <w:t>.</w:t>
      </w:r>
    </w:p>
    <w:p w14:paraId="54E1A6AB" w14:textId="77777777" w:rsidR="0061394E" w:rsidRPr="003E3089" w:rsidRDefault="0061394E" w:rsidP="003E3089">
      <w:pPr>
        <w:spacing w:line="480" w:lineRule="auto"/>
        <w:rPr>
          <w:rFonts w:cstheme="minorHAnsi"/>
        </w:rPr>
      </w:pPr>
    </w:p>
    <w:p w14:paraId="66F13A21" w14:textId="10242542" w:rsidR="003E3089" w:rsidRDefault="0082773A" w:rsidP="003E3089">
      <w:pPr>
        <w:spacing w:line="480" w:lineRule="auto"/>
        <w:rPr>
          <w:rFonts w:cstheme="minorHAnsi"/>
        </w:rPr>
      </w:pPr>
      <w:r w:rsidRPr="00372564">
        <w:rPr>
          <w:rFonts w:cstheme="minorHAnsi"/>
        </w:rPr>
        <w:t xml:space="preserve">The integrated calcium mass and volume fraction calcium mass techniques can detect calcifications that are </w:t>
      </w:r>
      <w:r w:rsidR="007F2D2F">
        <w:rPr>
          <w:rFonts w:cstheme="minorHAnsi"/>
        </w:rPr>
        <w:t>near</w:t>
      </w:r>
      <w:r w:rsidR="00A06817">
        <w:rPr>
          <w:rFonts w:cstheme="minorHAnsi"/>
        </w:rPr>
        <w:t xml:space="preserve"> the threshold of </w:t>
      </w:r>
      <w:r w:rsidR="00155176">
        <w:rPr>
          <w:rFonts w:cstheme="minorHAnsi"/>
        </w:rPr>
        <w:t xml:space="preserve">visual </w:t>
      </w:r>
      <w:r w:rsidRPr="00372564">
        <w:rPr>
          <w:rFonts w:cstheme="minorHAnsi"/>
        </w:rPr>
        <w:t>detectab</w:t>
      </w:r>
      <w:r w:rsidR="00834284">
        <w:rPr>
          <w:rFonts w:cstheme="minorHAnsi"/>
        </w:rPr>
        <w:t>ility</w:t>
      </w:r>
      <w:r w:rsidR="00A06817">
        <w:rPr>
          <w:rFonts w:cstheme="minorHAnsi"/>
        </w:rPr>
        <w:t>.</w:t>
      </w:r>
      <w:r w:rsidRPr="00372564">
        <w:rPr>
          <w:rFonts w:cstheme="minorHAnsi"/>
        </w:rPr>
        <w:t xml:space="preserve"> </w:t>
      </w:r>
      <w:r w:rsidR="007A4E4F" w:rsidRPr="00560284">
        <w:rPr>
          <w:rFonts w:cstheme="minorHAnsi"/>
        </w:rPr>
        <w:t xml:space="preserve">This is important because much of this study is focused on the accurate measurement of calcium mass for inserts </w:t>
      </w:r>
      <w:r w:rsidR="00C86E67">
        <w:rPr>
          <w:rFonts w:cstheme="minorHAnsi"/>
        </w:rPr>
        <w:t>near</w:t>
      </w:r>
      <w:r w:rsidR="007A4E4F" w:rsidRPr="00560284">
        <w:rPr>
          <w:rFonts w:cstheme="minorHAnsi"/>
        </w:rPr>
        <w:t xml:space="preserve"> the threshold of visual detectability. In patients, coronary artery centerline estimates can be extracted in non-contrast CT scans by automatic methods, such as atlas-based approaches </w:t>
      </w:r>
      <w:r w:rsidR="007A4E4F" w:rsidRPr="00560284">
        <w:rPr>
          <w:rFonts w:cstheme="minorHAnsi"/>
        </w:rPr>
        <w:fldChar w:fldCharType="begin"/>
      </w:r>
      <w:r w:rsidR="00FB47AE">
        <w:rPr>
          <w:rFonts w:cstheme="minorHAnsi"/>
        </w:rPr>
        <w:instrText xml:space="preserve"> ADDIN ZOTERO_ITEM CSL_CITATION {"citationID":"9zIlBkwB","properties":{"formattedCitation":"\\super 24,25\\nosupersub{}","plainCitation":"24,25","noteIndex":0},"citationItems":[{"id":408,"uris":["http://zotero.org/users/6884353/items/6NBXGNBB"],"itemData":{"id":408,"type":"article-journal","container-title":"Academic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24,25</w:t>
      </w:r>
      <w:r w:rsidR="007A4E4F" w:rsidRPr="00560284">
        <w:rPr>
          <w:rFonts w:cstheme="minorHAnsi"/>
        </w:rPr>
        <w:fldChar w:fldCharType="end"/>
      </w:r>
      <w:r w:rsidR="007A4E4F" w:rsidRPr="00560284">
        <w:rPr>
          <w:rFonts w:cstheme="minorHAnsi"/>
        </w:rPr>
        <w:t xml:space="preserve">. Recently, deep learning has shown promise in automatically segmenting cardiac anatomy and has the potential to accurately segment coronary artery centerlines in non-contrast CT scans using a supervised learning approach in patient images like the OrCaScore dataset </w:t>
      </w:r>
      <w:r w:rsidR="007A4E4F" w:rsidRPr="00560284">
        <w:rPr>
          <w:rFonts w:cstheme="minorHAnsi"/>
        </w:rPr>
        <w:fldChar w:fldCharType="begin"/>
      </w:r>
      <w:r w:rsidR="00FB47AE">
        <w:rPr>
          <w:rFonts w:cstheme="minorHAnsi"/>
        </w:rPr>
        <w:instrText xml:space="preserve"> ADDIN ZOTERO_ITEM CSL_CITATION {"citationID":"jdSSrIYB","properties":{"formattedCitation":"\\super 26\\nosupersub{}","plainCitation":"26","noteIndex":0},"citationItems":[{"id":416,"uris":["http://zotero.org/users/6884353/items/A89XG2LB"],"itemData":{"id":416,"type":"article-journal","abstract":"Purpose: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26</w:t>
      </w:r>
      <w:r w:rsidR="007A4E4F" w:rsidRPr="00560284">
        <w:rPr>
          <w:rFonts w:cstheme="minorHAnsi"/>
        </w:rPr>
        <w:fldChar w:fldCharType="end"/>
      </w:r>
      <w:r w:rsidR="007A4E4F" w:rsidRPr="00560284">
        <w:rPr>
          <w:rFonts w:cstheme="minorHAnsi"/>
        </w:rPr>
        <w:t>. The coronary artery centerlines can then automatically generate ROIs for calcium mass measurement of coronary artery calcification.</w:t>
      </w:r>
    </w:p>
    <w:p w14:paraId="0FCCE9A6" w14:textId="77777777" w:rsidR="00CE3614" w:rsidRPr="00372564" w:rsidRDefault="00CE3614" w:rsidP="003E3089">
      <w:pPr>
        <w:spacing w:line="480" w:lineRule="auto"/>
        <w:rPr>
          <w:rFonts w:cstheme="minorHAnsi"/>
        </w:rPr>
      </w:pPr>
    </w:p>
    <w:p w14:paraId="6AB6D31D" w14:textId="1A89F20A" w:rsidR="00372564" w:rsidRPr="003E3089" w:rsidRDefault="00372564" w:rsidP="003E3089">
      <w:pPr>
        <w:spacing w:line="480" w:lineRule="auto"/>
        <w:rPr>
          <w:rFonts w:cstheme="minorHAnsi"/>
        </w:rPr>
      </w:pPr>
      <w:r w:rsidRPr="00372564">
        <w:rPr>
          <w:rFonts w:cstheme="minorHAnsi"/>
        </w:rPr>
        <w:t xml:space="preserve">When acquiring the mass of calcium in the QRM phantom using Agatston scoring, it has been shown </w:t>
      </w:r>
      <w:r w:rsidR="003547DD">
        <w:rPr>
          <w:rFonts w:cstheme="minorHAnsi"/>
        </w:rPr>
        <w:t xml:space="preserve">that </w:t>
      </w:r>
      <w:r w:rsidRPr="00372564">
        <w:rPr>
          <w:rFonts w:cstheme="minorHAnsi"/>
        </w:rPr>
        <w:t xml:space="preserve">the mass scores can be significantly different from the known physical mass </w:t>
      </w:r>
      <w:r w:rsidR="005C38A2">
        <w:rPr>
          <w:rFonts w:cstheme="minorHAnsi"/>
        </w:rPr>
        <w:fldChar w:fldCharType="begin"/>
      </w:r>
      <w:r w:rsidR="00FB47AE">
        <w:rPr>
          <w:rFonts w:cstheme="minorHAnsi"/>
        </w:rPr>
        <w:instrText xml:space="preserve"> ADDIN ZOTERO_ITEM CSL_CITATION {"citationID":"0IHD5c0u","properties":{"formattedCitation":"\\super 27\\nosupersub{}","plainCitation":"27","noteIndex":0},"citationItems":[{"id":305,"uris":["http://zotero.org/users/6884353/items/685XBJKE"],"itemData":{"id":305,"type":"article-journal","abstract":"To assess whether absolute mass scores are comparable or differ between identical 64-slice MDCT scanners of the same manufacturer and to compare absolute mass scores to the physical mass and between scan modes using a calcified phantom. A non-moving anthropomorphic phantom with nine calcifications of three sizes and three densities was scanned 30 times on three 64-slice MDCT scanners of manufacturer A and on three 64-slice MDCT scanners of manufacturer B in both sequential and spiral scan mode. The mean mass scores and mass score variabilities of seven calcifications were determined for all scanners; two non-detectable calcifications were omitted. It was analyzed whether identical scanners yielded similar or significantly different mass scores. Furthermore mass scores were compared to the physical mass and mass scores were compared between scan modes. The mass score calibration factor was determined for all scanners. Mass scores obtained on identical scanners were similar for almost all calcifications. Overall, mass score differences between the scanners were small ranging from 1.5 to 3.4% for the total mass scores, and most differences between scanners were observed for high density calcifications. Mass scores were significantly different from the physical mass for almost all calcifications and all scanners. In sequential mode the total physical mass (167.8 mg) was significantly overestimated (+2.3%) for 4 out of 6 scanners. In spiral mode a significant overestimation (+2.5%) was found for system B and a significant underestimation (−1.8%) for two scanners of system A. Mass scores were dependent on the scan mode, for manufacturer A scores were higher in sequential mode and for manufacturer B in spiral mode. For system A using spiral scan mode no differences were found between identical scanners, whereas a few differences were found using sequential mode. For system B the scan mode did not affect the number of different mass scores between identical scanners. Mass scores obtained in the same scan mode are comparable between identical 64-slice CT scanners and identical 64-slice CT scanners on different sites can be used in follow-up studies. Furthermore, for all systems significant differences were found between mass scores and the physical calcium mass; however, the differences were relatively small and consistent.","container-title":"The International Journal of Cardiovascular Imaging","DOI":"10.1007/s10554-009-9503-9","ISSN":"1569-5794","issue":"1","journalAbbreviation":"Int J Cardiovasc Imaging","note":"PMID: 19768572\nPMCID: PMC2795159","page":"89-98","source":"PubMed Central","title":"Coronary calcium mass scores measured by identical 64-slice MDCT scanners are comparable: a cardiac phantom study","title-short":"Coronary calcium mass scores measured by identical 64-slice MDCT scanners are comparable","volume":"26","author":[{"family":"Dijkstra","given":"Hildebrand"},{"family":"Greuter","given":"Marcel J. W."},{"family":"Groen","given":"Jaap M."},{"family":"Vliegenthart-Proença","given":"Rozemarijn"},{"family":"Renema","given":"KlaasJan W. K."},{"family":"Lange","given":"Frank","non-dropping-particle":"de"},{"family":"Oudkerk","given":"Matthijs"}],"issued":{"date-parts":[["2010"]]}}}],"schema":"https://github.com/citation-style-language/schema/raw/master/csl-citation.json"}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27</w:t>
      </w:r>
      <w:r w:rsidR="005C38A2">
        <w:rPr>
          <w:rFonts w:cstheme="minorHAnsi"/>
        </w:rPr>
        <w:fldChar w:fldCharType="end"/>
      </w:r>
      <w:r w:rsidR="005C38A2">
        <w:rPr>
          <w:rFonts w:cstheme="minorHAnsi"/>
        </w:rPr>
        <w:t xml:space="preserve">. </w:t>
      </w:r>
      <w:r w:rsidRPr="00372564">
        <w:rPr>
          <w:rFonts w:cstheme="minorHAnsi"/>
        </w:rPr>
        <w:t>Our results (Figures 4 and 7) show that integrated calcium mass and volume fraction calcium mass measure calcium mass more accurately than Agatston scoring, on both simulated and physical phantoms. We also see an improvement in reproducibility when comparing integrated calcium mass and volume fraction calcium mass against Agatston scoring and spatially weighted calcium scoring (Fig. 5).</w:t>
      </w:r>
    </w:p>
    <w:p w14:paraId="489BA18E" w14:textId="77777777" w:rsidR="003E3089" w:rsidRPr="00372564" w:rsidRDefault="003E3089" w:rsidP="003E3089">
      <w:pPr>
        <w:spacing w:line="480" w:lineRule="auto"/>
        <w:rPr>
          <w:rFonts w:cstheme="minorHAnsi"/>
        </w:rPr>
      </w:pPr>
    </w:p>
    <w:p w14:paraId="1FA7509D" w14:textId="3ABD18D2" w:rsidR="005C38A2" w:rsidRDefault="00372564" w:rsidP="003E3089">
      <w:pPr>
        <w:spacing w:line="480" w:lineRule="auto"/>
        <w:rPr>
          <w:rFonts w:cstheme="minorHAnsi"/>
        </w:rPr>
      </w:pPr>
      <w:r w:rsidRPr="00372564">
        <w:rPr>
          <w:rFonts w:cstheme="minorHAnsi"/>
        </w:rPr>
        <w:lastRenderedPageBreak/>
        <w:t xml:space="preserve">Although many parameters were considered in the simulation, only one type of reconstruction was utilized, which prevented us from addressing the effect that reconstruction type has on these calcium scoring techniques. Previous studies have shown good agreement between Agatston scores based on filtered back-projection, hybrid iterative reconstruction, and deep learning-based reconstruction </w:t>
      </w:r>
      <w:r w:rsidR="005C38A2">
        <w:rPr>
          <w:rFonts w:cstheme="minorHAnsi"/>
        </w:rPr>
        <w:fldChar w:fldCharType="begin"/>
      </w:r>
      <w:r w:rsidR="00FB47AE">
        <w:rPr>
          <w:rFonts w:cstheme="minorHAnsi"/>
        </w:rPr>
        <w:instrText xml:space="preserve"> ADDIN ZOTERO_ITEM CSL_CITATION {"citationID":"Vp28O7FU","properties":{"formattedCitation":"\\super 28\\nosupersub{}","plainCitation":"28","noteIndex":0},"citationItems":[{"id":298,"uris":["http://zotero.org/users/6884353/items/5G59SEC8"],"itemData":{"id":298,"type":"book","abstract":"Purpose: In computed tomography, coronary artery calcium (CAC) scores are influenced by image reconstruction. For a newly introduced deep learning-based reconstruction (DLR), the effect on CAC scoring in relation to other algorithms is unknown. The aim of this study was to evaluate the effect of four generations of image reconstruction techniques (filtered back projection (FBP), hybrid iterative reconstruction (HIR), model-based iterative reconstruction (MBIR), and DLR) on CAC detectability, quantification, and risk classification.Methods: First, CAC detectability was assessed with a dedicated static phantom containing 100 small calcifications varying in size and density. Second, CAC quantification was assessed with a dynamic coronary phantom with velocities equivalent to heart rates of 60-75 bpm. Both phantoms were scanned and reconstructed with four techniques. Last, scans of fifty patients were included and the Agatston calcium score was calculated for all four reconstruction techniques. FBP was used as a reference.Results: In the phantom study, all reconstruction techniques resulted in less detected small calcifications for both, static and dynamic phantom. In the patient study, the cardiovascular risk classification resulted, for all reconstruction techniques, in excellent agreement with the reference, although MBIR resulted in significantly higher Agatston scores and 6% reclassification rate.Conclusion: Agatston score agreement between FBP, HIR, and DLR was excellent, with a low-risk reclassification rate.","note":"DOI: 10.21203/rs.3.rs-1343878/v1","source":"ResearchGate","title":"Systematic Assessment of Coronary Calcium Detectability and Quantification on Four Generations of CT Reconstruction Techniques: a Patient and Phantom Study","title-short":"Systematic Assessment of Coronary Calcium Detectability and Quantification on Four Generations of CT Reconstruction Techniques","author":[{"family":"Dobrolińska","given":"Magdalena"},{"family":"Praagh","given":"Gijs"},{"family":"Oostveen","given":"Luuk"},{"family":"Poelhekken","given":"Keris"},{"family":"Greuter","given":"Marcel"},{"family":"Fleischmann","given":"Dominik"},{"family":"Willemink","given":"Martin"},{"family":"Lange","given":"Frank"},{"family":"Slart","given":"Riemer"},{"family":"Leiner","given":"Tim"},{"family":"Werf","given":"Niels"}],"issued":{"date-parts":[["2022",2,9]]}}}],"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28</w:t>
      </w:r>
      <w:r w:rsidR="005C38A2">
        <w:rPr>
          <w:rFonts w:cstheme="minorHAnsi"/>
        </w:rPr>
        <w:fldChar w:fldCharType="end"/>
      </w:r>
      <w:r w:rsidR="005C38A2">
        <w:rPr>
          <w:rFonts w:cstheme="minorHAnsi"/>
        </w:rPr>
        <w:t>.</w:t>
      </w:r>
    </w:p>
    <w:p w14:paraId="540F7DD7" w14:textId="77777777" w:rsidR="005C38A2" w:rsidRPr="00372564" w:rsidRDefault="005C38A2" w:rsidP="003E3089">
      <w:pPr>
        <w:spacing w:line="480" w:lineRule="auto"/>
        <w:rPr>
          <w:rFonts w:cstheme="minorHAnsi"/>
        </w:rPr>
      </w:pPr>
    </w:p>
    <w:p w14:paraId="31DEDE18" w14:textId="5A939729" w:rsidR="00372564" w:rsidRPr="003E3089" w:rsidRDefault="00372564" w:rsidP="003E3089">
      <w:pPr>
        <w:spacing w:line="480" w:lineRule="auto"/>
        <w:rPr>
          <w:rFonts w:cstheme="minorHAnsi"/>
        </w:rPr>
      </w:pPr>
      <w:r w:rsidRPr="00372564">
        <w:rPr>
          <w:rFonts w:cstheme="minorHAnsi"/>
        </w:rPr>
        <w:t xml:space="preserve">Slice thickness plays an important role in calcium scoring, and traditional Agatston scoring is only defined at a slice thickness of 3 mm. Recent studies have shown that the accuracy and sensitivity of Agatston scoring are improved when slice thickness is decreased </w:t>
      </w:r>
      <w:r w:rsidR="007649A0">
        <w:rPr>
          <w:rFonts w:cstheme="minorHAnsi"/>
        </w:rPr>
        <w:fldChar w:fldCharType="begin"/>
      </w:r>
      <w:r w:rsidR="00FB47AE">
        <w:rPr>
          <w:rFonts w:cstheme="minorHAnsi"/>
        </w:rPr>
        <w:instrText xml:space="preserve"> ADDIN ZOTERO_ITEM CSL_CITATION {"citationID":"qZQrPyBI","properties":{"formattedCitation":"\\super 29\\nosupersub{}","plainCitation":"29","noteIndex":0},"citationItems":[{"id":340,"uris":["http://zotero.org/users/6884353/items/N7QXT879"],"itemData":{"id":340,"type":"article-journal","abstract":"The aim of the current study was, first, to assess the coronary artery calcium (CAC) scoring potential of spectral photon-counting CT (SPCCT) in comparison with computed tomography (CT) for routine clinical protocols. Second, improved CAC detection and quantification at reduced slice thickness were assessed.","container-title":"European Radiology","DOI":"10.1007/s00330-021-08152-w","ISSN":"1432-1084","issue":"1","journalAbbreviation":"Eur Radiol","language":"en","page":"152-162","source":"Springer Link","title":"Coronary calcium scoring potential of large field-of-view spectral photon-counting CT: a phantom study","title-short":"Coronary calcium scoring potential of large field-of-view spectral photon-counting CT","volume":"32","author":[{"family":"Werf","given":"Niels R.","non-dropping-particle":"van der"},{"family":"Si-Mohamed","given":"S."},{"family":"Rodesch","given":"P. A."},{"family":"Hamersvelt","given":"R. W.","non-dropping-particle":"van"},{"family":"Greuter","given":"M. J. W."},{"family":"Boccalini","given":"S."},{"family":"Greffier","given":"J."},{"family":"Leiner","given":"T."},{"family":"Boussel","given":"L."},{"family":"Willemink","given":"M. J."},{"family":"Douek","given":"P."}],"issued":{"date-parts":[["2022",1,1]]}}}],"schema":"https://github.com/citation-style-language/schema/raw/master/csl-citation.json"} </w:instrText>
      </w:r>
      <w:r w:rsidR="007649A0">
        <w:rPr>
          <w:rFonts w:cstheme="minorHAnsi"/>
        </w:rPr>
        <w:fldChar w:fldCharType="separate"/>
      </w:r>
      <w:r w:rsidR="00FB47AE" w:rsidRPr="00FB47AE">
        <w:rPr>
          <w:rFonts w:ascii="Calibri" w:cs="Calibri"/>
          <w:vertAlign w:val="superscript"/>
        </w:rPr>
        <w:t>29</w:t>
      </w:r>
      <w:r w:rsidR="007649A0">
        <w:rPr>
          <w:rFonts w:cstheme="minorHAnsi"/>
        </w:rPr>
        <w:fldChar w:fldCharType="end"/>
      </w:r>
      <w:r w:rsidRPr="00372564">
        <w:rPr>
          <w:rFonts w:cstheme="minorHAnsi"/>
        </w:rPr>
        <w:t xml:space="preserve">. </w:t>
      </w:r>
      <w:ins w:id="546" w:author="Mike Black" w:date="2023-04-05T09:44:00Z">
        <w:r w:rsidR="00AB72FB">
          <w:rPr>
            <w:rFonts w:cstheme="minorHAnsi"/>
          </w:rPr>
          <w:t xml:space="preserve">Hou et al. demonstrated good correlation between </w:t>
        </w:r>
      </w:ins>
      <w:ins w:id="547" w:author="Mike Black" w:date="2023-04-05T09:45:00Z">
        <w:r w:rsidR="00AB72FB">
          <w:rPr>
            <w:rFonts w:cstheme="minorHAnsi"/>
          </w:rPr>
          <w:t>Agatston scoring on a 3 mm slice thickness image compared to Agatston</w:t>
        </w:r>
      </w:ins>
      <w:ins w:id="548" w:author="Mike Black" w:date="2023-04-05T09:46:00Z">
        <w:r w:rsidR="00AB72FB">
          <w:rPr>
            <w:rFonts w:cstheme="minorHAnsi"/>
          </w:rPr>
          <w:t xml:space="preserve"> scoring</w:t>
        </w:r>
      </w:ins>
      <w:ins w:id="549" w:author="Mike Black" w:date="2023-04-05T09:45:00Z">
        <w:r w:rsidR="00AB72FB">
          <w:rPr>
            <w:rFonts w:cstheme="minorHAnsi"/>
          </w:rPr>
          <w:t xml:space="preserve"> on </w:t>
        </w:r>
      </w:ins>
      <w:ins w:id="550" w:author="Mike Black" w:date="2023-04-05T09:46:00Z">
        <w:r w:rsidR="00AB72FB">
          <w:rPr>
            <w:rFonts w:cstheme="minorHAnsi"/>
          </w:rPr>
          <w:t xml:space="preserve">a </w:t>
        </w:r>
      </w:ins>
      <w:ins w:id="551" w:author="Mike Black" w:date="2023-04-05T09:45:00Z">
        <w:r w:rsidR="00AB72FB">
          <w:rPr>
            <w:rFonts w:cstheme="minorHAnsi"/>
          </w:rPr>
          <w:t>0.5 mm slice thickness</w:t>
        </w:r>
      </w:ins>
      <w:ins w:id="552" w:author="Mike Black" w:date="2023-04-05T09:46:00Z">
        <w:r w:rsidR="00AB72FB">
          <w:rPr>
            <w:rFonts w:cstheme="minorHAnsi"/>
          </w:rPr>
          <w:t xml:space="preserve"> image</w:t>
        </w:r>
      </w:ins>
      <w:ins w:id="553" w:author="Mike Black" w:date="2023-04-05T09:47:00Z">
        <w:r w:rsidR="00D4208F">
          <w:rPr>
            <w:rFonts w:cstheme="minorHAnsi"/>
          </w:rPr>
          <w:t xml:space="preserve"> </w:t>
        </w:r>
      </w:ins>
      <w:r w:rsidR="00D4208F">
        <w:rPr>
          <w:rFonts w:cstheme="minorHAnsi"/>
        </w:rPr>
        <w:fldChar w:fldCharType="begin"/>
      </w:r>
      <w:r w:rsidR="00D4208F">
        <w:rPr>
          <w:rFonts w:cstheme="minorHAnsi"/>
        </w:rPr>
        <w:instrText xml:space="preserve"> ADDIN ZOTERO_ITEM CSL_CITATION {"citationID":"GbWw7Cf4","properties":{"formattedCitation":"\\super 30\\nosupersub{}","plainCitation":"30","noteIndex":0},"citationItems":[{"id":455,"uris":["http://zotero.org/users/6884353/items/78D46BEQ"],"itemData":{"id":455,"type":"article-journal","abstract":"Purpose\nThis work investigated the simultaneous influence of tube voltage, tube current, body size, and HU threshold on calcium scoring reconstructed at 0.5‐mm slice thickness using iterative reconstruction (IR) through multivariate analysis. Regression results were used to optimize the HU threshold to calibrate the resulting Agatston scores to be consistent with those obtained from the conventional protocol.\n\nMethods\nA thorax phantom set simulating three different body sizes was used in this study. A total of 14 coronary artery calcium (CAC) protocols were studied, including 1 conventional protocol reconstructed at 3‐mm slice thickness, 1 FBP protocol, and 12 statistical IR protocols (3 kVp values*4 SD values) reconstructed at 0.5‐mm slice thickness. Three HU thresholds were applied for calcium identification, including 130, 150, and 170 HU. A multiple linear regression method was used to analyze the impact of kVp, SD, body size, and HU threshold on the Agatston scores of three calcification densities for IR‐reconstructed CAC scans acquired with 0.5‐mm slice thickness.\n\nResults\nEach regression relationship has R2 larger than 0.80, indicating a good fit to the data. Based on the regression models, the HU thresholds as a function of SD estimated to ensure the quantification accuracy of calcium scores for 120‐, 100‐, and 80‐kVp CAC scans reconstructed at 0.5‐mm slice thickness using IR for three different body sizes were proposed. Our results indicate that the HU threshold should be adjusted according to the imaging condition, whereas a 130‐HU threshold is appropriate for 120‐kVp CAC scans acquired with SD = 55 for body size of 24.5 cm.\n\nConclusion\nThe optimized HU thresholds were proposed for CAC scans reconstructed at 0.5‐mm slice thickness using IR. Our study results may provide a potential strategy to improve the reliability of calcium scoring by reducing partial volume effect while keeping radiation dose as low as reasonably achievable.","container-title":"Journal of Applied Clinical Medical Physics","DOI":"10.1002/acm2.12806","ISSN":"1526-9914","issue":"2","journalAbbreviation":"J Appl Clin Med Phys","note":"PMID: 31889419\nPMCID: PMC7021007","page":"111-120","source":"PubMed Central","title":"Optimization of HU threshold for coronary artery calcium scans reconstructed at 0.5‐mm slice thickness using iterative reconstruction","volume":"21","author":[{"family":"Hou","given":"Kuei‐Yuan"},{"family":"Tsujioka","given":"Katsumi"},{"family":"Yang","given":"Ching‐Ching"}],"issued":{"date-parts":[["2019",12,30]]}}}],"schema":"https://github.com/citation-style-language/schema/raw/master/csl-citation.json"} </w:instrText>
      </w:r>
      <w:r w:rsidR="00D4208F">
        <w:rPr>
          <w:rFonts w:cstheme="minorHAnsi"/>
        </w:rPr>
        <w:fldChar w:fldCharType="separate"/>
      </w:r>
      <w:r w:rsidR="00D4208F" w:rsidRPr="00D4208F">
        <w:rPr>
          <w:rFonts w:ascii="Calibri" w:cs="Calibri"/>
          <w:vertAlign w:val="superscript"/>
        </w:rPr>
        <w:t>30</w:t>
      </w:r>
      <w:r w:rsidR="00D4208F">
        <w:rPr>
          <w:rFonts w:cstheme="minorHAnsi"/>
        </w:rPr>
        <w:fldChar w:fldCharType="end"/>
      </w:r>
      <w:ins w:id="554" w:author="Mike Black" w:date="2023-04-05T09:45:00Z">
        <w:r w:rsidR="00AB72FB">
          <w:rPr>
            <w:rFonts w:cstheme="minorHAnsi"/>
          </w:rPr>
          <w:t xml:space="preserve">. </w:t>
        </w:r>
      </w:ins>
      <w:r w:rsidRPr="00372564">
        <w:rPr>
          <w:rFonts w:cstheme="minorHAnsi"/>
        </w:rPr>
        <w:t>Our simulation was limited to 0.5 mm slice thickness which is expected to provide more accurate and sensitive comparisons for Agatston scoring. Nonetheless, future studies might provide insights by varying the slice thickness</w:t>
      </w:r>
      <w:ins w:id="555" w:author="Mike Black" w:date="2023-03-30T14:15:00Z">
        <w:r w:rsidR="00E41C6C">
          <w:rPr>
            <w:rFonts w:cstheme="minorHAnsi"/>
          </w:rPr>
          <w:t xml:space="preserve">, and this study is limited without a </w:t>
        </w:r>
      </w:ins>
      <w:ins w:id="556" w:author="Mike Black" w:date="2023-04-05T09:46:00Z">
        <w:r w:rsidR="00AB72FB">
          <w:rPr>
            <w:rFonts w:cstheme="minorHAnsi"/>
          </w:rPr>
          <w:t xml:space="preserve">direct </w:t>
        </w:r>
      </w:ins>
      <w:ins w:id="557" w:author="Mike Black" w:date="2023-03-30T14:15:00Z">
        <w:r w:rsidR="00E41C6C">
          <w:rPr>
            <w:rFonts w:cstheme="minorHAnsi"/>
          </w:rPr>
          <w:t xml:space="preserve">comparison to Agatston scoring </w:t>
        </w:r>
      </w:ins>
      <w:ins w:id="558" w:author="Mike Black" w:date="2023-03-30T14:16:00Z">
        <w:r w:rsidR="00E41C6C">
          <w:rPr>
            <w:rFonts w:cstheme="minorHAnsi"/>
          </w:rPr>
          <w:t>at the gold standard slice thickness of 3 mm</w:t>
        </w:r>
      </w:ins>
      <w:r w:rsidRPr="00372564">
        <w:rPr>
          <w:rFonts w:cstheme="minorHAnsi"/>
        </w:rPr>
        <w:t>. This study was also limited by the lack of realistic cardiac hardware, such as stents</w:t>
      </w:r>
      <w:r w:rsidR="007649A0">
        <w:rPr>
          <w:rFonts w:cstheme="minorHAnsi"/>
        </w:rPr>
        <w:t>,</w:t>
      </w:r>
      <w:r w:rsidRPr="00372564">
        <w:rPr>
          <w:rFonts w:cstheme="minorHAnsi"/>
        </w:rPr>
        <w:t xml:space="preserve"> known to cause blooming or motion artifacts </w:t>
      </w:r>
      <w:r w:rsidR="007649A0">
        <w:rPr>
          <w:rFonts w:cstheme="minorHAnsi"/>
        </w:rPr>
        <w:fldChar w:fldCharType="begin"/>
      </w:r>
      <w:r w:rsidR="00D4208F">
        <w:rPr>
          <w:rFonts w:cstheme="minorHAnsi"/>
        </w:rPr>
        <w:instrText xml:space="preserve"> ADDIN ZOTERO_ITEM CSL_CITATION {"citationID":"Hhjp6tUB","properties":{"formattedCitation":"\\super 31\\nosupersub{}","plainCitation":"31","noteIndex":0},"citationItems":[{"id":403,"uris":["http://zotero.org/users/6884353/items/XTZ6Q7L8"],"itemData":{"id":403,"type":"article-journal","abstract":"Coronary stenting became a mainstay in coronary revascularization therapy. Despite tremendous advances in therapy, in-stent restenosis (ISR) remains a key problem after coronary stenting. Coronary CT angiography evolved as a valuable tool in the diagnostic workup of patients after coronary revascularization therapy. It has a negative predictive value in the range of 98% for ruling out significant ISR. As CT imaging of coronary stents depends on patient and stent characteristics, patient selection is crucial for success. Ideal candidates have stents with a diameter of 3 mm and more. Nevertheless, even with most recent CT scanners, about 8% of stents are not accessible mostly due to blooming or motion artifacts. While the diagnosis of ISR is currently based on the visual assessment of the stent lumen, functional information on the hemodynamic significance of in-stent stenosis became available with the most recent generation of dual source CT scanners. This paper provides a comprehensive overview on previous developments, current techniques, and clinical evidence for cardiac CT in patients with coronary artery stents.","container-title":"ISRN Cardiology","DOI":"10.5402/2012/139823","ISSN":"2090-5580","journalAbbreviation":"ISRN Cardiol","note":"PMID: 22997590\nPMCID: PMC3446716","page":"139823","source":"PubMed Central","title":"CT Imaging of Coronary Stents: Past, Present, and Future","title-short":"CT Imaging of Coronary Stents","volume":"2012","author":[{"family":"Mahnken","given":"Andreas H."}],"issued":{"date-parts":[["2012",9,11]]}}}],"schema":"https://github.com/citation-style-language/schema/raw/master/csl-citation.json"} </w:instrText>
      </w:r>
      <w:r w:rsidR="007649A0">
        <w:rPr>
          <w:rFonts w:cstheme="minorHAnsi"/>
        </w:rPr>
        <w:fldChar w:fldCharType="separate"/>
      </w:r>
      <w:r w:rsidR="00D4208F" w:rsidRPr="00D4208F">
        <w:rPr>
          <w:rFonts w:ascii="Calibri" w:cs="Calibri"/>
          <w:vertAlign w:val="superscript"/>
        </w:rPr>
        <w:t>31</w:t>
      </w:r>
      <w:r w:rsidR="007649A0">
        <w:rPr>
          <w:rFonts w:cstheme="minorHAnsi"/>
        </w:rPr>
        <w:fldChar w:fldCharType="end"/>
      </w:r>
      <w:r w:rsidRPr="00372564">
        <w:rPr>
          <w:rFonts w:cstheme="minorHAnsi"/>
        </w:rPr>
        <w:t>. Future studies should account for this by including physical phantoms with realistic cardiac hardware or a robust patient data set.</w:t>
      </w:r>
    </w:p>
    <w:p w14:paraId="0E3B2FFD" w14:textId="77777777" w:rsidR="003E3089" w:rsidRPr="00372564" w:rsidRDefault="003E3089" w:rsidP="003E3089">
      <w:pPr>
        <w:spacing w:line="480" w:lineRule="auto"/>
        <w:rPr>
          <w:rFonts w:cstheme="minorHAnsi"/>
        </w:rPr>
      </w:pPr>
    </w:p>
    <w:p w14:paraId="4DFB1483" w14:textId="3302BCD7" w:rsidR="00372564" w:rsidRPr="003E3089" w:rsidRDefault="00372564" w:rsidP="003E3089">
      <w:pPr>
        <w:spacing w:line="480" w:lineRule="auto"/>
        <w:rPr>
          <w:rFonts w:cstheme="minorHAnsi"/>
        </w:rPr>
      </w:pPr>
      <w:r w:rsidRPr="00372564">
        <w:rPr>
          <w:rFonts w:cstheme="minorHAnsi"/>
        </w:rPr>
        <w:t>Fewer total scans were included in the physical phantom analysis compared to the simulated analysis, resulting in fewer calcium scores. This is a limitation and becomes more pronounced in the sensitivity and specificity analysis, where false-negative (CAC=0) and false-positive (CAC&gt;0) results are</w:t>
      </w:r>
      <w:r w:rsidR="00AF6468">
        <w:rPr>
          <w:rFonts w:cstheme="minorHAnsi"/>
        </w:rPr>
        <w:t xml:space="preserve"> rare</w:t>
      </w:r>
      <w:r w:rsidRPr="00372564">
        <w:rPr>
          <w:rFonts w:cstheme="minorHAnsi"/>
        </w:rPr>
        <w:t>.</w:t>
      </w:r>
      <w:r w:rsidR="008D04DF">
        <w:rPr>
          <w:rFonts w:cstheme="minorHAnsi"/>
        </w:rPr>
        <w:t xml:space="preserve"> Therefore, sensitivity and </w:t>
      </w:r>
      <w:r w:rsidR="00272071">
        <w:rPr>
          <w:rFonts w:cstheme="minorHAnsi"/>
        </w:rPr>
        <w:t>specificity</w:t>
      </w:r>
      <w:r w:rsidR="008D04DF">
        <w:rPr>
          <w:rFonts w:cstheme="minorHAnsi"/>
        </w:rPr>
        <w:t xml:space="preserve"> analysis was not performed on the physical phantoms.</w:t>
      </w:r>
      <w:r w:rsidRPr="00372564">
        <w:rPr>
          <w:rFonts w:cstheme="minorHAnsi"/>
        </w:rPr>
        <w:t xml:space="preserve"> In addition, motion was not included in the physical phantom analysis. More physical phantom scans, including scans affected by motion, need to be included in future studies. This would provide more robust accuracy, reproducibility, sensitivity, and specificity measurements and would result in a more reliable </w:t>
      </w:r>
      <w:r w:rsidRPr="00372564">
        <w:rPr>
          <w:rFonts w:cstheme="minorHAnsi"/>
        </w:rPr>
        <w:lastRenderedPageBreak/>
        <w:t>expected percentage of false-negative (CAC=0) and false-positive (CAC&gt;0) scores for each calcium quantification technique.</w:t>
      </w:r>
    </w:p>
    <w:p w14:paraId="705EE778" w14:textId="77777777" w:rsidR="003E3089" w:rsidRPr="00372564" w:rsidRDefault="003E3089" w:rsidP="003E3089">
      <w:pPr>
        <w:spacing w:line="480" w:lineRule="auto"/>
        <w:rPr>
          <w:rFonts w:cstheme="minorHAnsi"/>
        </w:rPr>
      </w:pPr>
    </w:p>
    <w:p w14:paraId="344ED59C" w14:textId="770EDA34" w:rsidR="00372564" w:rsidRPr="003E3089" w:rsidRDefault="00372564" w:rsidP="003E3089">
      <w:pPr>
        <w:spacing w:line="480" w:lineRule="auto"/>
        <w:rPr>
          <w:rFonts w:cstheme="minorHAnsi"/>
        </w:rPr>
      </w:pPr>
      <w:r w:rsidRPr="00372564">
        <w:rPr>
          <w:rFonts w:cstheme="minorHAnsi"/>
        </w:rPr>
        <w:t xml:space="preserve">Previous studies show that Agatston scoring consistently underestimates calcium density and volume, with even further underestimation for low-density and motion-affected plaques </w:t>
      </w:r>
      <w:r w:rsidR="000209E2">
        <w:rPr>
          <w:rFonts w:cstheme="minorHAnsi"/>
        </w:rPr>
        <w:fldChar w:fldCharType="begin"/>
      </w:r>
      <w:r w:rsidR="00D4208F">
        <w:rPr>
          <w:rFonts w:cstheme="minorHAnsi"/>
        </w:rPr>
        <w:instrText xml:space="preserve"> ADDIN ZOTERO_ITEM CSL_CITATION {"citationID":"HRr1DzLK","properties":{"formattedCitation":"\\super 32\\nosupersub{}","plainCitation":"32","noteIndex":0},"citationItems":[{"id":380,"uris":["http://zotero.org/users/6884353/items/5LDIEVJB"],"itemData":{"id":380,"type":"article-journal","abstract":"Introduction The amount of coronary artery calcium determined in CT scans is a well established predictor of cardiovascular events. However, high interscan variability of coronary calcium quantification may lead to incorrect cardiovascular risk assignment. Partial volume effect contributes to high interscan variability. Hence, we propose a method for coronary calcium quantification employing partial volume correction. Methods Two phantoms containing artificial coronary artery calcifications and 293 subject chest CT scans were used. The first and second phantom contained nine calcifications and the second phantom contained three artificial arteries with three calcifications of different volumes, shapes and densities. The first phantom was scanned five times with and without extension rings. The second phantom was scanned three times without and with simulated cardiac motion (10 and 30 mm/s). Chest CT scans were acquired without ECG-synchronization and reconstructed using sharp and soft kernels. Coronary calcifications were annotated employing the clinically used intensity value thresholding (130 HU). Thereafter, a threshold separating each calcification from its background was determined using an Expectation-Maximization algorithm. Finally, for each lesion the partial content of calcification in each voxel was determined depending on its intensity and the determined threshold. Results Clinical calcium scoring resulted in overestimation of calcium volume for medium and high density calcifications in the first phantom, and overestimation of calcium volume for high density and underestimation for low density calcifications in the second phantom. With induced motion these effects were further emphasized. The proposed quantification resulted in better accuracy and substantially lower over- and underestimation of calcium volume even in presence of motion. In chest CT, the agreement between calcium scores from the two reconstructions improved when proposed method was used. Conclusion Compared with clinical calcium scoring, proposed quantification provides a better estimate of the true calcium volume in phantoms and better agreement in calcium scores between different subject scan reconstructions.","container-title":"PLOS ONE","DOI":"10.1371/journal.pone.0209318","ISSN":"1932-6203","issue":"12","journalAbbreviation":"PLOS ONE","language":"en","note":"publisher: Public Library of Science","page":"e0209318","source":"PLoS Journals","title":"Coronary calcium scoring with partial volume correction in anthropomorphic thorax phantom and screening chest CT images","volume":"13","author":[{"family":"Šprem","given":"Jurica"},{"family":"Vos","given":"Bob D.","dropping-particle":"de"},{"family":"Lessmann","given":"Nikolas"},{"family":"Hamersvelt","given":"Robbert W.","dropping-particle":"van"},{"family":"Greuter","given":"Marcel J. W."},{"family":"Jong","given":"Pim A.","dropping-particle":"de"},{"family":"Leiner","given":"Tim"},{"family":"Viergever","given":"Max A."},{"family":"Išgum","given":"Ivana"}],"issued":{"date-parts":[["2018",12,20]]}}}],"schema":"https://github.com/citation-style-language/schema/raw/master/csl-citation.json"}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32</w:t>
      </w:r>
      <w:r w:rsidR="000209E2">
        <w:rPr>
          <w:rFonts w:cstheme="minorHAnsi"/>
        </w:rPr>
        <w:fldChar w:fldCharType="end"/>
      </w:r>
      <w:r w:rsidRPr="00372564">
        <w:rPr>
          <w:rFonts w:cstheme="minorHAnsi"/>
        </w:rPr>
        <w:t xml:space="preserve">. Werf et </w:t>
      </w:r>
      <w:r w:rsidR="005520F6">
        <w:rPr>
          <w:rFonts w:cstheme="minorHAnsi"/>
        </w:rPr>
        <w:t>al</w:t>
      </w:r>
      <w:r w:rsidRPr="00372564">
        <w:rPr>
          <w:rFonts w:cstheme="minorHAnsi"/>
        </w:rPr>
        <w:t xml:space="preserve">. </w:t>
      </w:r>
      <w:r w:rsidR="003547DD">
        <w:rPr>
          <w:rFonts w:cstheme="minorHAnsi"/>
        </w:rPr>
        <w:t>indicate</w:t>
      </w:r>
      <w:r w:rsidRPr="00372564">
        <w:rPr>
          <w:rFonts w:cstheme="minorHAnsi"/>
        </w:rPr>
        <w:t xml:space="preserve"> that low-density calcifications might fall below the 130 HU threshold because of blurring from motion which artificially reduces the Agatston score </w:t>
      </w:r>
      <w:r w:rsidR="000209E2">
        <w:rPr>
          <w:rFonts w:cstheme="minorHAnsi"/>
        </w:rPr>
        <w:fldChar w:fldCharType="begin"/>
      </w:r>
      <w:r w:rsidR="00D4208F">
        <w:rPr>
          <w:rFonts w:cstheme="minorHAnsi"/>
        </w:rPr>
        <w:instrText xml:space="preserve"> ADDIN ZOTERO_ITEM CSL_CITATION {"citationID":"GsUTG1kn","properties":{"formattedCitation":"\\super 33\\nosupersub{}","plainCitation":"33","noteIndex":0},"citationItems":[{"id":383,"uris":["http://zotero.org/users/6884353/items/RX6K7MLD"],"itemData":{"id":383,"type":"article-journal","abstract":"To evaluate the influence of heart rate on coronary calcium scores (CCS) using a dynamic phantom on four high-end computed tomography (CT) systems from different manufacturers. Artificial coronary arteries were moved in an anthropomorphic chest phantom at linear velocities, corresponding to &lt; 60, 60–75 and &gt; 75 beats per minute (bpm). Data was acquired with routinely used clinical protocols for CCS on four high-end CT systems (CT1–CT4). CCS, quantified as Agatston and mass scores were compared to reference scores at &lt; 60 bpm. Influence of heart rate was assessed for each system with the cardiac motion susceptibility (CMS) Index. At increased heart rates (&gt; 75 bpm), Agatston scores of the low mass calcification were similar to the reference score, while Agatston scores of the medium and high mass calcification increased significantly up to 50% for all CT systems. Threefold CMS increases at &gt; 75 bpm in comparison with &lt; 60 bpm were shown. For medium and high mass calcifications, significant differences in CMS between CT systems were found. Heart rate substantially influences CCS for high-end CT systems of four major manufacturers, but CT systems differ in motion susceptibility. Follow-up CCS CT scans should be acquired on the same CT system and protocol, and preferably with comparable heart rates.","container-title":"The International Journal of Cardiovascular Imaging","DOI":"10.1007/s10554-017-1293-x","ISSN":"1573-0743","issue":"6","journalAbbreviation":"Int J Cardiovasc Imaging","language":"en","page":"959-966","source":"Springer Link","title":"Influence of heart rate on coronary calcium scores: a multi-manufacturer phantom study","title-short":"Influence of heart rate on coronary calcium scores","volume":"34","author":[{"family":"Werf","given":"N. R.","non-dropping-particle":"van der"},{"family":"Willemink","given":"M. J."},{"family":"Willems","given":"T. P."},{"family":"Vliegenthart","given":"R."},{"family":"Greuter","given":"M. J. W."},{"family":"Leiner","given":"T."}],"issued":{"date-parts":[["2018",6,1]]}}}],"schema":"https://github.com/citation-style-language/schema/raw/master/csl-citation.json"}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33</w:t>
      </w:r>
      <w:r w:rsidR="000209E2">
        <w:rPr>
          <w:rFonts w:cstheme="minorHAnsi"/>
        </w:rPr>
        <w:fldChar w:fldCharType="end"/>
      </w:r>
      <w:r w:rsidRPr="00372564">
        <w:rPr>
          <w:rFonts w:cstheme="minorHAnsi"/>
        </w:rPr>
        <w:t xml:space="preserve">. Our study is consistent with these results (Fig. 4C and 7C); we showed that Agatston scoring produced the most false-negative (CAC=0) classifications for the simulated data and the physical phantom scans. Future studies are warranted in physical phantoms with lower-density calcification inserts (&lt; 200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to understand how integrated calcium mass and volume fraction calcium mass compares to Agatston mass within the low-density regime on physical data. Very high coronary artery calcium density (&gt; 1000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is quite rare, and Agatston scoring has already been shown to be a good predictor of cardiovascular disease within this subset of patients </w:t>
      </w:r>
      <w:r w:rsidR="000209E2">
        <w:rPr>
          <w:rFonts w:cstheme="minorHAnsi"/>
        </w:rPr>
        <w:fldChar w:fldCharType="begin"/>
      </w:r>
      <w:r w:rsidR="00D4208F">
        <w:rPr>
          <w:rFonts w:cstheme="minorHAnsi"/>
        </w:rPr>
        <w:instrText xml:space="preserve"> ADDIN ZOTERO_ITEM CSL_CITATION {"citationID":"g0mtmn7l","properties":{"formattedCitation":"\\super 34\\nosupersub{}","plainCitation":"34","noteIndex":0},"citationItems":[{"id":441,"uris":["http://zotero.org/users/6884353/items/UU85QVH2"],"itemData":{"id":441,"type":"article-journal","abstract":"Background:\n\nThere are limited data on the unique cardiovascular disease (CVD), non-CVD, and mortality risks of primary prevention individuals with very high coronary artery calcium (CAC; ≥1000), especially compared with rates observed in secondary prevention populations.\n\nMethods:\n\nOur study population consisted of 6814 ethnically diverse individuals 45 to 84 years of age who were free of known CVD from MESA (Multi-Ethnic Study of Atherosclerosis), a prospective, observational, community-based cohort. Mean follow-up time was 13.6±4.4 years. Hazard ratios of CAC ≥1000 were compared with both CAC 0 and CAC 400 to 999 for CVD, non-CVD, and mortality outcomes with the use of Cox proportional hazards regression adjusted for age, sex, and traditional risk factors. Using a sex-adjusted logarithmic model, we calculated event rates in MESA as a function of CAC and compared them with those observed in the placebo group of stable secondary prevention patients in the FOURIER clinical trial (Further Cardiovascular Outcomes Research With PCSK9 Inhibition in Subjects With Elevated Risk).\n\nResults:\n\nCompared with CAC 400 to 999, those with CAC ≥1000 (n=257) had a greater mean number of coronary vessels with CAC (3.4±0.5), greater total area of CAC (586.5±275.2 mm2), similar CAC density, and more extensive extracoronary calcification. After full adjustment, CAC ≥1000 demonstrated a 4.71- (3.63–6.11), 7.57- (5.50–10.42), 4.86-(3.32–7.11), and 1.94-fold (1.57–2.41) increased risk for all CVD events, all coronary heart disease events, hard coronary heart disease events, and all-cause mortality, respectively, compared with CAC 0 and a 1.65- (1.25–2.16), 1.66- (1.22–2.25), 1.51- (1.03–2.23), and 1.34-fold (1.05–1.71) increased risk compared with CAC 400 to 999. With increasing CAC, hazard ratios increased for all event types, with no apparent upper CAC threshold. CAC ≥1000 was associated with a 1.95- (1.57–2.41) and 1.43-fold (1.12–1.83) increased risk for a first non-CVD event compared with CAC 0 and CAC 400 to 999, respectively. CAC 1000 corresponded to an annualized 3-point major adverse cardiovascular event rate of 3.4 per 100 person-years, similar to that of the total FOURIER population (3.3) and higher than those of the lower-risk FOURIER subgroups.\n\nConclusions:\n\nIndividuals with very high CAC (≥1000) are a unique population at substantially higher risk for CVD events, non-CVD outcomes, and mortality than those with lower CAC, with 3-point major adverse cardiovascular event rates similar to those of a stable treated secondary prevention population. Future guidelines should consider a less distinct stratification algorithm between primary and secondary prevention patients in guiding aggressive preventive pharmacotherapy.","container-title":"Circulation","DOI":"10.1161/CIRCULATIONAHA.120.050545","issue":"16","note":"publisher: American Heart Association","page":"1571-1583","source":"ahajournals.org (Atypon)","title":"Very High Coronary Artery Calcium (≥1000) and Association With Cardiovascular Disease Events, Non–Cardiovascular Disease Outcomes, and Mortality","volume":"143","author":[{"family":"Peng","given":"Allison W."},{"family":"Dardari","given":"Zeina A."},{"family":"Blumenthal","given":"Roger S."},{"family":"Dzaye","given":"Omar"},{"family":"Obisesan","given":"Olufunmilayo H."},{"family":"Iftekhar Uddin","given":"S.m."},{"family":"Nasir","given":"Khurram"},{"family":"Blankstein","given":"Ron"},{"family":"Budoff","given":"Matthew J."},{"family":"Bødtker Mortensen","given":"Martin"},{"family":"Joshi","given":"Parag H."},{"family":"Page","given":"John"},{"family":"Blaha","given":"Michael J."}],"issued":{"date-parts":[["2021",4,20]]}}}],"schema":"https://github.com/citation-style-language/schema/raw/master/csl-citation.json"}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34</w:t>
      </w:r>
      <w:r w:rsidR="000209E2">
        <w:rPr>
          <w:rFonts w:cstheme="minorHAnsi"/>
        </w:rPr>
        <w:fldChar w:fldCharType="end"/>
      </w:r>
      <w:r w:rsidRPr="00372564">
        <w:rPr>
          <w:rFonts w:cstheme="minorHAnsi"/>
        </w:rPr>
        <w:t>.</w:t>
      </w:r>
    </w:p>
    <w:p w14:paraId="30362F08" w14:textId="77777777" w:rsidR="003E3089" w:rsidRPr="00372564" w:rsidRDefault="003E3089" w:rsidP="003E3089">
      <w:pPr>
        <w:spacing w:line="480" w:lineRule="auto"/>
        <w:rPr>
          <w:rFonts w:cstheme="minorHAnsi"/>
        </w:rPr>
      </w:pPr>
    </w:p>
    <w:p w14:paraId="4F658A5A" w14:textId="137509F6" w:rsidR="00372564" w:rsidRPr="003E3089" w:rsidRDefault="00372564" w:rsidP="003E3089">
      <w:pPr>
        <w:spacing w:line="480" w:lineRule="auto"/>
        <w:rPr>
          <w:rFonts w:cstheme="minorHAnsi"/>
        </w:rPr>
      </w:pPr>
      <w:r w:rsidRPr="00372564">
        <w:rPr>
          <w:rFonts w:cstheme="minorHAnsi"/>
        </w:rPr>
        <w:t xml:space="preserve">Tzolos et al. showed that Agatston scoring struggles to detect small calcifications in the coronary arteries of patients due to the threshold requirement of 130 HU and the minimum connected component requirement of 1 mm </w:t>
      </w:r>
      <w:r w:rsidR="000209E2">
        <w:rPr>
          <w:rFonts w:cstheme="minorHAnsi"/>
        </w:rPr>
        <w:fldChar w:fldCharType="begin"/>
      </w:r>
      <w:r w:rsidR="00D4208F">
        <w:rPr>
          <w:rFonts w:cstheme="minorHAnsi"/>
        </w:rPr>
        <w:instrText xml:space="preserve"> ADDIN ZOTERO_ITEM CSL_CITATION {"citationID":"XGm7FowB","properties":{"formattedCitation":"\\super 35\\nosupersub{}","plainCitation":"35","noteIndex":0},"citationItems":[{"id":385,"uris":["http://zotero.org/users/6884353/items/V37QDAEQ"],"itemData":{"id":385,"type":"article-journal","abstract":"Background\nA coronary artery calcium score (CACS) of 0 is associated with a very low risk of cardiac event. However, the Agatston CACS may fail to detect very small or less dense calcifications. We investigated if an alteration of the Agatston criteria would affect the ability to detect such plaques.\nMethods\nWe evaluated 322 patients, 161 who had a baseline scan with CACS ​= ​0 and a follow-up scan with CACS&gt;0 and 161 with two serial CACS ​= ​0 scans (control group), to identify subtle calcification not detected in the baseline scan because it was not meeting the Agatston size and HU thresholds (≥1 ​mm2 and ≥130HU). Size threshold was set to &lt;1 ​mm2 and the HU threshold modified in a stepwise manner to 120, 110, 100 and 90. New lesions were classified as true positive or false positive(noise) using the follow-up scan.\nResults\nWe identified 69 visually suspected subtle calcified lesions in 65/322 (20.2%) patients with CAC ​= ​0 by the Agatston criteria. When size threshold was set as &lt;1 ​mm2 and HU ​≥ ​130, 36 lesions scored CACS&gt;0, 34 (94.4%) true positive and 2 (5.6%) false positive. When decrease in HU (120HU, 110HU, 100HU, and 90HU) threshold was added to the reduced size threshold, the number of lesions scoring&gt;0 increased (46, 55, 59, and 69, respectively) at a cost of increased false positive rate (8.7%, 20%, 22%, and 30.4% respectively). Eliminating size or both size and HU threshold to ≥120HU correctly reclassified 9.6% and 12.1% of patients respectively.\nConclusion\nEliminating size and reducing HU thresholds to ≥120HU improved the detection of subtle calcification when compared to the Agatston CACS method.","container-title":"Journal of Cardiovascular Computed Tomography","DOI":"10.1016/j.jcct.2021.10.004","ISSN":"1934-5925","issue":"2","journalAbbreviation":"Journal of Cardiovascular Computed Tomography","language":"en","page":"150-154","source":"ScienceDirect","title":"Detection of small coronary calcifications in patients with Agatston coronary artery calcium score of zero","volume":"16","author":[{"family":"Tzolos","given":"Evangelos"},{"family":"Han","given":"Donghee"},{"family":"Klein","given":"Eyal"},{"family":"Friedman","given":"John D."},{"family":"Hayes","given":"Sean W."},{"family":"Thomson","given":"Louise E. J."},{"family":"Slomka","given":"Piotr"},{"family":"Dey","given":"Damini"},{"family":"Gransar","given":"Heidi"},{"family":"Berman","given":"Daniel S."}],"issued":{"date-parts":[["2022",3,1]]}}}],"schema":"https://github.com/citation-style-language/schema/raw/master/csl-citation.json"}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35</w:t>
      </w:r>
      <w:r w:rsidR="000209E2">
        <w:rPr>
          <w:rFonts w:cstheme="minorHAnsi"/>
        </w:rPr>
        <w:fldChar w:fldCharType="end"/>
      </w:r>
      <w:r w:rsidRPr="00372564">
        <w:rPr>
          <w:rFonts w:cstheme="minorHAnsi"/>
        </w:rPr>
        <w:t>. Our results are consistent with this study and indicate that the size of the calcium insert is a critical variable in accounting for false-negative (CAC=0) Agatston scores. The small inserts resulted in 4</w:t>
      </w:r>
      <w:ins w:id="559" w:author="Mike Black" w:date="2023-04-06T09:32:00Z">
        <w:r w:rsidR="00D34FA3">
          <w:rPr>
            <w:rFonts w:cstheme="minorHAnsi"/>
          </w:rPr>
          <w:t>3</w:t>
        </w:r>
      </w:ins>
      <w:del w:id="560" w:author="Mike Black" w:date="2023-04-06T09:32:00Z">
        <w:r w:rsidRPr="00372564" w:rsidDel="00D34FA3">
          <w:rPr>
            <w:rFonts w:cstheme="minorHAnsi"/>
          </w:rPr>
          <w:delText>0</w:delText>
        </w:r>
      </w:del>
      <w:r w:rsidRPr="00372564">
        <w:rPr>
          <w:rFonts w:cstheme="minorHAnsi"/>
        </w:rPr>
        <w:t xml:space="preserve"> false-negative (CAC=0) scores out of 216 total scores, whereas the medium and large inserts accounted for only 24 and 2</w:t>
      </w:r>
      <w:ins w:id="561" w:author="Mike Black" w:date="2023-04-06T09:32:00Z">
        <w:r w:rsidR="00D34FA3">
          <w:rPr>
            <w:rFonts w:cstheme="minorHAnsi"/>
          </w:rPr>
          <w:t>1</w:t>
        </w:r>
      </w:ins>
      <w:del w:id="562" w:author="Mike Black" w:date="2023-04-06T09:32:00Z">
        <w:r w:rsidRPr="00372564" w:rsidDel="00D34FA3">
          <w:rPr>
            <w:rFonts w:cstheme="minorHAnsi"/>
          </w:rPr>
          <w:delText>0</w:delText>
        </w:r>
      </w:del>
      <w:r w:rsidRPr="00372564">
        <w:rPr>
          <w:rFonts w:cstheme="minorHAnsi"/>
        </w:rPr>
        <w:t xml:space="preserve"> false-negative (CAC=0) scores, respectively. Density was also an important factor. Low-density calcifications resulted in 4</w:t>
      </w:r>
      <w:ins w:id="563" w:author="Mike Black" w:date="2023-04-06T09:32:00Z">
        <w:r w:rsidR="00D34FA3">
          <w:rPr>
            <w:rFonts w:cstheme="minorHAnsi"/>
          </w:rPr>
          <w:t>3</w:t>
        </w:r>
      </w:ins>
      <w:del w:id="564" w:author="Mike Black" w:date="2023-04-06T09:32:00Z">
        <w:r w:rsidRPr="00372564" w:rsidDel="00D34FA3">
          <w:rPr>
            <w:rFonts w:cstheme="minorHAnsi"/>
          </w:rPr>
          <w:delText>0</w:delText>
        </w:r>
      </w:del>
      <w:r w:rsidRPr="00372564">
        <w:rPr>
          <w:rFonts w:cstheme="minorHAnsi"/>
        </w:rPr>
        <w:t xml:space="preserve"> false-negative (CAC=0) scores out of 216 total scores, whereas the medium-density and high-density calcifications resulted in 3</w:t>
      </w:r>
      <w:ins w:id="565" w:author="Mike Black" w:date="2023-04-06T09:32:00Z">
        <w:r w:rsidR="00D34FA3">
          <w:rPr>
            <w:rFonts w:cstheme="minorHAnsi"/>
          </w:rPr>
          <w:t>3</w:t>
        </w:r>
      </w:ins>
      <w:del w:id="566" w:author="Mike Black" w:date="2023-04-06T09:32:00Z">
        <w:r w:rsidRPr="00372564" w:rsidDel="00D34FA3">
          <w:rPr>
            <w:rFonts w:cstheme="minorHAnsi"/>
          </w:rPr>
          <w:delText>2</w:delText>
        </w:r>
      </w:del>
      <w:r w:rsidRPr="00372564">
        <w:rPr>
          <w:rFonts w:cstheme="minorHAnsi"/>
        </w:rPr>
        <w:t xml:space="preserve"> and 12 false-negative (CAC=0) scores, respectively. Based on our results, integrated calcium mass and volume </w:t>
      </w:r>
      <w:r w:rsidRPr="00372564">
        <w:rPr>
          <w:rFonts w:cstheme="minorHAnsi"/>
        </w:rPr>
        <w:lastRenderedPageBreak/>
        <w:t>fraction calcium mass improved upon many of the issues associated with Agatston scoring and resulted in fewer false-negative (CAC=0) scores.</w:t>
      </w:r>
    </w:p>
    <w:p w14:paraId="6E8973BE" w14:textId="2A2A25A1" w:rsidR="003E3089" w:rsidRPr="003E3089" w:rsidRDefault="003E3089" w:rsidP="003E3089">
      <w:pPr>
        <w:spacing w:line="480" w:lineRule="auto"/>
        <w:rPr>
          <w:rFonts w:cstheme="minorHAnsi"/>
        </w:rPr>
      </w:pPr>
    </w:p>
    <w:p w14:paraId="2DF250A7" w14:textId="58239CE6" w:rsidR="003E3089" w:rsidRPr="003E3089" w:rsidRDefault="00DF01CE" w:rsidP="003E3089">
      <w:pPr>
        <w:pStyle w:val="Heading1"/>
        <w:spacing w:line="480" w:lineRule="auto"/>
        <w:rPr>
          <w:rFonts w:asciiTheme="minorHAnsi" w:hAnsiTheme="minorHAnsi" w:cstheme="minorHAnsi"/>
        </w:rPr>
      </w:pPr>
      <w:r>
        <w:rPr>
          <w:rFonts w:asciiTheme="minorHAnsi" w:hAnsiTheme="minorHAnsi" w:cstheme="minorHAnsi"/>
        </w:rPr>
        <w:t>5</w:t>
      </w:r>
      <w:r w:rsidR="003E3089" w:rsidRPr="003E3089">
        <w:rPr>
          <w:rFonts w:asciiTheme="minorHAnsi" w:hAnsiTheme="minorHAnsi" w:cstheme="minorHAnsi"/>
        </w:rPr>
        <w:t xml:space="preserve">. </w:t>
      </w:r>
      <w:r w:rsidR="00453B02">
        <w:rPr>
          <w:rFonts w:asciiTheme="minorHAnsi" w:hAnsiTheme="minorHAnsi" w:cstheme="minorHAnsi"/>
        </w:rPr>
        <w:t>Conclusion</w:t>
      </w:r>
      <w:r w:rsidR="003E3089" w:rsidRPr="003E3089">
        <w:rPr>
          <w:rFonts w:asciiTheme="minorHAnsi" w:hAnsiTheme="minorHAnsi" w:cstheme="minorHAnsi"/>
        </w:rPr>
        <w:t xml:space="preserve"> </w:t>
      </w:r>
    </w:p>
    <w:p w14:paraId="1C0116F6" w14:textId="13958BBD" w:rsidR="003E3089" w:rsidRDefault="003E3089" w:rsidP="00AB3DDD">
      <w:pPr>
        <w:spacing w:line="480" w:lineRule="auto"/>
        <w:rPr>
          <w:rFonts w:cstheme="minorHAnsi"/>
        </w:rPr>
      </w:pPr>
      <w:r w:rsidRPr="003E3089">
        <w:rPr>
          <w:rFonts w:cstheme="minorHAnsi"/>
        </w:rPr>
        <w:t xml:space="preserve">This study shows that both the integrated calcium mass and volume fraction calcium mass techniques improve </w:t>
      </w:r>
      <w:r w:rsidR="005520F6">
        <w:rPr>
          <w:rFonts w:cstheme="minorHAnsi"/>
        </w:rPr>
        <w:t xml:space="preserve">the </w:t>
      </w:r>
      <w:r w:rsidRPr="003E3089">
        <w:rPr>
          <w:rFonts w:cstheme="minorHAnsi"/>
        </w:rPr>
        <w:t>sensitivity, accuracy, and reproducibility of calcium mass measurement as compared to traditional Agatston scoring. This improvement in calcium scoring can potentially improve risk stratification for patients undergoing calcium scoring and further improve outcomes compared to Agatston scoring.</w:t>
      </w:r>
    </w:p>
    <w:p w14:paraId="3F5BF647" w14:textId="4603CDC5" w:rsidR="00AB3DDD" w:rsidRDefault="00AB3DDD" w:rsidP="00B33D6F">
      <w:pPr>
        <w:spacing w:line="480" w:lineRule="auto"/>
        <w:rPr>
          <w:rFonts w:cstheme="minorHAnsi"/>
        </w:rPr>
      </w:pPr>
    </w:p>
    <w:p w14:paraId="1AF9DF74" w14:textId="7C3D9D8A" w:rsidR="00AB3DDD" w:rsidRPr="003547DD" w:rsidRDefault="00AB3DDD" w:rsidP="00B33D6F">
      <w:pPr>
        <w:pStyle w:val="Heading1"/>
        <w:spacing w:line="480" w:lineRule="auto"/>
        <w:rPr>
          <w:rFonts w:asciiTheme="minorHAnsi" w:hAnsiTheme="minorHAnsi" w:cstheme="minorHAnsi"/>
        </w:rPr>
      </w:pPr>
      <w:r w:rsidRPr="003547DD">
        <w:rPr>
          <w:rFonts w:asciiTheme="minorHAnsi" w:hAnsiTheme="minorHAnsi" w:cstheme="minorHAnsi"/>
        </w:rPr>
        <w:t>Conflicts of Interest</w:t>
      </w:r>
    </w:p>
    <w:p w14:paraId="7037CF0F" w14:textId="3AB6E2BF" w:rsidR="00AB3DDD" w:rsidRDefault="00AB3DDD" w:rsidP="00B33D6F">
      <w:pPr>
        <w:spacing w:line="480" w:lineRule="auto"/>
      </w:pPr>
      <w:r>
        <w:t>The authors have no conflicts of interest to disclose.</w:t>
      </w:r>
    </w:p>
    <w:p w14:paraId="50BA8910" w14:textId="6BCC12FB" w:rsidR="00B33D6F" w:rsidRPr="00B33D6F" w:rsidRDefault="00AB3DDD" w:rsidP="005C2507">
      <w:pPr>
        <w:rPr>
          <w:b/>
          <w:bCs/>
        </w:rPr>
      </w:pPr>
      <w:r w:rsidRPr="005C2507">
        <w:rPr>
          <w:b/>
          <w:bCs/>
        </w:rPr>
        <w:t>Acknowledgements</w:t>
      </w:r>
      <w:r w:rsidR="005C2507">
        <w:rPr>
          <w:b/>
          <w:bCs/>
        </w:rPr>
        <w:t xml:space="preserve">: </w:t>
      </w:r>
      <w:r w:rsidR="00B33D6F" w:rsidRPr="00B33D6F">
        <w:t>The authors would like to thank Drs. Martin Willemink and GD van Praagh for sharing their data for this study. A grant from Canon Medical Systems, USA, partially supported this study.</w:t>
      </w:r>
    </w:p>
    <w:p w14:paraId="6B1EA02F" w14:textId="580EF42F" w:rsidR="00130F65" w:rsidRDefault="00130F65" w:rsidP="00AB3DDD">
      <w:r>
        <w:br w:type="page"/>
      </w:r>
    </w:p>
    <w:p w14:paraId="0D143200" w14:textId="3A690335" w:rsidR="00453B02" w:rsidRPr="003E3089" w:rsidRDefault="00130F65" w:rsidP="00130F65">
      <w:pPr>
        <w:pStyle w:val="Heading1"/>
        <w:rPr>
          <w:rFonts w:asciiTheme="minorHAnsi" w:hAnsiTheme="minorHAnsi"/>
        </w:rPr>
      </w:pPr>
      <w:r>
        <w:lastRenderedPageBreak/>
        <w:t>References</w:t>
      </w:r>
    </w:p>
    <w:p w14:paraId="0CAE9138" w14:textId="77777777" w:rsidR="00D4208F" w:rsidRPr="00D4208F" w:rsidRDefault="005C2507" w:rsidP="00D4208F">
      <w:pPr>
        <w:pStyle w:val="Bibliography"/>
        <w:rPr>
          <w:rFonts w:ascii="Calibri" w:cs="Calibri"/>
        </w:rPr>
      </w:pPr>
      <w:r>
        <w:rPr>
          <w:rFonts w:ascii="Calibri" w:cs="Calibri"/>
        </w:rPr>
        <w:t xml:space="preserve"> </w:t>
      </w:r>
      <w:r w:rsidR="00FB47AE">
        <w:rPr>
          <w:rFonts w:ascii="Calibri" w:cs="Calibri"/>
        </w:rPr>
        <w:fldChar w:fldCharType="begin"/>
      </w:r>
      <w:r w:rsidR="00FB47AE">
        <w:rPr>
          <w:rFonts w:ascii="Calibri" w:cs="Calibri"/>
        </w:rPr>
        <w:instrText xml:space="preserve"> ADDIN ZOTERO_BIBL {"uncited":[],"omitted":[],"custom":[]} CSL_BIBLIOGRAPHY </w:instrText>
      </w:r>
      <w:r w:rsidR="00FB47AE">
        <w:rPr>
          <w:rFonts w:ascii="Calibri" w:cs="Calibri"/>
        </w:rPr>
        <w:fldChar w:fldCharType="separate"/>
      </w:r>
      <w:r w:rsidR="00D4208F" w:rsidRPr="00D4208F">
        <w:rPr>
          <w:rFonts w:ascii="Calibri" w:cs="Calibri"/>
        </w:rPr>
        <w:t>1.</w:t>
      </w:r>
      <w:r w:rsidR="00D4208F" w:rsidRPr="00D4208F">
        <w:rPr>
          <w:rFonts w:ascii="Calibri" w:cs="Calibri"/>
        </w:rPr>
        <w:tab/>
        <w:t xml:space="preserve">Greenland, P., Blaha, M. J., Budoff, M. J., Erbel, R. &amp; Watson, K. E. Coronary Calcium Score and Cardiovascular Risk. </w:t>
      </w:r>
      <w:r w:rsidR="00D4208F" w:rsidRPr="00D4208F">
        <w:rPr>
          <w:rFonts w:ascii="Calibri" w:cs="Calibri"/>
          <w:i/>
          <w:iCs/>
        </w:rPr>
        <w:t>J Am Coll Cardiol</w:t>
      </w:r>
      <w:r w:rsidR="00D4208F" w:rsidRPr="00D4208F">
        <w:rPr>
          <w:rFonts w:ascii="Calibri" w:cs="Calibri"/>
        </w:rPr>
        <w:t xml:space="preserve"> </w:t>
      </w:r>
      <w:r w:rsidR="00D4208F" w:rsidRPr="00D4208F">
        <w:rPr>
          <w:rFonts w:ascii="Calibri" w:cs="Calibri"/>
          <w:b/>
          <w:bCs/>
        </w:rPr>
        <w:t>72</w:t>
      </w:r>
      <w:r w:rsidR="00D4208F" w:rsidRPr="00D4208F">
        <w:rPr>
          <w:rFonts w:ascii="Calibri" w:cs="Calibri"/>
        </w:rPr>
        <w:t>, 434–447 (2018).</w:t>
      </w:r>
    </w:p>
    <w:p w14:paraId="2005CBF1" w14:textId="77777777" w:rsidR="00D4208F" w:rsidRPr="00D4208F" w:rsidRDefault="00D4208F" w:rsidP="00D4208F">
      <w:pPr>
        <w:pStyle w:val="Bibliography"/>
        <w:rPr>
          <w:rFonts w:ascii="Calibri" w:cs="Calibri"/>
        </w:rPr>
      </w:pPr>
      <w:r w:rsidRPr="00D4208F">
        <w:rPr>
          <w:rFonts w:ascii="Calibri" w:cs="Calibri"/>
        </w:rPr>
        <w:t>2.</w:t>
      </w:r>
      <w:r w:rsidRPr="00D4208F">
        <w:rPr>
          <w:rFonts w:ascii="Calibri" w:cs="Calibri"/>
        </w:rPr>
        <w:tab/>
        <w:t xml:space="preserve">Lloyd-Jones, D. </w:t>
      </w:r>
      <w:r w:rsidRPr="00D4208F">
        <w:rPr>
          <w:rFonts w:ascii="Calibri" w:cs="Calibri"/>
          <w:i/>
          <w:iCs/>
        </w:rPr>
        <w:t>et al.</w:t>
      </w:r>
      <w:r w:rsidRPr="00D4208F">
        <w:rPr>
          <w:rFonts w:ascii="Calibri" w:cs="Calibri"/>
        </w:rPr>
        <w:t xml:space="preserve"> Executive summary: heart disease and stroke statistics--2010 update: a report from the American Heart Association. </w:t>
      </w:r>
      <w:r w:rsidRPr="00D4208F">
        <w:rPr>
          <w:rFonts w:ascii="Calibri" w:cs="Calibri"/>
          <w:i/>
          <w:iCs/>
        </w:rPr>
        <w:t>Circulation</w:t>
      </w:r>
      <w:r w:rsidRPr="00D4208F">
        <w:rPr>
          <w:rFonts w:ascii="Calibri" w:cs="Calibri"/>
        </w:rPr>
        <w:t xml:space="preserve"> </w:t>
      </w:r>
      <w:r w:rsidRPr="00D4208F">
        <w:rPr>
          <w:rFonts w:ascii="Calibri" w:cs="Calibri"/>
          <w:b/>
          <w:bCs/>
        </w:rPr>
        <w:t>121</w:t>
      </w:r>
      <w:r w:rsidRPr="00D4208F">
        <w:rPr>
          <w:rFonts w:ascii="Calibri" w:cs="Calibri"/>
        </w:rPr>
        <w:t>, 948–954 (2010).</w:t>
      </w:r>
    </w:p>
    <w:p w14:paraId="196D91AD" w14:textId="77777777" w:rsidR="00D4208F" w:rsidRPr="00D4208F" w:rsidRDefault="00D4208F" w:rsidP="00D4208F">
      <w:pPr>
        <w:pStyle w:val="Bibliography"/>
        <w:rPr>
          <w:rFonts w:ascii="Calibri" w:cs="Calibri"/>
        </w:rPr>
      </w:pPr>
      <w:r w:rsidRPr="00D4208F">
        <w:rPr>
          <w:rFonts w:ascii="Calibri" w:cs="Calibri"/>
        </w:rPr>
        <w:t>3.</w:t>
      </w:r>
      <w:r w:rsidRPr="00D4208F">
        <w:rPr>
          <w:rFonts w:ascii="Calibri" w:cs="Calibri"/>
        </w:rPr>
        <w:tab/>
        <w:t xml:space="preserve">Agatston, A. S. </w:t>
      </w:r>
      <w:r w:rsidRPr="00D4208F">
        <w:rPr>
          <w:rFonts w:ascii="Calibri" w:cs="Calibri"/>
          <w:i/>
          <w:iCs/>
        </w:rPr>
        <w:t>et al.</w:t>
      </w:r>
      <w:r w:rsidRPr="00D4208F">
        <w:rPr>
          <w:rFonts w:ascii="Calibri" w:cs="Calibri"/>
        </w:rPr>
        <w:t xml:space="preserve"> Quantification of coronary artery calcium using ultrafast computed tomography. </w:t>
      </w:r>
      <w:r w:rsidRPr="00D4208F">
        <w:rPr>
          <w:rFonts w:ascii="Calibri" w:cs="Calibri"/>
          <w:i/>
          <w:iCs/>
        </w:rPr>
        <w:t>Journal of the American College of Cardiology</w:t>
      </w:r>
      <w:r w:rsidRPr="00D4208F">
        <w:rPr>
          <w:rFonts w:ascii="Calibri" w:cs="Calibri"/>
        </w:rPr>
        <w:t xml:space="preserve"> </w:t>
      </w:r>
      <w:r w:rsidRPr="00D4208F">
        <w:rPr>
          <w:rFonts w:ascii="Calibri" w:cs="Calibri"/>
          <w:b/>
          <w:bCs/>
        </w:rPr>
        <w:t>15</w:t>
      </w:r>
      <w:r w:rsidRPr="00D4208F">
        <w:rPr>
          <w:rFonts w:ascii="Calibri" w:cs="Calibri"/>
        </w:rPr>
        <w:t>, 827–832 (1990).</w:t>
      </w:r>
    </w:p>
    <w:p w14:paraId="1B7A6B5F" w14:textId="77777777" w:rsidR="00D4208F" w:rsidRPr="00D4208F" w:rsidRDefault="00D4208F" w:rsidP="00D4208F">
      <w:pPr>
        <w:pStyle w:val="Bibliography"/>
        <w:rPr>
          <w:rFonts w:ascii="Calibri" w:cs="Calibri"/>
        </w:rPr>
      </w:pPr>
      <w:r w:rsidRPr="00D4208F">
        <w:rPr>
          <w:rFonts w:ascii="Calibri" w:cs="Calibri"/>
        </w:rPr>
        <w:t>4.</w:t>
      </w:r>
      <w:r w:rsidRPr="00D4208F">
        <w:rPr>
          <w:rFonts w:ascii="Calibri" w:cs="Calibri"/>
        </w:rPr>
        <w:tab/>
        <w:t xml:space="preserve">Lo‐Kioeng‐Shioe, M. S. </w:t>
      </w:r>
      <w:r w:rsidRPr="00D4208F">
        <w:rPr>
          <w:rFonts w:ascii="Calibri" w:cs="Calibri"/>
          <w:i/>
          <w:iCs/>
        </w:rPr>
        <w:t>et al.</w:t>
      </w:r>
      <w:r w:rsidRPr="00D4208F">
        <w:rPr>
          <w:rFonts w:ascii="Calibri" w:cs="Calibri"/>
        </w:rPr>
        <w:t xml:space="preserve"> Coronary Calcium Characteristics as Predictors of Major Adverse Cardiac Events in Symptomatic Patients: Insights From the CORE320 Multinational Study. </w:t>
      </w:r>
      <w:r w:rsidRPr="00D4208F">
        <w:rPr>
          <w:rFonts w:ascii="Calibri" w:cs="Calibri"/>
          <w:i/>
          <w:iCs/>
        </w:rPr>
        <w:t>Journal of the American Heart Association</w:t>
      </w:r>
      <w:r w:rsidRPr="00D4208F">
        <w:rPr>
          <w:rFonts w:ascii="Calibri" w:cs="Calibri"/>
        </w:rPr>
        <w:t xml:space="preserve"> </w:t>
      </w:r>
      <w:r w:rsidRPr="00D4208F">
        <w:rPr>
          <w:rFonts w:ascii="Calibri" w:cs="Calibri"/>
          <w:b/>
          <w:bCs/>
        </w:rPr>
        <w:t>8</w:t>
      </w:r>
      <w:r w:rsidRPr="00D4208F">
        <w:rPr>
          <w:rFonts w:ascii="Calibri" w:cs="Calibri"/>
        </w:rPr>
        <w:t>, e007201 (2019).</w:t>
      </w:r>
    </w:p>
    <w:p w14:paraId="4275E6F7" w14:textId="77777777" w:rsidR="00D4208F" w:rsidRPr="00D4208F" w:rsidRDefault="00D4208F" w:rsidP="00D4208F">
      <w:pPr>
        <w:pStyle w:val="Bibliography"/>
        <w:rPr>
          <w:rFonts w:ascii="Calibri" w:cs="Calibri"/>
        </w:rPr>
      </w:pPr>
      <w:r w:rsidRPr="00D4208F">
        <w:rPr>
          <w:rFonts w:ascii="Calibri" w:cs="Calibri"/>
        </w:rPr>
        <w:t>5.</w:t>
      </w:r>
      <w:r w:rsidRPr="00D4208F">
        <w:rPr>
          <w:rFonts w:ascii="Calibri" w:cs="Calibri"/>
        </w:rPr>
        <w:tab/>
        <w:t xml:space="preserve">Bild, D. E. </w:t>
      </w:r>
      <w:r w:rsidRPr="00D4208F">
        <w:rPr>
          <w:rFonts w:ascii="Calibri" w:cs="Calibri"/>
          <w:i/>
          <w:iCs/>
        </w:rPr>
        <w:t>et al.</w:t>
      </w:r>
      <w:r w:rsidRPr="00D4208F">
        <w:rPr>
          <w:rFonts w:ascii="Calibri" w:cs="Calibri"/>
        </w:rPr>
        <w:t xml:space="preserve"> Multi-Ethnic Study of Atherosclerosis: Objectives and Design. </w:t>
      </w:r>
      <w:r w:rsidRPr="00D4208F">
        <w:rPr>
          <w:rFonts w:ascii="Calibri" w:cs="Calibri"/>
          <w:i/>
          <w:iCs/>
        </w:rPr>
        <w:t>American Journal of Epidemiology</w:t>
      </w:r>
      <w:r w:rsidRPr="00D4208F">
        <w:rPr>
          <w:rFonts w:ascii="Calibri" w:cs="Calibri"/>
        </w:rPr>
        <w:t xml:space="preserve"> </w:t>
      </w:r>
      <w:r w:rsidRPr="00D4208F">
        <w:rPr>
          <w:rFonts w:ascii="Calibri" w:cs="Calibri"/>
          <w:b/>
          <w:bCs/>
        </w:rPr>
        <w:t>156</w:t>
      </w:r>
      <w:r w:rsidRPr="00D4208F">
        <w:rPr>
          <w:rFonts w:ascii="Calibri" w:cs="Calibri"/>
        </w:rPr>
        <w:t>, 871–881 (2002).</w:t>
      </w:r>
    </w:p>
    <w:p w14:paraId="402A6833" w14:textId="77777777" w:rsidR="00D4208F" w:rsidRPr="00D4208F" w:rsidRDefault="00D4208F" w:rsidP="00D4208F">
      <w:pPr>
        <w:pStyle w:val="Bibliography"/>
        <w:rPr>
          <w:rFonts w:ascii="Calibri" w:cs="Calibri"/>
        </w:rPr>
      </w:pPr>
      <w:r w:rsidRPr="00D4208F">
        <w:rPr>
          <w:rFonts w:ascii="Calibri" w:cs="Calibri"/>
        </w:rPr>
        <w:t>6.</w:t>
      </w:r>
      <w:r w:rsidRPr="00D4208F">
        <w:rPr>
          <w:rFonts w:ascii="Calibri" w:cs="Calibri"/>
        </w:rPr>
        <w:tab/>
        <w:t xml:space="preserve">Liang, C. J., Budoff, M. J., Kaufman, J. D., Kronmal, R. A. &amp; Brown, E. R. An alternative method for quantifying coronary artery calcification: the multi-ethnic study of atherosclerosis (MESA). </w:t>
      </w:r>
      <w:r w:rsidRPr="00D4208F">
        <w:rPr>
          <w:rFonts w:ascii="Calibri" w:cs="Calibri"/>
          <w:i/>
          <w:iCs/>
        </w:rPr>
        <w:t>BMC Med Imaging</w:t>
      </w:r>
      <w:r w:rsidRPr="00D4208F">
        <w:rPr>
          <w:rFonts w:ascii="Calibri" w:cs="Calibri"/>
        </w:rPr>
        <w:t xml:space="preserve"> </w:t>
      </w:r>
      <w:r w:rsidRPr="00D4208F">
        <w:rPr>
          <w:rFonts w:ascii="Calibri" w:cs="Calibri"/>
          <w:b/>
          <w:bCs/>
        </w:rPr>
        <w:t>12</w:t>
      </w:r>
      <w:r w:rsidRPr="00D4208F">
        <w:rPr>
          <w:rFonts w:ascii="Calibri" w:cs="Calibri"/>
        </w:rPr>
        <w:t>, 14 (2012).</w:t>
      </w:r>
    </w:p>
    <w:p w14:paraId="35EC3788" w14:textId="77777777" w:rsidR="00D4208F" w:rsidRPr="00D4208F" w:rsidRDefault="00D4208F" w:rsidP="00D4208F">
      <w:pPr>
        <w:pStyle w:val="Bibliography"/>
        <w:rPr>
          <w:rFonts w:ascii="Calibri" w:cs="Calibri"/>
        </w:rPr>
      </w:pPr>
      <w:r w:rsidRPr="00D4208F">
        <w:rPr>
          <w:rFonts w:ascii="Calibri" w:cs="Calibri"/>
        </w:rPr>
        <w:t>7.</w:t>
      </w:r>
      <w:r w:rsidRPr="00D4208F">
        <w:rPr>
          <w:rFonts w:ascii="Calibri" w:cs="Calibri"/>
        </w:rPr>
        <w:tab/>
        <w:t xml:space="preserve">Shea, S. </w:t>
      </w:r>
      <w:r w:rsidRPr="00D4208F">
        <w:rPr>
          <w:rFonts w:ascii="Calibri" w:cs="Calibri"/>
          <w:i/>
          <w:iCs/>
        </w:rPr>
        <w:t>et al.</w:t>
      </w:r>
      <w:r w:rsidRPr="00D4208F">
        <w:rPr>
          <w:rFonts w:ascii="Calibri" w:cs="Calibri"/>
        </w:rPr>
        <w:t xml:space="preserve"> Spatially Weighted Coronary Artery Calcium Score and Coronary Heart Disease Events in the Multi-Ethnic Study of Atherosclerosis. </w:t>
      </w:r>
      <w:r w:rsidRPr="00D4208F">
        <w:rPr>
          <w:rFonts w:ascii="Calibri" w:cs="Calibri"/>
          <w:i/>
          <w:iCs/>
        </w:rPr>
        <w:t>Circulation: Cardiovascular Imaging</w:t>
      </w:r>
      <w:r w:rsidRPr="00D4208F">
        <w:rPr>
          <w:rFonts w:ascii="Calibri" w:cs="Calibri"/>
        </w:rPr>
        <w:t xml:space="preserve"> </w:t>
      </w:r>
      <w:r w:rsidRPr="00D4208F">
        <w:rPr>
          <w:rFonts w:ascii="Calibri" w:cs="Calibri"/>
          <w:b/>
          <w:bCs/>
        </w:rPr>
        <w:t>14</w:t>
      </w:r>
      <w:r w:rsidRPr="00D4208F">
        <w:rPr>
          <w:rFonts w:ascii="Calibri" w:cs="Calibri"/>
        </w:rPr>
        <w:t>, e011981 (2021).</w:t>
      </w:r>
    </w:p>
    <w:p w14:paraId="421B2F6D" w14:textId="77777777" w:rsidR="00D4208F" w:rsidRPr="00D4208F" w:rsidRDefault="00D4208F" w:rsidP="00D4208F">
      <w:pPr>
        <w:pStyle w:val="Bibliography"/>
        <w:rPr>
          <w:rFonts w:ascii="Calibri" w:cs="Calibri"/>
        </w:rPr>
      </w:pPr>
      <w:r w:rsidRPr="00D4208F">
        <w:rPr>
          <w:rFonts w:ascii="Calibri" w:cs="Calibri"/>
        </w:rPr>
        <w:t>8.</w:t>
      </w:r>
      <w:r w:rsidRPr="00D4208F">
        <w:rPr>
          <w:rFonts w:ascii="Calibri" w:cs="Calibri"/>
        </w:rPr>
        <w:tab/>
        <w:t xml:space="preserve">Blaha, M. J., Mortensen, M. B., Kianoush, S., Tota-Maharaj, R. &amp; Cainzos-Achirica, M. Coronary Artery Calcium Scoring: Is It Time for a Change in Methodology? </w:t>
      </w:r>
      <w:r w:rsidRPr="00D4208F">
        <w:rPr>
          <w:rFonts w:ascii="Calibri" w:cs="Calibri"/>
          <w:i/>
          <w:iCs/>
        </w:rPr>
        <w:t>JACC: Cardiovascular Imaging</w:t>
      </w:r>
      <w:r w:rsidRPr="00D4208F">
        <w:rPr>
          <w:rFonts w:ascii="Calibri" w:cs="Calibri"/>
        </w:rPr>
        <w:t xml:space="preserve"> </w:t>
      </w:r>
      <w:r w:rsidRPr="00D4208F">
        <w:rPr>
          <w:rFonts w:ascii="Calibri" w:cs="Calibri"/>
          <w:b/>
          <w:bCs/>
        </w:rPr>
        <w:t>10</w:t>
      </w:r>
      <w:r w:rsidRPr="00D4208F">
        <w:rPr>
          <w:rFonts w:ascii="Calibri" w:cs="Calibri"/>
        </w:rPr>
        <w:t>, 923–937 (2017).</w:t>
      </w:r>
    </w:p>
    <w:p w14:paraId="27F74C54" w14:textId="77777777" w:rsidR="00D4208F" w:rsidRPr="00D4208F" w:rsidRDefault="00D4208F" w:rsidP="00D4208F">
      <w:pPr>
        <w:pStyle w:val="Bibliography"/>
        <w:rPr>
          <w:rFonts w:ascii="Calibri" w:cs="Calibri"/>
        </w:rPr>
      </w:pPr>
      <w:r w:rsidRPr="00D4208F">
        <w:rPr>
          <w:rFonts w:ascii="Calibri" w:cs="Calibri"/>
        </w:rPr>
        <w:t>9.</w:t>
      </w:r>
      <w:r w:rsidRPr="00D4208F">
        <w:rPr>
          <w:rFonts w:ascii="Calibri" w:cs="Calibri"/>
        </w:rPr>
        <w:tab/>
        <w:t xml:space="preserve">Willemink, M. J. </w:t>
      </w:r>
      <w:r w:rsidRPr="00D4208F">
        <w:rPr>
          <w:rFonts w:ascii="Calibri" w:cs="Calibri"/>
          <w:i/>
          <w:iCs/>
        </w:rPr>
        <w:t>et al.</w:t>
      </w:r>
      <w:r w:rsidRPr="00D4208F">
        <w:rPr>
          <w:rFonts w:ascii="Calibri" w:cs="Calibri"/>
        </w:rPr>
        <w:t xml:space="preserve"> Coronary Artery Calcification Scoring with State-of-the-Art CT Scanners from Different Vendors Has Substantial Effect on Risk Classification. </w:t>
      </w:r>
      <w:r w:rsidRPr="00D4208F">
        <w:rPr>
          <w:rFonts w:ascii="Calibri" w:cs="Calibri"/>
          <w:i/>
          <w:iCs/>
        </w:rPr>
        <w:t>Radiology</w:t>
      </w:r>
      <w:r w:rsidRPr="00D4208F">
        <w:rPr>
          <w:rFonts w:ascii="Calibri" w:cs="Calibri"/>
        </w:rPr>
        <w:t xml:space="preserve"> </w:t>
      </w:r>
      <w:r w:rsidRPr="00D4208F">
        <w:rPr>
          <w:rFonts w:ascii="Calibri" w:cs="Calibri"/>
          <w:b/>
          <w:bCs/>
        </w:rPr>
        <w:t>273</w:t>
      </w:r>
      <w:r w:rsidRPr="00D4208F">
        <w:rPr>
          <w:rFonts w:ascii="Calibri" w:cs="Calibri"/>
        </w:rPr>
        <w:t>, 695–702 (2014).</w:t>
      </w:r>
    </w:p>
    <w:p w14:paraId="5538034A" w14:textId="77777777" w:rsidR="00D4208F" w:rsidRPr="00D4208F" w:rsidRDefault="00D4208F" w:rsidP="00D4208F">
      <w:pPr>
        <w:pStyle w:val="Bibliography"/>
        <w:rPr>
          <w:rFonts w:ascii="Calibri" w:cs="Calibri"/>
        </w:rPr>
      </w:pPr>
      <w:r w:rsidRPr="00D4208F">
        <w:rPr>
          <w:rFonts w:ascii="Calibri" w:cs="Calibri"/>
        </w:rPr>
        <w:lastRenderedPageBreak/>
        <w:t>10.</w:t>
      </w:r>
      <w:r w:rsidRPr="00D4208F">
        <w:rPr>
          <w:rFonts w:ascii="Calibri" w:cs="Calibri"/>
        </w:rPr>
        <w:tab/>
        <w:t xml:space="preserve">Willemink, M. J. </w:t>
      </w:r>
      <w:r w:rsidRPr="00D4208F">
        <w:rPr>
          <w:rFonts w:ascii="Calibri" w:cs="Calibri"/>
          <w:i/>
          <w:iCs/>
        </w:rPr>
        <w:t>et al.</w:t>
      </w:r>
      <w:r w:rsidRPr="00D4208F">
        <w:rPr>
          <w:rFonts w:ascii="Calibri" w:cs="Calibri"/>
        </w:rPr>
        <w:t xml:space="preserve"> Coronary calcium scores are systematically underestimated at a large chest size: A multivendor phantom study. </w:t>
      </w:r>
      <w:r w:rsidRPr="00D4208F">
        <w:rPr>
          <w:rFonts w:ascii="Calibri" w:cs="Calibri"/>
          <w:i/>
          <w:iCs/>
        </w:rPr>
        <w:t>J Cardiovasc Comput Tomogr</w:t>
      </w:r>
      <w:r w:rsidRPr="00D4208F">
        <w:rPr>
          <w:rFonts w:ascii="Calibri" w:cs="Calibri"/>
        </w:rPr>
        <w:t xml:space="preserve"> </w:t>
      </w:r>
      <w:r w:rsidRPr="00D4208F">
        <w:rPr>
          <w:rFonts w:ascii="Calibri" w:cs="Calibri"/>
          <w:b/>
          <w:bCs/>
        </w:rPr>
        <w:t>9</w:t>
      </w:r>
      <w:r w:rsidRPr="00D4208F">
        <w:rPr>
          <w:rFonts w:ascii="Calibri" w:cs="Calibri"/>
        </w:rPr>
        <w:t>, 415–421 (2015).</w:t>
      </w:r>
    </w:p>
    <w:p w14:paraId="60E30061" w14:textId="77777777" w:rsidR="00D4208F" w:rsidRPr="00D4208F" w:rsidRDefault="00D4208F" w:rsidP="00D4208F">
      <w:pPr>
        <w:pStyle w:val="Bibliography"/>
        <w:rPr>
          <w:rFonts w:ascii="Calibri" w:cs="Calibri"/>
        </w:rPr>
      </w:pPr>
      <w:r w:rsidRPr="00D4208F">
        <w:rPr>
          <w:rFonts w:ascii="Calibri" w:cs="Calibri"/>
        </w:rPr>
        <w:t>11.</w:t>
      </w:r>
      <w:r w:rsidRPr="00D4208F">
        <w:rPr>
          <w:rFonts w:ascii="Calibri" w:cs="Calibri"/>
        </w:rPr>
        <w:tab/>
        <w:t xml:space="preserve">Molloi, S., Johnson, T., Ding, H. &amp; Lipinski, J. Accurate quantification of vessel cross-sectional area using CT angiography: a simulation study. </w:t>
      </w:r>
      <w:r w:rsidRPr="00D4208F">
        <w:rPr>
          <w:rFonts w:ascii="Calibri" w:cs="Calibri"/>
          <w:i/>
          <w:iCs/>
        </w:rPr>
        <w:t>The international journal of cardiovascular imaging</w:t>
      </w:r>
      <w:r w:rsidRPr="00D4208F">
        <w:rPr>
          <w:rFonts w:ascii="Calibri" w:cs="Calibri"/>
        </w:rPr>
        <w:t xml:space="preserve"> </w:t>
      </w:r>
      <w:r w:rsidRPr="00D4208F">
        <w:rPr>
          <w:rFonts w:ascii="Calibri" w:cs="Calibri"/>
          <w:b/>
          <w:bCs/>
        </w:rPr>
        <w:t>33</w:t>
      </w:r>
      <w:r w:rsidRPr="00D4208F">
        <w:rPr>
          <w:rFonts w:ascii="Calibri" w:cs="Calibri"/>
        </w:rPr>
        <w:t>, (2017).</w:t>
      </w:r>
    </w:p>
    <w:p w14:paraId="7F92628D" w14:textId="77777777" w:rsidR="00D4208F" w:rsidRPr="00D4208F" w:rsidRDefault="00D4208F" w:rsidP="00D4208F">
      <w:pPr>
        <w:pStyle w:val="Bibliography"/>
        <w:rPr>
          <w:rFonts w:ascii="Calibri" w:cs="Calibri"/>
        </w:rPr>
      </w:pPr>
      <w:r w:rsidRPr="00D4208F">
        <w:rPr>
          <w:rFonts w:ascii="Calibri" w:cs="Calibri"/>
        </w:rPr>
        <w:t>12.</w:t>
      </w:r>
      <w:r w:rsidRPr="00D4208F">
        <w:rPr>
          <w:rFonts w:ascii="Calibri" w:cs="Calibri"/>
        </w:rPr>
        <w:tab/>
        <w:t xml:space="preserve">Ding, H., Wang, C., Malkasian, S., Johnson, T. &amp; Molloi, S. Characterization of arterial plaque composition with dual energy computed tomography: a simulation study. </w:t>
      </w:r>
      <w:r w:rsidRPr="00D4208F">
        <w:rPr>
          <w:rFonts w:ascii="Calibri" w:cs="Calibri"/>
          <w:i/>
          <w:iCs/>
        </w:rPr>
        <w:t>Int J Cardiovasc Imaging</w:t>
      </w:r>
      <w:r w:rsidRPr="00D4208F">
        <w:rPr>
          <w:rFonts w:ascii="Calibri" w:cs="Calibri"/>
        </w:rPr>
        <w:t xml:space="preserve"> </w:t>
      </w:r>
      <w:r w:rsidRPr="00D4208F">
        <w:rPr>
          <w:rFonts w:ascii="Calibri" w:cs="Calibri"/>
          <w:b/>
          <w:bCs/>
        </w:rPr>
        <w:t>37</w:t>
      </w:r>
      <w:r w:rsidRPr="00D4208F">
        <w:rPr>
          <w:rFonts w:ascii="Calibri" w:cs="Calibri"/>
        </w:rPr>
        <w:t>, 331–341 (2021).</w:t>
      </w:r>
    </w:p>
    <w:p w14:paraId="2DDBA8D8" w14:textId="77777777" w:rsidR="00D4208F" w:rsidRPr="00D4208F" w:rsidRDefault="00D4208F" w:rsidP="00D4208F">
      <w:pPr>
        <w:pStyle w:val="Bibliography"/>
        <w:rPr>
          <w:rFonts w:ascii="Calibri" w:cs="Calibri"/>
        </w:rPr>
      </w:pPr>
      <w:r w:rsidRPr="00D4208F">
        <w:rPr>
          <w:rFonts w:ascii="Calibri" w:cs="Calibri"/>
        </w:rPr>
        <w:t>13.</w:t>
      </w:r>
      <w:r w:rsidRPr="00D4208F">
        <w:rPr>
          <w:rFonts w:ascii="Calibri" w:cs="Calibri"/>
        </w:rPr>
        <w:tab/>
        <w:t xml:space="preserve">Boone, J. M., Fewell, T. R. &amp; Jennings, R. J. Molybdenum, rhodium, and tungsten anode spectral models using interpolating polynomials with application to mammography. </w:t>
      </w:r>
      <w:r w:rsidRPr="00D4208F">
        <w:rPr>
          <w:rFonts w:ascii="Calibri" w:cs="Calibri"/>
          <w:i/>
          <w:iCs/>
        </w:rPr>
        <w:t>Med Phys</w:t>
      </w:r>
      <w:r w:rsidRPr="00D4208F">
        <w:rPr>
          <w:rFonts w:ascii="Calibri" w:cs="Calibri"/>
        </w:rPr>
        <w:t xml:space="preserve"> </w:t>
      </w:r>
      <w:r w:rsidRPr="00D4208F">
        <w:rPr>
          <w:rFonts w:ascii="Calibri" w:cs="Calibri"/>
          <w:b/>
          <w:bCs/>
        </w:rPr>
        <w:t>24</w:t>
      </w:r>
      <w:r w:rsidRPr="00D4208F">
        <w:rPr>
          <w:rFonts w:ascii="Calibri" w:cs="Calibri"/>
        </w:rPr>
        <w:t>, 1863–1874 (1997).</w:t>
      </w:r>
    </w:p>
    <w:p w14:paraId="5EE9366A" w14:textId="77777777" w:rsidR="00D4208F" w:rsidRPr="00D4208F" w:rsidRDefault="00D4208F" w:rsidP="00D4208F">
      <w:pPr>
        <w:pStyle w:val="Bibliography"/>
        <w:rPr>
          <w:rFonts w:ascii="Calibri" w:cs="Calibri"/>
        </w:rPr>
      </w:pPr>
      <w:r w:rsidRPr="00D4208F">
        <w:rPr>
          <w:rFonts w:ascii="Calibri" w:cs="Calibri"/>
        </w:rPr>
        <w:t>14.</w:t>
      </w:r>
      <w:r w:rsidRPr="00D4208F">
        <w:rPr>
          <w:rFonts w:ascii="Calibri" w:cs="Calibri"/>
        </w:rPr>
        <w:tab/>
        <w:t xml:space="preserve">Boone, J. M. &amp; Chavez, A. E. Comparison of x-ray cross sections for diagnostic and therapeutic medical physics. </w:t>
      </w:r>
      <w:r w:rsidRPr="00D4208F">
        <w:rPr>
          <w:rFonts w:ascii="Calibri" w:cs="Calibri"/>
          <w:i/>
          <w:iCs/>
        </w:rPr>
        <w:t>Med Phys</w:t>
      </w:r>
      <w:r w:rsidRPr="00D4208F">
        <w:rPr>
          <w:rFonts w:ascii="Calibri" w:cs="Calibri"/>
        </w:rPr>
        <w:t xml:space="preserve"> </w:t>
      </w:r>
      <w:r w:rsidRPr="00D4208F">
        <w:rPr>
          <w:rFonts w:ascii="Calibri" w:cs="Calibri"/>
          <w:b/>
          <w:bCs/>
        </w:rPr>
        <w:t>23</w:t>
      </w:r>
      <w:r w:rsidRPr="00D4208F">
        <w:rPr>
          <w:rFonts w:ascii="Calibri" w:cs="Calibri"/>
        </w:rPr>
        <w:t>, 1997–2005 (1996).</w:t>
      </w:r>
    </w:p>
    <w:p w14:paraId="33D97971" w14:textId="77777777" w:rsidR="00D4208F" w:rsidRPr="00D4208F" w:rsidRDefault="00D4208F" w:rsidP="00D4208F">
      <w:pPr>
        <w:pStyle w:val="Bibliography"/>
        <w:rPr>
          <w:rFonts w:ascii="Calibri" w:cs="Calibri"/>
        </w:rPr>
      </w:pPr>
      <w:r w:rsidRPr="00D4208F">
        <w:rPr>
          <w:rFonts w:ascii="Calibri" w:cs="Calibri"/>
        </w:rPr>
        <w:t>15.</w:t>
      </w:r>
      <w:r w:rsidRPr="00D4208F">
        <w:rPr>
          <w:rFonts w:ascii="Calibri" w:cs="Calibri"/>
        </w:rPr>
        <w:tab/>
        <w:t xml:space="preserve">Praagh, G. D. </w:t>
      </w:r>
      <w:r w:rsidRPr="00D4208F">
        <w:rPr>
          <w:rFonts w:ascii="Calibri" w:cs="Calibri"/>
          <w:i/>
          <w:iCs/>
        </w:rPr>
        <w:t>et al.</w:t>
      </w:r>
      <w:r w:rsidRPr="00D4208F">
        <w:rPr>
          <w:rFonts w:ascii="Calibri" w:cs="Calibri"/>
        </w:rPr>
        <w:t xml:space="preserve"> Fully automated quantification method (FQM) of coronary calcium in an anthropomorphic phantom. </w:t>
      </w:r>
      <w:r w:rsidRPr="00D4208F">
        <w:rPr>
          <w:rFonts w:ascii="Calibri" w:cs="Calibri"/>
          <w:i/>
          <w:iCs/>
        </w:rPr>
        <w:t>Medical Physics</w:t>
      </w:r>
      <w:r w:rsidRPr="00D4208F">
        <w:rPr>
          <w:rFonts w:ascii="Calibri" w:cs="Calibri"/>
        </w:rPr>
        <w:t xml:space="preserve"> </w:t>
      </w:r>
      <w:r w:rsidRPr="00D4208F">
        <w:rPr>
          <w:rFonts w:ascii="Calibri" w:cs="Calibri"/>
          <w:b/>
          <w:bCs/>
        </w:rPr>
        <w:t>48</w:t>
      </w:r>
      <w:r w:rsidRPr="00D4208F">
        <w:rPr>
          <w:rFonts w:ascii="Calibri" w:cs="Calibri"/>
        </w:rPr>
        <w:t>, 3730–3740 (2021).</w:t>
      </w:r>
    </w:p>
    <w:p w14:paraId="3914C456" w14:textId="77777777" w:rsidR="00D4208F" w:rsidRPr="00D4208F" w:rsidRDefault="00D4208F" w:rsidP="00D4208F">
      <w:pPr>
        <w:pStyle w:val="Bibliography"/>
        <w:rPr>
          <w:rFonts w:ascii="Calibri" w:cs="Calibri"/>
        </w:rPr>
      </w:pPr>
      <w:r w:rsidRPr="00D4208F">
        <w:rPr>
          <w:rFonts w:ascii="Calibri" w:cs="Calibri"/>
        </w:rPr>
        <w:t>16.</w:t>
      </w:r>
      <w:r w:rsidRPr="00D4208F">
        <w:rPr>
          <w:rFonts w:ascii="Calibri" w:cs="Calibri"/>
        </w:rPr>
        <w:tab/>
        <w:t xml:space="preserve">Pérez-García, F., Sparks, R. &amp; Ourselin, S. TorchIO: A Python library for efficient loading, preprocessing, augmentation and patch-based sampling of medical images in deep learning. </w:t>
      </w:r>
      <w:r w:rsidRPr="00D4208F">
        <w:rPr>
          <w:rFonts w:ascii="Calibri" w:cs="Calibri"/>
          <w:i/>
          <w:iCs/>
        </w:rPr>
        <w:t>Computer Methods and Programs in Biomedicine</w:t>
      </w:r>
      <w:r w:rsidRPr="00D4208F">
        <w:rPr>
          <w:rFonts w:ascii="Calibri" w:cs="Calibri"/>
        </w:rPr>
        <w:t xml:space="preserve"> </w:t>
      </w:r>
      <w:r w:rsidRPr="00D4208F">
        <w:rPr>
          <w:rFonts w:ascii="Calibri" w:cs="Calibri"/>
          <w:b/>
          <w:bCs/>
        </w:rPr>
        <w:t>208</w:t>
      </w:r>
      <w:r w:rsidRPr="00D4208F">
        <w:rPr>
          <w:rFonts w:ascii="Calibri" w:cs="Calibri"/>
        </w:rPr>
        <w:t>, 106236 (2021).</w:t>
      </w:r>
    </w:p>
    <w:p w14:paraId="6CBCDA60" w14:textId="77777777" w:rsidR="00D4208F" w:rsidRPr="00D4208F" w:rsidRDefault="00D4208F" w:rsidP="00D4208F">
      <w:pPr>
        <w:pStyle w:val="Bibliography"/>
        <w:rPr>
          <w:rFonts w:ascii="Calibri" w:cs="Calibri"/>
        </w:rPr>
      </w:pPr>
      <w:r w:rsidRPr="00D4208F">
        <w:rPr>
          <w:rFonts w:ascii="Calibri" w:cs="Calibri"/>
        </w:rPr>
        <w:t>17.</w:t>
      </w:r>
      <w:r w:rsidRPr="00D4208F">
        <w:rPr>
          <w:rFonts w:ascii="Calibri" w:cs="Calibri"/>
        </w:rPr>
        <w:tab/>
        <w:t xml:space="preserve">Shaw, R., Sudre, C., Ourselin, S. &amp; Cardoso, M. J. MRI k-Space Motion Artefact Augmentation: Model Robustness and Task-Specific Uncertainty. in </w:t>
      </w:r>
      <w:r w:rsidRPr="00D4208F">
        <w:rPr>
          <w:rFonts w:ascii="Calibri" w:cs="Calibri"/>
          <w:i/>
          <w:iCs/>
        </w:rPr>
        <w:t>Proceedings of The 2nd International Conference on Medical Imaging with Deep Learning</w:t>
      </w:r>
      <w:r w:rsidRPr="00D4208F">
        <w:rPr>
          <w:rFonts w:ascii="Calibri" w:cs="Calibri"/>
        </w:rPr>
        <w:t xml:space="preserve"> 427–436 (PMLR, 2019).</w:t>
      </w:r>
    </w:p>
    <w:p w14:paraId="24128B7D" w14:textId="77777777" w:rsidR="00D4208F" w:rsidRPr="00D4208F" w:rsidRDefault="00D4208F" w:rsidP="00D4208F">
      <w:pPr>
        <w:pStyle w:val="Bibliography"/>
        <w:rPr>
          <w:rFonts w:ascii="Calibri" w:cs="Calibri"/>
        </w:rPr>
      </w:pPr>
      <w:r w:rsidRPr="00D4208F">
        <w:rPr>
          <w:rFonts w:ascii="Calibri" w:cs="Calibri"/>
        </w:rPr>
        <w:t>18.</w:t>
      </w:r>
      <w:r w:rsidRPr="00D4208F">
        <w:rPr>
          <w:rFonts w:ascii="Calibri" w:cs="Calibri"/>
        </w:rPr>
        <w:tab/>
        <w:t xml:space="preserve">Bezanson, J., Edelman, A., Karpinski, S. &amp; Shah, V. B. Julia: A Fresh Approach to Numerical Computing. </w:t>
      </w:r>
      <w:r w:rsidRPr="00D4208F">
        <w:rPr>
          <w:rFonts w:ascii="Calibri" w:cs="Calibri"/>
          <w:i/>
          <w:iCs/>
        </w:rPr>
        <w:t>SIAM Rev.</w:t>
      </w:r>
      <w:r w:rsidRPr="00D4208F">
        <w:rPr>
          <w:rFonts w:ascii="Calibri" w:cs="Calibri"/>
        </w:rPr>
        <w:t xml:space="preserve"> </w:t>
      </w:r>
      <w:r w:rsidRPr="00D4208F">
        <w:rPr>
          <w:rFonts w:ascii="Calibri" w:cs="Calibri"/>
          <w:b/>
          <w:bCs/>
        </w:rPr>
        <w:t>59</w:t>
      </w:r>
      <w:r w:rsidRPr="00D4208F">
        <w:rPr>
          <w:rFonts w:ascii="Calibri" w:cs="Calibri"/>
        </w:rPr>
        <w:t>, 65–98 (2017).</w:t>
      </w:r>
    </w:p>
    <w:p w14:paraId="767E0290" w14:textId="77777777" w:rsidR="00D4208F" w:rsidRPr="00D4208F" w:rsidRDefault="00D4208F" w:rsidP="00D4208F">
      <w:pPr>
        <w:pStyle w:val="Bibliography"/>
        <w:rPr>
          <w:rFonts w:ascii="Calibri" w:cs="Calibri"/>
        </w:rPr>
      </w:pPr>
      <w:r w:rsidRPr="00D4208F">
        <w:rPr>
          <w:rFonts w:ascii="Calibri" w:cs="Calibri"/>
        </w:rPr>
        <w:lastRenderedPageBreak/>
        <w:t>19.</w:t>
      </w:r>
      <w:r w:rsidRPr="00D4208F">
        <w:rPr>
          <w:rFonts w:ascii="Calibri" w:cs="Calibri"/>
        </w:rPr>
        <w:tab/>
        <w:t xml:space="preserve">Gräni, C. </w:t>
      </w:r>
      <w:r w:rsidRPr="00D4208F">
        <w:rPr>
          <w:rFonts w:ascii="Calibri" w:cs="Calibri"/>
          <w:i/>
          <w:iCs/>
        </w:rPr>
        <w:t>et al.</w:t>
      </w:r>
      <w:r w:rsidRPr="00D4208F">
        <w:rPr>
          <w:rFonts w:ascii="Calibri" w:cs="Calibri"/>
        </w:rPr>
        <w:t xml:space="preserve"> Ultra-low-dose coronary artery calcium scoring using novel scoring thresholds for low tube voltage protocols—a pilot study. </w:t>
      </w:r>
      <w:r w:rsidRPr="00D4208F">
        <w:rPr>
          <w:rFonts w:ascii="Calibri" w:cs="Calibri"/>
          <w:i/>
          <w:iCs/>
        </w:rPr>
        <w:t>European Heart Journal - Cardiovascular Imaging</w:t>
      </w:r>
      <w:r w:rsidRPr="00D4208F">
        <w:rPr>
          <w:rFonts w:ascii="Calibri" w:cs="Calibri"/>
        </w:rPr>
        <w:t xml:space="preserve"> </w:t>
      </w:r>
      <w:r w:rsidRPr="00D4208F">
        <w:rPr>
          <w:rFonts w:ascii="Calibri" w:cs="Calibri"/>
          <w:b/>
          <w:bCs/>
        </w:rPr>
        <w:t>19</w:t>
      </w:r>
      <w:r w:rsidRPr="00D4208F">
        <w:rPr>
          <w:rFonts w:ascii="Calibri" w:cs="Calibri"/>
        </w:rPr>
        <w:t>, 1362–1371 (2018).</w:t>
      </w:r>
    </w:p>
    <w:p w14:paraId="5B354B71" w14:textId="77777777" w:rsidR="00D4208F" w:rsidRPr="00D4208F" w:rsidRDefault="00D4208F" w:rsidP="00D4208F">
      <w:pPr>
        <w:pStyle w:val="Bibliography"/>
        <w:rPr>
          <w:rFonts w:ascii="Calibri" w:cs="Calibri"/>
        </w:rPr>
      </w:pPr>
      <w:r w:rsidRPr="00D4208F">
        <w:rPr>
          <w:rFonts w:ascii="Calibri" w:cs="Calibri"/>
        </w:rPr>
        <w:t>20.</w:t>
      </w:r>
      <w:r w:rsidRPr="00D4208F">
        <w:rPr>
          <w:rFonts w:ascii="Calibri" w:cs="Calibri"/>
        </w:rPr>
        <w:tab/>
        <w:t xml:space="preserve">Nakazato, R. </w:t>
      </w:r>
      <w:r w:rsidRPr="00D4208F">
        <w:rPr>
          <w:rFonts w:ascii="Calibri" w:cs="Calibri"/>
          <w:i/>
          <w:iCs/>
        </w:rPr>
        <w:t>et al.</w:t>
      </w:r>
      <w:r w:rsidRPr="00D4208F">
        <w:rPr>
          <w:rFonts w:ascii="Calibri" w:cs="Calibri"/>
        </w:rPr>
        <w:t xml:space="preserve"> Coronary artery calcium scoring using a reduced tube voltage and radiation dose protocol with dual-source computed tomography. </w:t>
      </w:r>
      <w:r w:rsidRPr="00D4208F">
        <w:rPr>
          <w:rFonts w:ascii="Calibri" w:cs="Calibri"/>
          <w:i/>
          <w:iCs/>
        </w:rPr>
        <w:t>J Cardiovasc Comput Tomogr</w:t>
      </w:r>
      <w:r w:rsidRPr="00D4208F">
        <w:rPr>
          <w:rFonts w:ascii="Calibri" w:cs="Calibri"/>
        </w:rPr>
        <w:t xml:space="preserve"> </w:t>
      </w:r>
      <w:r w:rsidRPr="00D4208F">
        <w:rPr>
          <w:rFonts w:ascii="Calibri" w:cs="Calibri"/>
          <w:b/>
          <w:bCs/>
        </w:rPr>
        <w:t>3</w:t>
      </w:r>
      <w:r w:rsidRPr="00D4208F">
        <w:rPr>
          <w:rFonts w:ascii="Calibri" w:cs="Calibri"/>
        </w:rPr>
        <w:t>, 394–400 (2009).</w:t>
      </w:r>
    </w:p>
    <w:p w14:paraId="269C1514" w14:textId="77777777" w:rsidR="00D4208F" w:rsidRPr="00D4208F" w:rsidRDefault="00D4208F" w:rsidP="00D4208F">
      <w:pPr>
        <w:pStyle w:val="Bibliography"/>
        <w:rPr>
          <w:rFonts w:ascii="Calibri" w:cs="Calibri"/>
        </w:rPr>
      </w:pPr>
      <w:r w:rsidRPr="00D4208F">
        <w:rPr>
          <w:rFonts w:ascii="Calibri" w:cs="Calibri"/>
        </w:rPr>
        <w:t>21.</w:t>
      </w:r>
      <w:r w:rsidRPr="00D4208F">
        <w:rPr>
          <w:rFonts w:ascii="Calibri" w:cs="Calibri"/>
        </w:rPr>
        <w:tab/>
        <w:t xml:space="preserve">van Praagh, G. D. </w:t>
      </w:r>
      <w:r w:rsidRPr="00D4208F">
        <w:rPr>
          <w:rFonts w:ascii="Calibri" w:cs="Calibri"/>
          <w:i/>
          <w:iCs/>
        </w:rPr>
        <w:t>et al.</w:t>
      </w:r>
      <w:r w:rsidRPr="00D4208F">
        <w:rPr>
          <w:rFonts w:ascii="Calibri" w:cs="Calibri"/>
        </w:rPr>
        <w:t xml:space="preserve"> Coronary Artery Calcium Scoring: Toward a New Standard. </w:t>
      </w:r>
      <w:r w:rsidRPr="00D4208F">
        <w:rPr>
          <w:rFonts w:ascii="Calibri" w:cs="Calibri"/>
          <w:i/>
          <w:iCs/>
        </w:rPr>
        <w:t>Invest Radiol</w:t>
      </w:r>
      <w:r w:rsidRPr="00D4208F">
        <w:rPr>
          <w:rFonts w:ascii="Calibri" w:cs="Calibri"/>
        </w:rPr>
        <w:t xml:space="preserve"> </w:t>
      </w:r>
      <w:r w:rsidRPr="00D4208F">
        <w:rPr>
          <w:rFonts w:ascii="Calibri" w:cs="Calibri"/>
          <w:b/>
          <w:bCs/>
        </w:rPr>
        <w:t>57</w:t>
      </w:r>
      <w:r w:rsidRPr="00D4208F">
        <w:rPr>
          <w:rFonts w:ascii="Calibri" w:cs="Calibri"/>
        </w:rPr>
        <w:t>, 13–22 (2022).</w:t>
      </w:r>
    </w:p>
    <w:p w14:paraId="4CE170BD" w14:textId="77777777" w:rsidR="00D4208F" w:rsidRPr="00D4208F" w:rsidRDefault="00D4208F" w:rsidP="00D4208F">
      <w:pPr>
        <w:pStyle w:val="Bibliography"/>
        <w:rPr>
          <w:rFonts w:ascii="Calibri" w:cs="Calibri"/>
        </w:rPr>
      </w:pPr>
      <w:r w:rsidRPr="00D4208F">
        <w:rPr>
          <w:rFonts w:ascii="Calibri" w:cs="Calibri"/>
        </w:rPr>
        <w:t>22.</w:t>
      </w:r>
      <w:r w:rsidRPr="00D4208F">
        <w:rPr>
          <w:rFonts w:ascii="Calibri" w:cs="Calibri"/>
        </w:rPr>
        <w:tab/>
        <w:t xml:space="preserve">Budoff, M. J. </w:t>
      </w:r>
      <w:r w:rsidRPr="00D4208F">
        <w:rPr>
          <w:rFonts w:ascii="Calibri" w:cs="Calibri"/>
          <w:i/>
          <w:iCs/>
        </w:rPr>
        <w:t>et al.</w:t>
      </w:r>
      <w:r w:rsidRPr="00D4208F">
        <w:rPr>
          <w:rFonts w:ascii="Calibri" w:cs="Calibri"/>
        </w:rPr>
        <w:t xml:space="preserve"> Ten-year association of coronary artery calcium with atherosclerotic cardiovascular disease (ASCVD) events: the multi-ethnic study of atherosclerosis (MESA). </w:t>
      </w:r>
      <w:r w:rsidRPr="00D4208F">
        <w:rPr>
          <w:rFonts w:ascii="Calibri" w:cs="Calibri"/>
          <w:i/>
          <w:iCs/>
        </w:rPr>
        <w:t>European Heart Journal</w:t>
      </w:r>
      <w:r w:rsidRPr="00D4208F">
        <w:rPr>
          <w:rFonts w:ascii="Calibri" w:cs="Calibri"/>
        </w:rPr>
        <w:t xml:space="preserve"> </w:t>
      </w:r>
      <w:r w:rsidRPr="00D4208F">
        <w:rPr>
          <w:rFonts w:ascii="Calibri" w:cs="Calibri"/>
          <w:b/>
          <w:bCs/>
        </w:rPr>
        <w:t>39</w:t>
      </w:r>
      <w:r w:rsidRPr="00D4208F">
        <w:rPr>
          <w:rFonts w:ascii="Calibri" w:cs="Calibri"/>
        </w:rPr>
        <w:t>, 2401–2408 (2018).</w:t>
      </w:r>
    </w:p>
    <w:p w14:paraId="7FAEDFA5" w14:textId="77777777" w:rsidR="00D4208F" w:rsidRPr="00D4208F" w:rsidRDefault="00D4208F" w:rsidP="00D4208F">
      <w:pPr>
        <w:pStyle w:val="Bibliography"/>
        <w:rPr>
          <w:rFonts w:ascii="Calibri" w:cs="Calibri"/>
        </w:rPr>
      </w:pPr>
      <w:r w:rsidRPr="00D4208F">
        <w:rPr>
          <w:rFonts w:ascii="Calibri" w:cs="Calibri"/>
        </w:rPr>
        <w:t>23.</w:t>
      </w:r>
      <w:r w:rsidRPr="00D4208F">
        <w:rPr>
          <w:rFonts w:ascii="Calibri" w:cs="Calibri"/>
        </w:rPr>
        <w:tab/>
        <w:t xml:space="preserve">Criqui, M. H. </w:t>
      </w:r>
      <w:r w:rsidRPr="00D4208F">
        <w:rPr>
          <w:rFonts w:ascii="Calibri" w:cs="Calibri"/>
          <w:i/>
          <w:iCs/>
        </w:rPr>
        <w:t>et al.</w:t>
      </w:r>
      <w:r w:rsidRPr="00D4208F">
        <w:rPr>
          <w:rFonts w:ascii="Calibri" w:cs="Calibri"/>
        </w:rPr>
        <w:t xml:space="preserve"> Calcium Density of Coronary Artery Plaque and Risk of Incident Cardiovascular Events. </w:t>
      </w:r>
      <w:r w:rsidRPr="00D4208F">
        <w:rPr>
          <w:rFonts w:ascii="Calibri" w:cs="Calibri"/>
          <w:i/>
          <w:iCs/>
        </w:rPr>
        <w:t>JAMA</w:t>
      </w:r>
      <w:r w:rsidRPr="00D4208F">
        <w:rPr>
          <w:rFonts w:ascii="Calibri" w:cs="Calibri"/>
        </w:rPr>
        <w:t xml:space="preserve"> </w:t>
      </w:r>
      <w:r w:rsidRPr="00D4208F">
        <w:rPr>
          <w:rFonts w:ascii="Calibri" w:cs="Calibri"/>
          <w:b/>
          <w:bCs/>
        </w:rPr>
        <w:t>311</w:t>
      </w:r>
      <w:r w:rsidRPr="00D4208F">
        <w:rPr>
          <w:rFonts w:ascii="Calibri" w:cs="Calibri"/>
        </w:rPr>
        <w:t>, 271–278 (2014).</w:t>
      </w:r>
    </w:p>
    <w:p w14:paraId="72C6A6BD" w14:textId="77777777" w:rsidR="00D4208F" w:rsidRPr="00D4208F" w:rsidRDefault="00D4208F" w:rsidP="00D4208F">
      <w:pPr>
        <w:pStyle w:val="Bibliography"/>
        <w:rPr>
          <w:rFonts w:ascii="Calibri" w:cs="Calibri"/>
        </w:rPr>
      </w:pPr>
      <w:r w:rsidRPr="00D4208F">
        <w:rPr>
          <w:rFonts w:ascii="Calibri" w:cs="Calibri"/>
        </w:rPr>
        <w:t>24.</w:t>
      </w:r>
      <w:r w:rsidRPr="00D4208F">
        <w:rPr>
          <w:rFonts w:ascii="Calibri" w:cs="Calibri"/>
        </w:rPr>
        <w:tab/>
        <w:t xml:space="preserve">Shahzad, R. </w:t>
      </w:r>
      <w:r w:rsidRPr="00D4208F">
        <w:rPr>
          <w:rFonts w:ascii="Calibri" w:cs="Calibri"/>
          <w:i/>
          <w:iCs/>
        </w:rPr>
        <w:t>et al.</w:t>
      </w:r>
      <w:r w:rsidRPr="00D4208F">
        <w:rPr>
          <w:rFonts w:ascii="Calibri" w:cs="Calibri"/>
        </w:rPr>
        <w:t xml:space="preserve"> Vessel Specific Coronary Artery Calcium Scoring. </w:t>
      </w:r>
      <w:r w:rsidRPr="00D4208F">
        <w:rPr>
          <w:rFonts w:ascii="Calibri" w:cs="Calibri"/>
          <w:i/>
          <w:iCs/>
        </w:rPr>
        <w:t>Academic Radiology</w:t>
      </w:r>
      <w:r w:rsidRPr="00D4208F">
        <w:rPr>
          <w:rFonts w:ascii="Calibri" w:cs="Calibri"/>
        </w:rPr>
        <w:t xml:space="preserve"> </w:t>
      </w:r>
      <w:r w:rsidRPr="00D4208F">
        <w:rPr>
          <w:rFonts w:ascii="Calibri" w:cs="Calibri"/>
          <w:b/>
          <w:bCs/>
        </w:rPr>
        <w:t>20</w:t>
      </w:r>
      <w:r w:rsidRPr="00D4208F">
        <w:rPr>
          <w:rFonts w:ascii="Calibri" w:cs="Calibri"/>
        </w:rPr>
        <w:t>, 1–9 (2013).</w:t>
      </w:r>
    </w:p>
    <w:p w14:paraId="49F78CC8" w14:textId="77777777" w:rsidR="00D4208F" w:rsidRPr="00D4208F" w:rsidRDefault="00D4208F" w:rsidP="00D4208F">
      <w:pPr>
        <w:pStyle w:val="Bibliography"/>
        <w:rPr>
          <w:rFonts w:ascii="Calibri" w:cs="Calibri"/>
        </w:rPr>
      </w:pPr>
      <w:r w:rsidRPr="00D4208F">
        <w:rPr>
          <w:rFonts w:ascii="Calibri" w:cs="Calibri"/>
        </w:rPr>
        <w:t>25.</w:t>
      </w:r>
      <w:r w:rsidRPr="00D4208F">
        <w:rPr>
          <w:rFonts w:ascii="Calibri" w:cs="Calibri"/>
        </w:rPr>
        <w:tab/>
        <w:t xml:space="preserve">Wolterink, J. M., Leiner, T., Takx, R. A. P., Viergever, M. A. &amp; Išgum, I. Automatic Coronary Calcium Scoring in Non-Contrast-Enhanced ECG-Triggered Cardiac CT With Ambiguity Detection. </w:t>
      </w:r>
      <w:r w:rsidRPr="00D4208F">
        <w:rPr>
          <w:rFonts w:ascii="Calibri" w:cs="Calibri"/>
          <w:i/>
          <w:iCs/>
        </w:rPr>
        <w:t>IEEE Transactions on Medical Imaging</w:t>
      </w:r>
      <w:r w:rsidRPr="00D4208F">
        <w:rPr>
          <w:rFonts w:ascii="Calibri" w:cs="Calibri"/>
        </w:rPr>
        <w:t xml:space="preserve"> </w:t>
      </w:r>
      <w:r w:rsidRPr="00D4208F">
        <w:rPr>
          <w:rFonts w:ascii="Calibri" w:cs="Calibri"/>
          <w:b/>
          <w:bCs/>
        </w:rPr>
        <w:t>34</w:t>
      </w:r>
      <w:r w:rsidRPr="00D4208F">
        <w:rPr>
          <w:rFonts w:ascii="Calibri" w:cs="Calibri"/>
        </w:rPr>
        <w:t>, 1867–1878 (2015).</w:t>
      </w:r>
    </w:p>
    <w:p w14:paraId="38E0B2B1" w14:textId="77777777" w:rsidR="00D4208F" w:rsidRPr="00D4208F" w:rsidRDefault="00D4208F" w:rsidP="00D4208F">
      <w:pPr>
        <w:pStyle w:val="Bibliography"/>
        <w:rPr>
          <w:rFonts w:ascii="Calibri" w:cs="Calibri"/>
        </w:rPr>
      </w:pPr>
      <w:r w:rsidRPr="00D4208F">
        <w:rPr>
          <w:rFonts w:ascii="Calibri" w:cs="Calibri"/>
        </w:rPr>
        <w:t>26.</w:t>
      </w:r>
      <w:r w:rsidRPr="00D4208F">
        <w:rPr>
          <w:rFonts w:ascii="Calibri" w:cs="Calibri"/>
        </w:rPr>
        <w:tab/>
        <w:t xml:space="preserve">Wolterink, J. M. </w:t>
      </w:r>
      <w:r w:rsidRPr="00D4208F">
        <w:rPr>
          <w:rFonts w:ascii="Calibri" w:cs="Calibri"/>
          <w:i/>
          <w:iCs/>
        </w:rPr>
        <w:t>et al.</w:t>
      </w:r>
      <w:r w:rsidRPr="00D4208F">
        <w:rPr>
          <w:rFonts w:ascii="Calibri" w:cs="Calibri"/>
        </w:rPr>
        <w:t xml:space="preserve"> An evaluation of automatic coronary artery calcium scoring methods with cardiac CT using the orCaScore framework. </w:t>
      </w:r>
      <w:r w:rsidRPr="00D4208F">
        <w:rPr>
          <w:rFonts w:ascii="Calibri" w:cs="Calibri"/>
          <w:i/>
          <w:iCs/>
        </w:rPr>
        <w:t>Medical Physics</w:t>
      </w:r>
      <w:r w:rsidRPr="00D4208F">
        <w:rPr>
          <w:rFonts w:ascii="Calibri" w:cs="Calibri"/>
        </w:rPr>
        <w:t xml:space="preserve"> </w:t>
      </w:r>
      <w:r w:rsidRPr="00D4208F">
        <w:rPr>
          <w:rFonts w:ascii="Calibri" w:cs="Calibri"/>
          <w:b/>
          <w:bCs/>
        </w:rPr>
        <w:t>43</w:t>
      </w:r>
      <w:r w:rsidRPr="00D4208F">
        <w:rPr>
          <w:rFonts w:ascii="Calibri" w:cs="Calibri"/>
        </w:rPr>
        <w:t>, 2361–2373 (2016).</w:t>
      </w:r>
    </w:p>
    <w:p w14:paraId="1F340892" w14:textId="77777777" w:rsidR="00D4208F" w:rsidRPr="00D4208F" w:rsidRDefault="00D4208F" w:rsidP="00D4208F">
      <w:pPr>
        <w:pStyle w:val="Bibliography"/>
        <w:rPr>
          <w:rFonts w:ascii="Calibri" w:cs="Calibri"/>
        </w:rPr>
      </w:pPr>
      <w:r w:rsidRPr="00D4208F">
        <w:rPr>
          <w:rFonts w:ascii="Calibri" w:cs="Calibri"/>
        </w:rPr>
        <w:t>27.</w:t>
      </w:r>
      <w:r w:rsidRPr="00D4208F">
        <w:rPr>
          <w:rFonts w:ascii="Calibri" w:cs="Calibri"/>
        </w:rPr>
        <w:tab/>
        <w:t xml:space="preserve">Dijkstra, H. </w:t>
      </w:r>
      <w:r w:rsidRPr="00D4208F">
        <w:rPr>
          <w:rFonts w:ascii="Calibri" w:cs="Calibri"/>
          <w:i/>
          <w:iCs/>
        </w:rPr>
        <w:t>et al.</w:t>
      </w:r>
      <w:r w:rsidRPr="00D4208F">
        <w:rPr>
          <w:rFonts w:ascii="Calibri" w:cs="Calibri"/>
        </w:rPr>
        <w:t xml:space="preserve"> Coronary calcium mass scores measured by identical 64-slice MDCT scanners are comparable: a cardiac phantom study. </w:t>
      </w:r>
      <w:r w:rsidRPr="00D4208F">
        <w:rPr>
          <w:rFonts w:ascii="Calibri" w:cs="Calibri"/>
          <w:i/>
          <w:iCs/>
        </w:rPr>
        <w:t>Int J Cardiovasc Imaging</w:t>
      </w:r>
      <w:r w:rsidRPr="00D4208F">
        <w:rPr>
          <w:rFonts w:ascii="Calibri" w:cs="Calibri"/>
        </w:rPr>
        <w:t xml:space="preserve"> </w:t>
      </w:r>
      <w:r w:rsidRPr="00D4208F">
        <w:rPr>
          <w:rFonts w:ascii="Calibri" w:cs="Calibri"/>
          <w:b/>
          <w:bCs/>
        </w:rPr>
        <w:t>26</w:t>
      </w:r>
      <w:r w:rsidRPr="00D4208F">
        <w:rPr>
          <w:rFonts w:ascii="Calibri" w:cs="Calibri"/>
        </w:rPr>
        <w:t>, 89–98 (2010).</w:t>
      </w:r>
    </w:p>
    <w:p w14:paraId="2A397B78" w14:textId="77777777" w:rsidR="00D4208F" w:rsidRPr="00D4208F" w:rsidRDefault="00D4208F" w:rsidP="00D4208F">
      <w:pPr>
        <w:pStyle w:val="Bibliography"/>
        <w:rPr>
          <w:rFonts w:ascii="Calibri" w:cs="Calibri"/>
        </w:rPr>
      </w:pPr>
      <w:r w:rsidRPr="00D4208F">
        <w:rPr>
          <w:rFonts w:ascii="Calibri" w:cs="Calibri"/>
        </w:rPr>
        <w:t>28.</w:t>
      </w:r>
      <w:r w:rsidRPr="00D4208F">
        <w:rPr>
          <w:rFonts w:ascii="Calibri" w:cs="Calibri"/>
        </w:rPr>
        <w:tab/>
        <w:t xml:space="preserve">Dobrolińska, M. </w:t>
      </w:r>
      <w:r w:rsidRPr="00D4208F">
        <w:rPr>
          <w:rFonts w:ascii="Calibri" w:cs="Calibri"/>
          <w:i/>
          <w:iCs/>
        </w:rPr>
        <w:t>et al.</w:t>
      </w:r>
      <w:r w:rsidRPr="00D4208F">
        <w:rPr>
          <w:rFonts w:ascii="Calibri" w:cs="Calibri"/>
        </w:rPr>
        <w:t xml:space="preserve"> </w:t>
      </w:r>
      <w:r w:rsidRPr="00D4208F">
        <w:rPr>
          <w:rFonts w:ascii="Calibri" w:cs="Calibri"/>
          <w:i/>
          <w:iCs/>
        </w:rPr>
        <w:t>Systematic Assessment of Coronary Calcium Detectability and Quantification on Four Generations of CT Reconstruction Techniques: a Patient and Phantom Study</w:t>
      </w:r>
      <w:r w:rsidRPr="00D4208F">
        <w:rPr>
          <w:rFonts w:ascii="Calibri" w:cs="Calibri"/>
        </w:rPr>
        <w:t>. (2022). doi:10.21203/rs.3.rs-1343878/v1.</w:t>
      </w:r>
    </w:p>
    <w:p w14:paraId="7A42676F" w14:textId="77777777" w:rsidR="00D4208F" w:rsidRPr="00D4208F" w:rsidRDefault="00D4208F" w:rsidP="00D4208F">
      <w:pPr>
        <w:pStyle w:val="Bibliography"/>
        <w:rPr>
          <w:rFonts w:ascii="Calibri" w:cs="Calibri"/>
        </w:rPr>
      </w:pPr>
      <w:r w:rsidRPr="00D4208F">
        <w:rPr>
          <w:rFonts w:ascii="Calibri" w:cs="Calibri"/>
        </w:rPr>
        <w:lastRenderedPageBreak/>
        <w:t>29.</w:t>
      </w:r>
      <w:r w:rsidRPr="00D4208F">
        <w:rPr>
          <w:rFonts w:ascii="Calibri" w:cs="Calibri"/>
        </w:rPr>
        <w:tab/>
        <w:t xml:space="preserve">van der Werf, N. R. </w:t>
      </w:r>
      <w:r w:rsidRPr="00D4208F">
        <w:rPr>
          <w:rFonts w:ascii="Calibri" w:cs="Calibri"/>
          <w:i/>
          <w:iCs/>
        </w:rPr>
        <w:t>et al.</w:t>
      </w:r>
      <w:r w:rsidRPr="00D4208F">
        <w:rPr>
          <w:rFonts w:ascii="Calibri" w:cs="Calibri"/>
        </w:rPr>
        <w:t xml:space="preserve"> Coronary calcium scoring potential of large field-of-view spectral photon-counting CT: a phantom study. </w:t>
      </w:r>
      <w:r w:rsidRPr="00D4208F">
        <w:rPr>
          <w:rFonts w:ascii="Calibri" w:cs="Calibri"/>
          <w:i/>
          <w:iCs/>
        </w:rPr>
        <w:t>Eur Radiol</w:t>
      </w:r>
      <w:r w:rsidRPr="00D4208F">
        <w:rPr>
          <w:rFonts w:ascii="Calibri" w:cs="Calibri"/>
        </w:rPr>
        <w:t xml:space="preserve"> </w:t>
      </w:r>
      <w:r w:rsidRPr="00D4208F">
        <w:rPr>
          <w:rFonts w:ascii="Calibri" w:cs="Calibri"/>
          <w:b/>
          <w:bCs/>
        </w:rPr>
        <w:t>32</w:t>
      </w:r>
      <w:r w:rsidRPr="00D4208F">
        <w:rPr>
          <w:rFonts w:ascii="Calibri" w:cs="Calibri"/>
        </w:rPr>
        <w:t>, 152–162 (2022).</w:t>
      </w:r>
    </w:p>
    <w:p w14:paraId="6086FA0B" w14:textId="77777777" w:rsidR="00D4208F" w:rsidRPr="00D4208F" w:rsidRDefault="00D4208F" w:rsidP="00D4208F">
      <w:pPr>
        <w:pStyle w:val="Bibliography"/>
        <w:rPr>
          <w:rFonts w:ascii="Calibri" w:cs="Calibri"/>
        </w:rPr>
      </w:pPr>
      <w:r w:rsidRPr="00D4208F">
        <w:rPr>
          <w:rFonts w:ascii="Calibri" w:cs="Calibri"/>
        </w:rPr>
        <w:t>30.</w:t>
      </w:r>
      <w:r w:rsidRPr="00D4208F">
        <w:rPr>
          <w:rFonts w:ascii="Calibri" w:cs="Calibri"/>
        </w:rPr>
        <w:tab/>
        <w:t xml:space="preserve">Hou, K., Tsujioka, K. &amp; Yang, C. Optimization of HU threshold for coronary artery calcium scans reconstructed at 0.5‐mm slice thickness using iterative reconstruction. </w:t>
      </w:r>
      <w:r w:rsidRPr="00D4208F">
        <w:rPr>
          <w:rFonts w:ascii="Calibri" w:cs="Calibri"/>
          <w:i/>
          <w:iCs/>
        </w:rPr>
        <w:t>J Appl Clin Med Phys</w:t>
      </w:r>
      <w:r w:rsidRPr="00D4208F">
        <w:rPr>
          <w:rFonts w:ascii="Calibri" w:cs="Calibri"/>
        </w:rPr>
        <w:t xml:space="preserve"> </w:t>
      </w:r>
      <w:r w:rsidRPr="00D4208F">
        <w:rPr>
          <w:rFonts w:ascii="Calibri" w:cs="Calibri"/>
          <w:b/>
          <w:bCs/>
        </w:rPr>
        <w:t>21</w:t>
      </w:r>
      <w:r w:rsidRPr="00D4208F">
        <w:rPr>
          <w:rFonts w:ascii="Calibri" w:cs="Calibri"/>
        </w:rPr>
        <w:t>, 111–120 (2019).</w:t>
      </w:r>
    </w:p>
    <w:p w14:paraId="3533676A" w14:textId="77777777" w:rsidR="00D4208F" w:rsidRPr="00D4208F" w:rsidRDefault="00D4208F" w:rsidP="00D4208F">
      <w:pPr>
        <w:pStyle w:val="Bibliography"/>
        <w:rPr>
          <w:rFonts w:ascii="Calibri" w:cs="Calibri"/>
        </w:rPr>
      </w:pPr>
      <w:r w:rsidRPr="00D4208F">
        <w:rPr>
          <w:rFonts w:ascii="Calibri" w:cs="Calibri"/>
        </w:rPr>
        <w:t>31.</w:t>
      </w:r>
      <w:r w:rsidRPr="00D4208F">
        <w:rPr>
          <w:rFonts w:ascii="Calibri" w:cs="Calibri"/>
        </w:rPr>
        <w:tab/>
        <w:t xml:space="preserve">Mahnken, A. H. CT Imaging of Coronary Stents: Past, Present, and Future. </w:t>
      </w:r>
      <w:r w:rsidRPr="00D4208F">
        <w:rPr>
          <w:rFonts w:ascii="Calibri" w:cs="Calibri"/>
          <w:i/>
          <w:iCs/>
        </w:rPr>
        <w:t>ISRN Cardiol</w:t>
      </w:r>
      <w:r w:rsidRPr="00D4208F">
        <w:rPr>
          <w:rFonts w:ascii="Calibri" w:cs="Calibri"/>
        </w:rPr>
        <w:t xml:space="preserve"> </w:t>
      </w:r>
      <w:r w:rsidRPr="00D4208F">
        <w:rPr>
          <w:rFonts w:ascii="Calibri" w:cs="Calibri"/>
          <w:b/>
          <w:bCs/>
        </w:rPr>
        <w:t>2012</w:t>
      </w:r>
      <w:r w:rsidRPr="00D4208F">
        <w:rPr>
          <w:rFonts w:ascii="Calibri" w:cs="Calibri"/>
        </w:rPr>
        <w:t>, 139823 (2012).</w:t>
      </w:r>
    </w:p>
    <w:p w14:paraId="10132B2C" w14:textId="77777777" w:rsidR="00D4208F" w:rsidRPr="00D4208F" w:rsidRDefault="00D4208F" w:rsidP="00D4208F">
      <w:pPr>
        <w:pStyle w:val="Bibliography"/>
        <w:rPr>
          <w:rFonts w:ascii="Calibri" w:cs="Calibri"/>
        </w:rPr>
      </w:pPr>
      <w:r w:rsidRPr="00D4208F">
        <w:rPr>
          <w:rFonts w:ascii="Calibri" w:cs="Calibri"/>
        </w:rPr>
        <w:t>32.</w:t>
      </w:r>
      <w:r w:rsidRPr="00D4208F">
        <w:rPr>
          <w:rFonts w:ascii="Calibri" w:cs="Calibri"/>
        </w:rPr>
        <w:tab/>
        <w:t xml:space="preserve">Šprem, J. </w:t>
      </w:r>
      <w:r w:rsidRPr="00D4208F">
        <w:rPr>
          <w:rFonts w:ascii="Calibri" w:cs="Calibri"/>
          <w:i/>
          <w:iCs/>
        </w:rPr>
        <w:t>et al.</w:t>
      </w:r>
      <w:r w:rsidRPr="00D4208F">
        <w:rPr>
          <w:rFonts w:ascii="Calibri" w:cs="Calibri"/>
        </w:rPr>
        <w:t xml:space="preserve"> Coronary calcium scoring with partial volume correction in anthropomorphic thorax phantom and screening chest CT images. </w:t>
      </w:r>
      <w:r w:rsidRPr="00D4208F">
        <w:rPr>
          <w:rFonts w:ascii="Calibri" w:cs="Calibri"/>
          <w:i/>
          <w:iCs/>
        </w:rPr>
        <w:t>PLOS ONE</w:t>
      </w:r>
      <w:r w:rsidRPr="00D4208F">
        <w:rPr>
          <w:rFonts w:ascii="Calibri" w:cs="Calibri"/>
        </w:rPr>
        <w:t xml:space="preserve"> </w:t>
      </w:r>
      <w:r w:rsidRPr="00D4208F">
        <w:rPr>
          <w:rFonts w:ascii="Calibri" w:cs="Calibri"/>
          <w:b/>
          <w:bCs/>
        </w:rPr>
        <w:t>13</w:t>
      </w:r>
      <w:r w:rsidRPr="00D4208F">
        <w:rPr>
          <w:rFonts w:ascii="Calibri" w:cs="Calibri"/>
        </w:rPr>
        <w:t>, e0209318 (2018).</w:t>
      </w:r>
    </w:p>
    <w:p w14:paraId="4A6BEC68" w14:textId="77777777" w:rsidR="00D4208F" w:rsidRPr="00D4208F" w:rsidRDefault="00D4208F" w:rsidP="00D4208F">
      <w:pPr>
        <w:pStyle w:val="Bibliography"/>
        <w:rPr>
          <w:rFonts w:ascii="Calibri" w:cs="Calibri"/>
        </w:rPr>
      </w:pPr>
      <w:r w:rsidRPr="00D4208F">
        <w:rPr>
          <w:rFonts w:ascii="Calibri" w:cs="Calibri"/>
        </w:rPr>
        <w:t>33.</w:t>
      </w:r>
      <w:r w:rsidRPr="00D4208F">
        <w:rPr>
          <w:rFonts w:ascii="Calibri" w:cs="Calibri"/>
        </w:rPr>
        <w:tab/>
        <w:t xml:space="preserve">van der Werf, N. R. </w:t>
      </w:r>
      <w:r w:rsidRPr="00D4208F">
        <w:rPr>
          <w:rFonts w:ascii="Calibri" w:cs="Calibri"/>
          <w:i/>
          <w:iCs/>
        </w:rPr>
        <w:t>et al.</w:t>
      </w:r>
      <w:r w:rsidRPr="00D4208F">
        <w:rPr>
          <w:rFonts w:ascii="Calibri" w:cs="Calibri"/>
        </w:rPr>
        <w:t xml:space="preserve"> Influence of heart rate on coronary calcium scores: a multi-manufacturer phantom study. </w:t>
      </w:r>
      <w:r w:rsidRPr="00D4208F">
        <w:rPr>
          <w:rFonts w:ascii="Calibri" w:cs="Calibri"/>
          <w:i/>
          <w:iCs/>
        </w:rPr>
        <w:t>Int J Cardiovasc Imaging</w:t>
      </w:r>
      <w:r w:rsidRPr="00D4208F">
        <w:rPr>
          <w:rFonts w:ascii="Calibri" w:cs="Calibri"/>
        </w:rPr>
        <w:t xml:space="preserve"> </w:t>
      </w:r>
      <w:r w:rsidRPr="00D4208F">
        <w:rPr>
          <w:rFonts w:ascii="Calibri" w:cs="Calibri"/>
          <w:b/>
          <w:bCs/>
        </w:rPr>
        <w:t>34</w:t>
      </w:r>
      <w:r w:rsidRPr="00D4208F">
        <w:rPr>
          <w:rFonts w:ascii="Calibri" w:cs="Calibri"/>
        </w:rPr>
        <w:t>, 959–966 (2018).</w:t>
      </w:r>
    </w:p>
    <w:p w14:paraId="29593F2E" w14:textId="77777777" w:rsidR="00D4208F" w:rsidRPr="00D4208F" w:rsidRDefault="00D4208F" w:rsidP="00D4208F">
      <w:pPr>
        <w:pStyle w:val="Bibliography"/>
        <w:rPr>
          <w:rFonts w:ascii="Calibri" w:cs="Calibri"/>
        </w:rPr>
      </w:pPr>
      <w:r w:rsidRPr="00D4208F">
        <w:rPr>
          <w:rFonts w:ascii="Calibri" w:cs="Calibri"/>
        </w:rPr>
        <w:t>34.</w:t>
      </w:r>
      <w:r w:rsidRPr="00D4208F">
        <w:rPr>
          <w:rFonts w:ascii="Calibri" w:cs="Calibri"/>
        </w:rPr>
        <w:tab/>
        <w:t xml:space="preserve">Peng, A. W. </w:t>
      </w:r>
      <w:r w:rsidRPr="00D4208F">
        <w:rPr>
          <w:rFonts w:ascii="Calibri" w:cs="Calibri"/>
          <w:i/>
          <w:iCs/>
        </w:rPr>
        <w:t>et al.</w:t>
      </w:r>
      <w:r w:rsidRPr="00D4208F">
        <w:rPr>
          <w:rFonts w:ascii="Calibri" w:cs="Calibri"/>
        </w:rPr>
        <w:t xml:space="preserve"> Very High Coronary Artery Calcium (≥1000) and Association With Cardiovascular Disease Events, Non–Cardiovascular Disease Outcomes, and Mortality. </w:t>
      </w:r>
      <w:r w:rsidRPr="00D4208F">
        <w:rPr>
          <w:rFonts w:ascii="Calibri" w:cs="Calibri"/>
          <w:i/>
          <w:iCs/>
        </w:rPr>
        <w:t>Circulation</w:t>
      </w:r>
      <w:r w:rsidRPr="00D4208F">
        <w:rPr>
          <w:rFonts w:ascii="Calibri" w:cs="Calibri"/>
        </w:rPr>
        <w:t xml:space="preserve"> </w:t>
      </w:r>
      <w:r w:rsidRPr="00D4208F">
        <w:rPr>
          <w:rFonts w:ascii="Calibri" w:cs="Calibri"/>
          <w:b/>
          <w:bCs/>
        </w:rPr>
        <w:t>143</w:t>
      </w:r>
      <w:r w:rsidRPr="00D4208F">
        <w:rPr>
          <w:rFonts w:ascii="Calibri" w:cs="Calibri"/>
        </w:rPr>
        <w:t>, 1571–1583 (2021).</w:t>
      </w:r>
    </w:p>
    <w:p w14:paraId="5FD982AE" w14:textId="77777777" w:rsidR="00D4208F" w:rsidRPr="00D4208F" w:rsidRDefault="00D4208F" w:rsidP="00D4208F">
      <w:pPr>
        <w:pStyle w:val="Bibliography"/>
        <w:rPr>
          <w:rFonts w:ascii="Calibri" w:cs="Calibri"/>
        </w:rPr>
      </w:pPr>
      <w:r w:rsidRPr="00D4208F">
        <w:rPr>
          <w:rFonts w:ascii="Calibri" w:cs="Calibri"/>
        </w:rPr>
        <w:t>35.</w:t>
      </w:r>
      <w:r w:rsidRPr="00D4208F">
        <w:rPr>
          <w:rFonts w:ascii="Calibri" w:cs="Calibri"/>
        </w:rPr>
        <w:tab/>
        <w:t xml:space="preserve">Tzolos, E. </w:t>
      </w:r>
      <w:r w:rsidRPr="00D4208F">
        <w:rPr>
          <w:rFonts w:ascii="Calibri" w:cs="Calibri"/>
          <w:i/>
          <w:iCs/>
        </w:rPr>
        <w:t>et al.</w:t>
      </w:r>
      <w:r w:rsidRPr="00D4208F">
        <w:rPr>
          <w:rFonts w:ascii="Calibri" w:cs="Calibri"/>
        </w:rPr>
        <w:t xml:space="preserve"> Detection of small coronary calcifications in patients with Agatston coronary artery calcium score of zero. </w:t>
      </w:r>
      <w:r w:rsidRPr="00D4208F">
        <w:rPr>
          <w:rFonts w:ascii="Calibri" w:cs="Calibri"/>
          <w:i/>
          <w:iCs/>
        </w:rPr>
        <w:t>Journal of Cardiovascular Computed Tomography</w:t>
      </w:r>
      <w:r w:rsidRPr="00D4208F">
        <w:rPr>
          <w:rFonts w:ascii="Calibri" w:cs="Calibri"/>
        </w:rPr>
        <w:t xml:space="preserve"> </w:t>
      </w:r>
      <w:r w:rsidRPr="00D4208F">
        <w:rPr>
          <w:rFonts w:ascii="Calibri" w:cs="Calibri"/>
          <w:b/>
          <w:bCs/>
        </w:rPr>
        <w:t>16</w:t>
      </w:r>
      <w:r w:rsidRPr="00D4208F">
        <w:rPr>
          <w:rFonts w:ascii="Calibri" w:cs="Calibri"/>
        </w:rPr>
        <w:t>, 150–154 (2022).</w:t>
      </w:r>
    </w:p>
    <w:p w14:paraId="423E9FEF" w14:textId="29AEDE0D" w:rsidR="001F3879" w:rsidRPr="001F3879" w:rsidRDefault="00FB47AE" w:rsidP="001F3879">
      <w:r>
        <w:rPr>
          <w:rFonts w:ascii="Calibri" w:cs="Calibri"/>
        </w:rPr>
        <w:fldChar w:fldCharType="end"/>
      </w:r>
    </w:p>
    <w:sectPr w:rsidR="001F3879" w:rsidRPr="001F3879" w:rsidSect="00C2240E">
      <w:headerReference w:type="even" r:id="rId22"/>
      <w:headerReference w:type="default" r:id="rId2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87B6D" w14:textId="77777777" w:rsidR="0042767E" w:rsidRDefault="0042767E" w:rsidP="0072483A">
      <w:r>
        <w:separator/>
      </w:r>
    </w:p>
  </w:endnote>
  <w:endnote w:type="continuationSeparator" w:id="0">
    <w:p w14:paraId="00515932" w14:textId="77777777" w:rsidR="0042767E" w:rsidRDefault="0042767E" w:rsidP="00724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DDDFE" w14:textId="77777777" w:rsidR="0042767E" w:rsidRDefault="0042767E" w:rsidP="0072483A">
      <w:r>
        <w:separator/>
      </w:r>
    </w:p>
  </w:footnote>
  <w:footnote w:type="continuationSeparator" w:id="0">
    <w:p w14:paraId="0AB44A8F" w14:textId="77777777" w:rsidR="0042767E" w:rsidRDefault="0042767E" w:rsidP="007248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3576513"/>
      <w:docPartObj>
        <w:docPartGallery w:val="Page Numbers (Top of Page)"/>
        <w:docPartUnique/>
      </w:docPartObj>
    </w:sdtPr>
    <w:sdtContent>
      <w:p w14:paraId="2E99B7F4" w14:textId="6B9228C3"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40D78B" w14:textId="77777777" w:rsidR="00B4525F" w:rsidRDefault="00B4525F" w:rsidP="00B452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81157"/>
      <w:docPartObj>
        <w:docPartGallery w:val="Page Numbers (Top of Page)"/>
        <w:docPartUnique/>
      </w:docPartObj>
    </w:sdtPr>
    <w:sdtContent>
      <w:p w14:paraId="0C80450C" w14:textId="6A00D625"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4D6DF6" w14:textId="77777777" w:rsidR="00B4525F" w:rsidRDefault="00B4525F" w:rsidP="00B4525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942BA"/>
    <w:multiLevelType w:val="hybridMultilevel"/>
    <w:tmpl w:val="2C44A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07002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Black">
    <w15:presenceInfo w15:providerId="Windows Live" w15:userId="afa16e46a2cd6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C6"/>
    <w:rsid w:val="00003080"/>
    <w:rsid w:val="000158A6"/>
    <w:rsid w:val="0001591A"/>
    <w:rsid w:val="000160BC"/>
    <w:rsid w:val="000166FC"/>
    <w:rsid w:val="000209A4"/>
    <w:rsid w:val="000209E2"/>
    <w:rsid w:val="000214B5"/>
    <w:rsid w:val="00026FB6"/>
    <w:rsid w:val="00027F41"/>
    <w:rsid w:val="0003289A"/>
    <w:rsid w:val="00036E8B"/>
    <w:rsid w:val="00037B96"/>
    <w:rsid w:val="00037F1B"/>
    <w:rsid w:val="0007131B"/>
    <w:rsid w:val="0008304A"/>
    <w:rsid w:val="00097141"/>
    <w:rsid w:val="000A0598"/>
    <w:rsid w:val="000C1093"/>
    <w:rsid w:val="000C359D"/>
    <w:rsid w:val="000E18B3"/>
    <w:rsid w:val="000E2C8D"/>
    <w:rsid w:val="000E36C8"/>
    <w:rsid w:val="000E4274"/>
    <w:rsid w:val="000F2915"/>
    <w:rsid w:val="00102416"/>
    <w:rsid w:val="00104FA4"/>
    <w:rsid w:val="00106E40"/>
    <w:rsid w:val="00111817"/>
    <w:rsid w:val="00120951"/>
    <w:rsid w:val="0012365E"/>
    <w:rsid w:val="0012648D"/>
    <w:rsid w:val="00130F65"/>
    <w:rsid w:val="0014692A"/>
    <w:rsid w:val="00155176"/>
    <w:rsid w:val="001641B4"/>
    <w:rsid w:val="0018662A"/>
    <w:rsid w:val="0018703B"/>
    <w:rsid w:val="00196005"/>
    <w:rsid w:val="001A194C"/>
    <w:rsid w:val="001A725E"/>
    <w:rsid w:val="001B1F03"/>
    <w:rsid w:val="001B4A1A"/>
    <w:rsid w:val="001C535A"/>
    <w:rsid w:val="001C65D0"/>
    <w:rsid w:val="001C677A"/>
    <w:rsid w:val="001F3879"/>
    <w:rsid w:val="001F6599"/>
    <w:rsid w:val="00203632"/>
    <w:rsid w:val="0021103B"/>
    <w:rsid w:val="00220D42"/>
    <w:rsid w:val="00227E87"/>
    <w:rsid w:val="00232535"/>
    <w:rsid w:val="00234A46"/>
    <w:rsid w:val="00241F7E"/>
    <w:rsid w:val="002500AB"/>
    <w:rsid w:val="0025198F"/>
    <w:rsid w:val="002552AE"/>
    <w:rsid w:val="002653D1"/>
    <w:rsid w:val="00270D55"/>
    <w:rsid w:val="00272071"/>
    <w:rsid w:val="002806FA"/>
    <w:rsid w:val="002836B9"/>
    <w:rsid w:val="00284E1A"/>
    <w:rsid w:val="002913E4"/>
    <w:rsid w:val="00292DE3"/>
    <w:rsid w:val="002B01C4"/>
    <w:rsid w:val="002B0763"/>
    <w:rsid w:val="002B490A"/>
    <w:rsid w:val="002B4ACB"/>
    <w:rsid w:val="002B5D63"/>
    <w:rsid w:val="002D3AF0"/>
    <w:rsid w:val="002E3862"/>
    <w:rsid w:val="002E3F19"/>
    <w:rsid w:val="002E6E82"/>
    <w:rsid w:val="002F4CD0"/>
    <w:rsid w:val="00300EAC"/>
    <w:rsid w:val="003030E7"/>
    <w:rsid w:val="00320429"/>
    <w:rsid w:val="00326676"/>
    <w:rsid w:val="00337E99"/>
    <w:rsid w:val="00343AD7"/>
    <w:rsid w:val="00343B88"/>
    <w:rsid w:val="00345BC6"/>
    <w:rsid w:val="00346E71"/>
    <w:rsid w:val="003547DD"/>
    <w:rsid w:val="00362A53"/>
    <w:rsid w:val="00372564"/>
    <w:rsid w:val="00374F06"/>
    <w:rsid w:val="00385276"/>
    <w:rsid w:val="003900AB"/>
    <w:rsid w:val="003C3B74"/>
    <w:rsid w:val="003C6482"/>
    <w:rsid w:val="003E3089"/>
    <w:rsid w:val="003E40DE"/>
    <w:rsid w:val="003E5A7B"/>
    <w:rsid w:val="00407515"/>
    <w:rsid w:val="00412E26"/>
    <w:rsid w:val="004220B5"/>
    <w:rsid w:val="0042767E"/>
    <w:rsid w:val="00432F80"/>
    <w:rsid w:val="00433FAF"/>
    <w:rsid w:val="00437A20"/>
    <w:rsid w:val="00437C93"/>
    <w:rsid w:val="00452884"/>
    <w:rsid w:val="00453B02"/>
    <w:rsid w:val="004541F4"/>
    <w:rsid w:val="00471DAB"/>
    <w:rsid w:val="00472CCB"/>
    <w:rsid w:val="004842C5"/>
    <w:rsid w:val="00491768"/>
    <w:rsid w:val="004973DB"/>
    <w:rsid w:val="004A1795"/>
    <w:rsid w:val="004A4714"/>
    <w:rsid w:val="004B2469"/>
    <w:rsid w:val="004C1CF6"/>
    <w:rsid w:val="004C1DD3"/>
    <w:rsid w:val="004C5C5B"/>
    <w:rsid w:val="005112E4"/>
    <w:rsid w:val="0051379B"/>
    <w:rsid w:val="00521D29"/>
    <w:rsid w:val="00527A8C"/>
    <w:rsid w:val="005450AA"/>
    <w:rsid w:val="00551FE6"/>
    <w:rsid w:val="005520F6"/>
    <w:rsid w:val="00555B26"/>
    <w:rsid w:val="00555E99"/>
    <w:rsid w:val="0055668D"/>
    <w:rsid w:val="00560284"/>
    <w:rsid w:val="00560ACF"/>
    <w:rsid w:val="005656CF"/>
    <w:rsid w:val="00565FBC"/>
    <w:rsid w:val="00567549"/>
    <w:rsid w:val="005722EC"/>
    <w:rsid w:val="00575507"/>
    <w:rsid w:val="00581C34"/>
    <w:rsid w:val="00582B95"/>
    <w:rsid w:val="0058790C"/>
    <w:rsid w:val="005B0716"/>
    <w:rsid w:val="005B36F6"/>
    <w:rsid w:val="005B3F01"/>
    <w:rsid w:val="005C2507"/>
    <w:rsid w:val="005C38A2"/>
    <w:rsid w:val="005D5701"/>
    <w:rsid w:val="005D5C32"/>
    <w:rsid w:val="005D7363"/>
    <w:rsid w:val="005E41B4"/>
    <w:rsid w:val="005F17CA"/>
    <w:rsid w:val="005F3CCF"/>
    <w:rsid w:val="005F52F5"/>
    <w:rsid w:val="00602EDD"/>
    <w:rsid w:val="00605853"/>
    <w:rsid w:val="00605E05"/>
    <w:rsid w:val="0061394E"/>
    <w:rsid w:val="00616562"/>
    <w:rsid w:val="00621D71"/>
    <w:rsid w:val="006246D7"/>
    <w:rsid w:val="00625465"/>
    <w:rsid w:val="00632E6E"/>
    <w:rsid w:val="006335FF"/>
    <w:rsid w:val="00636378"/>
    <w:rsid w:val="00644704"/>
    <w:rsid w:val="0065337C"/>
    <w:rsid w:val="00654B26"/>
    <w:rsid w:val="00663403"/>
    <w:rsid w:val="00663D33"/>
    <w:rsid w:val="00664975"/>
    <w:rsid w:val="00666626"/>
    <w:rsid w:val="00666EC9"/>
    <w:rsid w:val="00692CE0"/>
    <w:rsid w:val="006960F7"/>
    <w:rsid w:val="006A01B9"/>
    <w:rsid w:val="006A42B6"/>
    <w:rsid w:val="006B71A1"/>
    <w:rsid w:val="006D1549"/>
    <w:rsid w:val="006D37E3"/>
    <w:rsid w:val="006D64A3"/>
    <w:rsid w:val="006E47E2"/>
    <w:rsid w:val="006F1D08"/>
    <w:rsid w:val="007041E2"/>
    <w:rsid w:val="00707EC3"/>
    <w:rsid w:val="00714B9F"/>
    <w:rsid w:val="0072483A"/>
    <w:rsid w:val="00734EF7"/>
    <w:rsid w:val="00742B8A"/>
    <w:rsid w:val="00743297"/>
    <w:rsid w:val="00744DA3"/>
    <w:rsid w:val="00754797"/>
    <w:rsid w:val="00755DCB"/>
    <w:rsid w:val="007649A0"/>
    <w:rsid w:val="00766A5B"/>
    <w:rsid w:val="007677DA"/>
    <w:rsid w:val="0077217E"/>
    <w:rsid w:val="007839A1"/>
    <w:rsid w:val="00784905"/>
    <w:rsid w:val="00784BBE"/>
    <w:rsid w:val="00787B9D"/>
    <w:rsid w:val="007A4124"/>
    <w:rsid w:val="007A4E4F"/>
    <w:rsid w:val="007A62C6"/>
    <w:rsid w:val="007B7890"/>
    <w:rsid w:val="007C0DEA"/>
    <w:rsid w:val="007C2917"/>
    <w:rsid w:val="007D09F6"/>
    <w:rsid w:val="007D1D7C"/>
    <w:rsid w:val="007D697A"/>
    <w:rsid w:val="007D7CA2"/>
    <w:rsid w:val="007F2D2F"/>
    <w:rsid w:val="007F3F8F"/>
    <w:rsid w:val="00804BD3"/>
    <w:rsid w:val="0082773A"/>
    <w:rsid w:val="00833F90"/>
    <w:rsid w:val="00834284"/>
    <w:rsid w:val="008362DC"/>
    <w:rsid w:val="00841D03"/>
    <w:rsid w:val="008425EB"/>
    <w:rsid w:val="008522A4"/>
    <w:rsid w:val="00856A13"/>
    <w:rsid w:val="00861274"/>
    <w:rsid w:val="00871082"/>
    <w:rsid w:val="008710E4"/>
    <w:rsid w:val="00892BEC"/>
    <w:rsid w:val="008940A7"/>
    <w:rsid w:val="008A56DC"/>
    <w:rsid w:val="008B4F25"/>
    <w:rsid w:val="008C76B6"/>
    <w:rsid w:val="008D0087"/>
    <w:rsid w:val="008D04DF"/>
    <w:rsid w:val="008E68B0"/>
    <w:rsid w:val="008F5454"/>
    <w:rsid w:val="00904BF5"/>
    <w:rsid w:val="00915E7C"/>
    <w:rsid w:val="00916C81"/>
    <w:rsid w:val="00921D30"/>
    <w:rsid w:val="00923CB4"/>
    <w:rsid w:val="00950992"/>
    <w:rsid w:val="00967DF7"/>
    <w:rsid w:val="00975ABC"/>
    <w:rsid w:val="00993872"/>
    <w:rsid w:val="009A08D2"/>
    <w:rsid w:val="009A0B7B"/>
    <w:rsid w:val="009A538E"/>
    <w:rsid w:val="009B1D44"/>
    <w:rsid w:val="009B3A69"/>
    <w:rsid w:val="009B7DBB"/>
    <w:rsid w:val="009C53FC"/>
    <w:rsid w:val="009C7402"/>
    <w:rsid w:val="009D3070"/>
    <w:rsid w:val="009E4E66"/>
    <w:rsid w:val="009F1238"/>
    <w:rsid w:val="009F17F0"/>
    <w:rsid w:val="009F443C"/>
    <w:rsid w:val="009F485D"/>
    <w:rsid w:val="009F5C8F"/>
    <w:rsid w:val="00A06817"/>
    <w:rsid w:val="00A1639D"/>
    <w:rsid w:val="00A1644B"/>
    <w:rsid w:val="00A1648F"/>
    <w:rsid w:val="00A165DF"/>
    <w:rsid w:val="00A17115"/>
    <w:rsid w:val="00A26145"/>
    <w:rsid w:val="00A32272"/>
    <w:rsid w:val="00A32502"/>
    <w:rsid w:val="00A40CE6"/>
    <w:rsid w:val="00A43241"/>
    <w:rsid w:val="00A560FF"/>
    <w:rsid w:val="00A615DE"/>
    <w:rsid w:val="00A65929"/>
    <w:rsid w:val="00A70355"/>
    <w:rsid w:val="00A75F8A"/>
    <w:rsid w:val="00A82D79"/>
    <w:rsid w:val="00A83780"/>
    <w:rsid w:val="00A94165"/>
    <w:rsid w:val="00A953D4"/>
    <w:rsid w:val="00AA76B0"/>
    <w:rsid w:val="00AB0D44"/>
    <w:rsid w:val="00AB3DDD"/>
    <w:rsid w:val="00AB5465"/>
    <w:rsid w:val="00AB72FB"/>
    <w:rsid w:val="00AD236D"/>
    <w:rsid w:val="00AD736A"/>
    <w:rsid w:val="00AE1D6E"/>
    <w:rsid w:val="00AF6224"/>
    <w:rsid w:val="00AF6468"/>
    <w:rsid w:val="00AF68A1"/>
    <w:rsid w:val="00B02389"/>
    <w:rsid w:val="00B03F77"/>
    <w:rsid w:val="00B10503"/>
    <w:rsid w:val="00B124E2"/>
    <w:rsid w:val="00B17ADA"/>
    <w:rsid w:val="00B216FB"/>
    <w:rsid w:val="00B33D6F"/>
    <w:rsid w:val="00B4525F"/>
    <w:rsid w:val="00B63A68"/>
    <w:rsid w:val="00B6576D"/>
    <w:rsid w:val="00B7380F"/>
    <w:rsid w:val="00B8258F"/>
    <w:rsid w:val="00B845F8"/>
    <w:rsid w:val="00B91A61"/>
    <w:rsid w:val="00B970A4"/>
    <w:rsid w:val="00BA36FF"/>
    <w:rsid w:val="00BB6095"/>
    <w:rsid w:val="00BE11CB"/>
    <w:rsid w:val="00BE3E75"/>
    <w:rsid w:val="00BE6134"/>
    <w:rsid w:val="00BF4216"/>
    <w:rsid w:val="00C04C84"/>
    <w:rsid w:val="00C056BF"/>
    <w:rsid w:val="00C05785"/>
    <w:rsid w:val="00C06965"/>
    <w:rsid w:val="00C10F02"/>
    <w:rsid w:val="00C1631E"/>
    <w:rsid w:val="00C2240E"/>
    <w:rsid w:val="00C23970"/>
    <w:rsid w:val="00C26F68"/>
    <w:rsid w:val="00C27365"/>
    <w:rsid w:val="00C31347"/>
    <w:rsid w:val="00C539B8"/>
    <w:rsid w:val="00C57E9D"/>
    <w:rsid w:val="00C607F5"/>
    <w:rsid w:val="00C61167"/>
    <w:rsid w:val="00C64AA6"/>
    <w:rsid w:val="00C82D1F"/>
    <w:rsid w:val="00C86E67"/>
    <w:rsid w:val="00C913C7"/>
    <w:rsid w:val="00C926F5"/>
    <w:rsid w:val="00C93856"/>
    <w:rsid w:val="00CB08A5"/>
    <w:rsid w:val="00CB30ED"/>
    <w:rsid w:val="00CB37AC"/>
    <w:rsid w:val="00CB3C81"/>
    <w:rsid w:val="00CC77A4"/>
    <w:rsid w:val="00CD6EAB"/>
    <w:rsid w:val="00CE1C27"/>
    <w:rsid w:val="00CE3614"/>
    <w:rsid w:val="00CF712D"/>
    <w:rsid w:val="00D156EB"/>
    <w:rsid w:val="00D15AB3"/>
    <w:rsid w:val="00D16E0C"/>
    <w:rsid w:val="00D21D15"/>
    <w:rsid w:val="00D22290"/>
    <w:rsid w:val="00D25CDB"/>
    <w:rsid w:val="00D26489"/>
    <w:rsid w:val="00D316A7"/>
    <w:rsid w:val="00D33D95"/>
    <w:rsid w:val="00D34FA3"/>
    <w:rsid w:val="00D35D60"/>
    <w:rsid w:val="00D40296"/>
    <w:rsid w:val="00D4208F"/>
    <w:rsid w:val="00D447FA"/>
    <w:rsid w:val="00D45084"/>
    <w:rsid w:val="00D5029D"/>
    <w:rsid w:val="00D51517"/>
    <w:rsid w:val="00D64154"/>
    <w:rsid w:val="00D75F4D"/>
    <w:rsid w:val="00D82F09"/>
    <w:rsid w:val="00D90FC4"/>
    <w:rsid w:val="00D9508E"/>
    <w:rsid w:val="00D97B63"/>
    <w:rsid w:val="00DA088B"/>
    <w:rsid w:val="00DA0DCA"/>
    <w:rsid w:val="00DB4E66"/>
    <w:rsid w:val="00DC700C"/>
    <w:rsid w:val="00DD5129"/>
    <w:rsid w:val="00DD57BE"/>
    <w:rsid w:val="00DF01CE"/>
    <w:rsid w:val="00E05D67"/>
    <w:rsid w:val="00E11963"/>
    <w:rsid w:val="00E30102"/>
    <w:rsid w:val="00E31B44"/>
    <w:rsid w:val="00E32A9E"/>
    <w:rsid w:val="00E37248"/>
    <w:rsid w:val="00E379E9"/>
    <w:rsid w:val="00E405EB"/>
    <w:rsid w:val="00E41C6C"/>
    <w:rsid w:val="00E426DD"/>
    <w:rsid w:val="00E5613F"/>
    <w:rsid w:val="00E5615A"/>
    <w:rsid w:val="00E61C5E"/>
    <w:rsid w:val="00E674E6"/>
    <w:rsid w:val="00E70DD7"/>
    <w:rsid w:val="00E728D3"/>
    <w:rsid w:val="00E76BD9"/>
    <w:rsid w:val="00E82595"/>
    <w:rsid w:val="00E8390E"/>
    <w:rsid w:val="00EB215C"/>
    <w:rsid w:val="00EB4408"/>
    <w:rsid w:val="00EB7CBB"/>
    <w:rsid w:val="00EC1D4A"/>
    <w:rsid w:val="00ED790F"/>
    <w:rsid w:val="00EF0791"/>
    <w:rsid w:val="00F046A3"/>
    <w:rsid w:val="00F15EA4"/>
    <w:rsid w:val="00F207B4"/>
    <w:rsid w:val="00F2695A"/>
    <w:rsid w:val="00F26A15"/>
    <w:rsid w:val="00F26A81"/>
    <w:rsid w:val="00F3150F"/>
    <w:rsid w:val="00F57B62"/>
    <w:rsid w:val="00F614D3"/>
    <w:rsid w:val="00F63CB1"/>
    <w:rsid w:val="00F779C9"/>
    <w:rsid w:val="00F84CD6"/>
    <w:rsid w:val="00F9775A"/>
    <w:rsid w:val="00FA034C"/>
    <w:rsid w:val="00FB1340"/>
    <w:rsid w:val="00FB4115"/>
    <w:rsid w:val="00FB47AE"/>
    <w:rsid w:val="00FB56AD"/>
    <w:rsid w:val="00FC1C43"/>
    <w:rsid w:val="00FC298F"/>
    <w:rsid w:val="00FC7B76"/>
    <w:rsid w:val="00FD2B80"/>
    <w:rsid w:val="00FF19EA"/>
    <w:rsid w:val="00FF1A5F"/>
    <w:rsid w:val="00FF2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8408"/>
  <w15:chartTrackingRefBased/>
  <w15:docId w15:val="{80D73A9F-BD01-8A45-859E-8FA66B17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2C6"/>
    <w:rPr>
      <w:rFonts w:eastAsia="Times New Roman" w:cs="Times New Roman"/>
      <w:sz w:val="22"/>
    </w:rPr>
  </w:style>
  <w:style w:type="paragraph" w:styleId="Heading1">
    <w:name w:val="heading 1"/>
    <w:basedOn w:val="Normal"/>
    <w:next w:val="Normal"/>
    <w:link w:val="Heading1Char"/>
    <w:uiPriority w:val="9"/>
    <w:qFormat/>
    <w:rsid w:val="00097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C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C8F"/>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9A08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416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AA"/>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450AA"/>
    <w:rPr>
      <w:rFonts w:eastAsiaTheme="majorEastAsia" w:cstheme="majorBidi"/>
      <w:b/>
      <w:spacing w:val="-10"/>
      <w:kern w:val="28"/>
      <w:sz w:val="32"/>
      <w:szCs w:val="56"/>
    </w:rPr>
  </w:style>
  <w:style w:type="character" w:styleId="Hyperlink">
    <w:name w:val="Hyperlink"/>
    <w:basedOn w:val="DefaultParagraphFont"/>
    <w:uiPriority w:val="99"/>
    <w:unhideWhenUsed/>
    <w:rsid w:val="007A62C6"/>
    <w:rPr>
      <w:color w:val="0563C1" w:themeColor="hyperlink"/>
      <w:u w:val="single"/>
    </w:rPr>
  </w:style>
  <w:style w:type="paragraph" w:styleId="ListParagraph">
    <w:name w:val="List Paragraph"/>
    <w:basedOn w:val="Normal"/>
    <w:uiPriority w:val="34"/>
    <w:qFormat/>
    <w:rsid w:val="007A62C6"/>
    <w:pPr>
      <w:ind w:left="720"/>
      <w:contextualSpacing/>
    </w:pPr>
  </w:style>
  <w:style w:type="paragraph" w:styleId="Subtitle">
    <w:name w:val="Subtitle"/>
    <w:basedOn w:val="Normal"/>
    <w:next w:val="Normal"/>
    <w:link w:val="SubtitleChar"/>
    <w:uiPriority w:val="11"/>
    <w:qFormat/>
    <w:rsid w:val="007A62C6"/>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A62C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0971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5C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5C8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83A"/>
    <w:pPr>
      <w:tabs>
        <w:tab w:val="center" w:pos="4680"/>
        <w:tab w:val="right" w:pos="9360"/>
      </w:tabs>
    </w:pPr>
  </w:style>
  <w:style w:type="character" w:customStyle="1" w:styleId="HeaderChar">
    <w:name w:val="Header Char"/>
    <w:basedOn w:val="DefaultParagraphFont"/>
    <w:link w:val="Header"/>
    <w:uiPriority w:val="99"/>
    <w:rsid w:val="0072483A"/>
    <w:rPr>
      <w:rFonts w:eastAsia="Times New Roman" w:cs="Times New Roman"/>
      <w:sz w:val="22"/>
    </w:rPr>
  </w:style>
  <w:style w:type="paragraph" w:styleId="Footer">
    <w:name w:val="footer"/>
    <w:basedOn w:val="Normal"/>
    <w:link w:val="FooterChar"/>
    <w:uiPriority w:val="99"/>
    <w:unhideWhenUsed/>
    <w:rsid w:val="0072483A"/>
    <w:pPr>
      <w:tabs>
        <w:tab w:val="center" w:pos="4680"/>
        <w:tab w:val="right" w:pos="9360"/>
      </w:tabs>
    </w:pPr>
  </w:style>
  <w:style w:type="character" w:customStyle="1" w:styleId="FooterChar">
    <w:name w:val="Footer Char"/>
    <w:basedOn w:val="DefaultParagraphFont"/>
    <w:link w:val="Footer"/>
    <w:uiPriority w:val="99"/>
    <w:rsid w:val="0072483A"/>
    <w:rPr>
      <w:rFonts w:eastAsia="Times New Roman" w:cs="Times New Roman"/>
      <w:sz w:val="22"/>
    </w:rPr>
  </w:style>
  <w:style w:type="table" w:styleId="TableGrid">
    <w:name w:val="Table Grid"/>
    <w:basedOn w:val="TableNormal"/>
    <w:uiPriority w:val="39"/>
    <w:rsid w:val="00724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48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653D1"/>
    <w:rPr>
      <w:color w:val="808080"/>
    </w:rPr>
  </w:style>
  <w:style w:type="paragraph" w:styleId="Caption">
    <w:name w:val="caption"/>
    <w:basedOn w:val="Normal"/>
    <w:next w:val="Normal"/>
    <w:uiPriority w:val="35"/>
    <w:unhideWhenUsed/>
    <w:qFormat/>
    <w:rsid w:val="002653D1"/>
    <w:pPr>
      <w:spacing w:after="200"/>
    </w:pPr>
    <w:rPr>
      <w:i/>
      <w:iCs/>
      <w:color w:val="44546A" w:themeColor="text2"/>
      <w:sz w:val="18"/>
      <w:szCs w:val="18"/>
    </w:rPr>
  </w:style>
  <w:style w:type="paragraph" w:styleId="NormalWeb">
    <w:name w:val="Normal (Web)"/>
    <w:basedOn w:val="Normal"/>
    <w:uiPriority w:val="99"/>
    <w:semiHidden/>
    <w:unhideWhenUsed/>
    <w:rsid w:val="00F26A81"/>
    <w:pPr>
      <w:spacing w:before="100" w:beforeAutospacing="1" w:after="100" w:afterAutospacing="1"/>
    </w:pPr>
    <w:rPr>
      <w:rFonts w:ascii="Times New Roman" w:hAnsi="Times New Roman"/>
      <w:sz w:val="24"/>
    </w:rPr>
  </w:style>
  <w:style w:type="paragraph" w:styleId="Bibliography">
    <w:name w:val="Bibliography"/>
    <w:basedOn w:val="Normal"/>
    <w:next w:val="Normal"/>
    <w:uiPriority w:val="37"/>
    <w:unhideWhenUsed/>
    <w:rsid w:val="00871082"/>
    <w:pPr>
      <w:tabs>
        <w:tab w:val="left" w:pos="380"/>
        <w:tab w:val="left" w:pos="500"/>
      </w:tabs>
      <w:spacing w:line="480" w:lineRule="auto"/>
      <w:ind w:left="384" w:hanging="384"/>
    </w:pPr>
  </w:style>
  <w:style w:type="paragraph" w:styleId="Revision">
    <w:name w:val="Revision"/>
    <w:hidden/>
    <w:uiPriority w:val="99"/>
    <w:semiHidden/>
    <w:rsid w:val="00037F1B"/>
    <w:rPr>
      <w:rFonts w:eastAsia="Times New Roman" w:cs="Times New Roman"/>
      <w:sz w:val="22"/>
    </w:rPr>
  </w:style>
  <w:style w:type="table" w:styleId="PlainTable3">
    <w:name w:val="Plain Table 3"/>
    <w:basedOn w:val="TableNormal"/>
    <w:uiPriority w:val="43"/>
    <w:rsid w:val="00C057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057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0578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C057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72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9A08D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rsid w:val="00A94165"/>
    <w:rPr>
      <w:rFonts w:asciiTheme="majorHAnsi" w:eastAsiaTheme="majorEastAsia" w:hAnsiTheme="majorHAnsi" w:cstheme="majorBidi"/>
      <w:color w:val="2F5496" w:themeColor="accent1" w:themeShade="BF"/>
      <w:sz w:val="22"/>
    </w:rPr>
  </w:style>
  <w:style w:type="character" w:styleId="PageNumber">
    <w:name w:val="page number"/>
    <w:basedOn w:val="DefaultParagraphFont"/>
    <w:uiPriority w:val="99"/>
    <w:semiHidden/>
    <w:unhideWhenUsed/>
    <w:rsid w:val="00B4525F"/>
  </w:style>
  <w:style w:type="character" w:styleId="LineNumber">
    <w:name w:val="line number"/>
    <w:basedOn w:val="DefaultParagraphFont"/>
    <w:uiPriority w:val="99"/>
    <w:semiHidden/>
    <w:unhideWhenUsed/>
    <w:rsid w:val="00C2240E"/>
  </w:style>
  <w:style w:type="table" w:styleId="PlainTable1">
    <w:name w:val="Plain Table 1"/>
    <w:basedOn w:val="TableNormal"/>
    <w:uiPriority w:val="41"/>
    <w:rsid w:val="00E05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659">
      <w:bodyDiv w:val="1"/>
      <w:marLeft w:val="0"/>
      <w:marRight w:val="0"/>
      <w:marTop w:val="0"/>
      <w:marBottom w:val="0"/>
      <w:divBdr>
        <w:top w:val="none" w:sz="0" w:space="0" w:color="auto"/>
        <w:left w:val="none" w:sz="0" w:space="0" w:color="auto"/>
        <w:bottom w:val="none" w:sz="0" w:space="0" w:color="auto"/>
        <w:right w:val="none" w:sz="0" w:space="0" w:color="auto"/>
      </w:divBdr>
    </w:div>
    <w:div w:id="15236789">
      <w:bodyDiv w:val="1"/>
      <w:marLeft w:val="0"/>
      <w:marRight w:val="0"/>
      <w:marTop w:val="0"/>
      <w:marBottom w:val="0"/>
      <w:divBdr>
        <w:top w:val="none" w:sz="0" w:space="0" w:color="auto"/>
        <w:left w:val="none" w:sz="0" w:space="0" w:color="auto"/>
        <w:bottom w:val="none" w:sz="0" w:space="0" w:color="auto"/>
        <w:right w:val="none" w:sz="0" w:space="0" w:color="auto"/>
      </w:divBdr>
    </w:div>
    <w:div w:id="22557985">
      <w:bodyDiv w:val="1"/>
      <w:marLeft w:val="0"/>
      <w:marRight w:val="0"/>
      <w:marTop w:val="0"/>
      <w:marBottom w:val="0"/>
      <w:divBdr>
        <w:top w:val="none" w:sz="0" w:space="0" w:color="auto"/>
        <w:left w:val="none" w:sz="0" w:space="0" w:color="auto"/>
        <w:bottom w:val="none" w:sz="0" w:space="0" w:color="auto"/>
        <w:right w:val="none" w:sz="0" w:space="0" w:color="auto"/>
      </w:divBdr>
    </w:div>
    <w:div w:id="25716698">
      <w:bodyDiv w:val="1"/>
      <w:marLeft w:val="0"/>
      <w:marRight w:val="0"/>
      <w:marTop w:val="0"/>
      <w:marBottom w:val="0"/>
      <w:divBdr>
        <w:top w:val="none" w:sz="0" w:space="0" w:color="auto"/>
        <w:left w:val="none" w:sz="0" w:space="0" w:color="auto"/>
        <w:bottom w:val="none" w:sz="0" w:space="0" w:color="auto"/>
        <w:right w:val="none" w:sz="0" w:space="0" w:color="auto"/>
      </w:divBdr>
    </w:div>
    <w:div w:id="32047734">
      <w:bodyDiv w:val="1"/>
      <w:marLeft w:val="0"/>
      <w:marRight w:val="0"/>
      <w:marTop w:val="0"/>
      <w:marBottom w:val="0"/>
      <w:divBdr>
        <w:top w:val="none" w:sz="0" w:space="0" w:color="auto"/>
        <w:left w:val="none" w:sz="0" w:space="0" w:color="auto"/>
        <w:bottom w:val="none" w:sz="0" w:space="0" w:color="auto"/>
        <w:right w:val="none" w:sz="0" w:space="0" w:color="auto"/>
      </w:divBdr>
    </w:div>
    <w:div w:id="147939093">
      <w:bodyDiv w:val="1"/>
      <w:marLeft w:val="0"/>
      <w:marRight w:val="0"/>
      <w:marTop w:val="0"/>
      <w:marBottom w:val="0"/>
      <w:divBdr>
        <w:top w:val="none" w:sz="0" w:space="0" w:color="auto"/>
        <w:left w:val="none" w:sz="0" w:space="0" w:color="auto"/>
        <w:bottom w:val="none" w:sz="0" w:space="0" w:color="auto"/>
        <w:right w:val="none" w:sz="0" w:space="0" w:color="auto"/>
      </w:divBdr>
    </w:div>
    <w:div w:id="193810169">
      <w:bodyDiv w:val="1"/>
      <w:marLeft w:val="0"/>
      <w:marRight w:val="0"/>
      <w:marTop w:val="0"/>
      <w:marBottom w:val="0"/>
      <w:divBdr>
        <w:top w:val="none" w:sz="0" w:space="0" w:color="auto"/>
        <w:left w:val="none" w:sz="0" w:space="0" w:color="auto"/>
        <w:bottom w:val="none" w:sz="0" w:space="0" w:color="auto"/>
        <w:right w:val="none" w:sz="0" w:space="0" w:color="auto"/>
      </w:divBdr>
    </w:div>
    <w:div w:id="206918293">
      <w:bodyDiv w:val="1"/>
      <w:marLeft w:val="0"/>
      <w:marRight w:val="0"/>
      <w:marTop w:val="0"/>
      <w:marBottom w:val="0"/>
      <w:divBdr>
        <w:top w:val="none" w:sz="0" w:space="0" w:color="auto"/>
        <w:left w:val="none" w:sz="0" w:space="0" w:color="auto"/>
        <w:bottom w:val="none" w:sz="0" w:space="0" w:color="auto"/>
        <w:right w:val="none" w:sz="0" w:space="0" w:color="auto"/>
      </w:divBdr>
    </w:div>
    <w:div w:id="269440147">
      <w:bodyDiv w:val="1"/>
      <w:marLeft w:val="0"/>
      <w:marRight w:val="0"/>
      <w:marTop w:val="0"/>
      <w:marBottom w:val="0"/>
      <w:divBdr>
        <w:top w:val="none" w:sz="0" w:space="0" w:color="auto"/>
        <w:left w:val="none" w:sz="0" w:space="0" w:color="auto"/>
        <w:bottom w:val="none" w:sz="0" w:space="0" w:color="auto"/>
        <w:right w:val="none" w:sz="0" w:space="0" w:color="auto"/>
      </w:divBdr>
    </w:div>
    <w:div w:id="274874423">
      <w:bodyDiv w:val="1"/>
      <w:marLeft w:val="0"/>
      <w:marRight w:val="0"/>
      <w:marTop w:val="0"/>
      <w:marBottom w:val="0"/>
      <w:divBdr>
        <w:top w:val="none" w:sz="0" w:space="0" w:color="auto"/>
        <w:left w:val="none" w:sz="0" w:space="0" w:color="auto"/>
        <w:bottom w:val="none" w:sz="0" w:space="0" w:color="auto"/>
        <w:right w:val="none" w:sz="0" w:space="0" w:color="auto"/>
      </w:divBdr>
    </w:div>
    <w:div w:id="296574393">
      <w:bodyDiv w:val="1"/>
      <w:marLeft w:val="0"/>
      <w:marRight w:val="0"/>
      <w:marTop w:val="0"/>
      <w:marBottom w:val="0"/>
      <w:divBdr>
        <w:top w:val="none" w:sz="0" w:space="0" w:color="auto"/>
        <w:left w:val="none" w:sz="0" w:space="0" w:color="auto"/>
        <w:bottom w:val="none" w:sz="0" w:space="0" w:color="auto"/>
        <w:right w:val="none" w:sz="0" w:space="0" w:color="auto"/>
      </w:divBdr>
    </w:div>
    <w:div w:id="359284004">
      <w:bodyDiv w:val="1"/>
      <w:marLeft w:val="0"/>
      <w:marRight w:val="0"/>
      <w:marTop w:val="0"/>
      <w:marBottom w:val="0"/>
      <w:divBdr>
        <w:top w:val="none" w:sz="0" w:space="0" w:color="auto"/>
        <w:left w:val="none" w:sz="0" w:space="0" w:color="auto"/>
        <w:bottom w:val="none" w:sz="0" w:space="0" w:color="auto"/>
        <w:right w:val="none" w:sz="0" w:space="0" w:color="auto"/>
      </w:divBdr>
      <w:divsChild>
        <w:div w:id="1100565353">
          <w:marLeft w:val="0"/>
          <w:marRight w:val="0"/>
          <w:marTop w:val="0"/>
          <w:marBottom w:val="0"/>
          <w:divBdr>
            <w:top w:val="none" w:sz="0" w:space="0" w:color="auto"/>
            <w:left w:val="none" w:sz="0" w:space="0" w:color="auto"/>
            <w:bottom w:val="none" w:sz="0" w:space="0" w:color="auto"/>
            <w:right w:val="none" w:sz="0" w:space="0" w:color="auto"/>
          </w:divBdr>
        </w:div>
      </w:divsChild>
    </w:div>
    <w:div w:id="388000670">
      <w:bodyDiv w:val="1"/>
      <w:marLeft w:val="0"/>
      <w:marRight w:val="0"/>
      <w:marTop w:val="0"/>
      <w:marBottom w:val="0"/>
      <w:divBdr>
        <w:top w:val="none" w:sz="0" w:space="0" w:color="auto"/>
        <w:left w:val="none" w:sz="0" w:space="0" w:color="auto"/>
        <w:bottom w:val="none" w:sz="0" w:space="0" w:color="auto"/>
        <w:right w:val="none" w:sz="0" w:space="0" w:color="auto"/>
      </w:divBdr>
      <w:divsChild>
        <w:div w:id="1776904914">
          <w:marLeft w:val="0"/>
          <w:marRight w:val="0"/>
          <w:marTop w:val="0"/>
          <w:marBottom w:val="0"/>
          <w:divBdr>
            <w:top w:val="none" w:sz="0" w:space="0" w:color="auto"/>
            <w:left w:val="none" w:sz="0" w:space="0" w:color="auto"/>
            <w:bottom w:val="none" w:sz="0" w:space="0" w:color="auto"/>
            <w:right w:val="none" w:sz="0" w:space="0" w:color="auto"/>
          </w:divBdr>
          <w:divsChild>
            <w:div w:id="6519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060">
      <w:bodyDiv w:val="1"/>
      <w:marLeft w:val="0"/>
      <w:marRight w:val="0"/>
      <w:marTop w:val="0"/>
      <w:marBottom w:val="0"/>
      <w:divBdr>
        <w:top w:val="none" w:sz="0" w:space="0" w:color="auto"/>
        <w:left w:val="none" w:sz="0" w:space="0" w:color="auto"/>
        <w:bottom w:val="none" w:sz="0" w:space="0" w:color="auto"/>
        <w:right w:val="none" w:sz="0" w:space="0" w:color="auto"/>
      </w:divBdr>
    </w:div>
    <w:div w:id="495920103">
      <w:bodyDiv w:val="1"/>
      <w:marLeft w:val="0"/>
      <w:marRight w:val="0"/>
      <w:marTop w:val="0"/>
      <w:marBottom w:val="0"/>
      <w:divBdr>
        <w:top w:val="none" w:sz="0" w:space="0" w:color="auto"/>
        <w:left w:val="none" w:sz="0" w:space="0" w:color="auto"/>
        <w:bottom w:val="none" w:sz="0" w:space="0" w:color="auto"/>
        <w:right w:val="none" w:sz="0" w:space="0" w:color="auto"/>
      </w:divBdr>
    </w:div>
    <w:div w:id="531193015">
      <w:bodyDiv w:val="1"/>
      <w:marLeft w:val="0"/>
      <w:marRight w:val="0"/>
      <w:marTop w:val="0"/>
      <w:marBottom w:val="0"/>
      <w:divBdr>
        <w:top w:val="none" w:sz="0" w:space="0" w:color="auto"/>
        <w:left w:val="none" w:sz="0" w:space="0" w:color="auto"/>
        <w:bottom w:val="none" w:sz="0" w:space="0" w:color="auto"/>
        <w:right w:val="none" w:sz="0" w:space="0" w:color="auto"/>
      </w:divBdr>
      <w:divsChild>
        <w:div w:id="1826319682">
          <w:marLeft w:val="0"/>
          <w:marRight w:val="0"/>
          <w:marTop w:val="0"/>
          <w:marBottom w:val="0"/>
          <w:divBdr>
            <w:top w:val="none" w:sz="0" w:space="0" w:color="auto"/>
            <w:left w:val="none" w:sz="0" w:space="0" w:color="auto"/>
            <w:bottom w:val="none" w:sz="0" w:space="0" w:color="auto"/>
            <w:right w:val="none" w:sz="0" w:space="0" w:color="auto"/>
          </w:divBdr>
          <w:divsChild>
            <w:div w:id="1556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4157">
      <w:bodyDiv w:val="1"/>
      <w:marLeft w:val="0"/>
      <w:marRight w:val="0"/>
      <w:marTop w:val="0"/>
      <w:marBottom w:val="0"/>
      <w:divBdr>
        <w:top w:val="none" w:sz="0" w:space="0" w:color="auto"/>
        <w:left w:val="none" w:sz="0" w:space="0" w:color="auto"/>
        <w:bottom w:val="none" w:sz="0" w:space="0" w:color="auto"/>
        <w:right w:val="none" w:sz="0" w:space="0" w:color="auto"/>
      </w:divBdr>
    </w:div>
    <w:div w:id="550655378">
      <w:bodyDiv w:val="1"/>
      <w:marLeft w:val="0"/>
      <w:marRight w:val="0"/>
      <w:marTop w:val="0"/>
      <w:marBottom w:val="0"/>
      <w:divBdr>
        <w:top w:val="none" w:sz="0" w:space="0" w:color="auto"/>
        <w:left w:val="none" w:sz="0" w:space="0" w:color="auto"/>
        <w:bottom w:val="none" w:sz="0" w:space="0" w:color="auto"/>
        <w:right w:val="none" w:sz="0" w:space="0" w:color="auto"/>
      </w:divBdr>
    </w:div>
    <w:div w:id="562956483">
      <w:bodyDiv w:val="1"/>
      <w:marLeft w:val="0"/>
      <w:marRight w:val="0"/>
      <w:marTop w:val="0"/>
      <w:marBottom w:val="0"/>
      <w:divBdr>
        <w:top w:val="none" w:sz="0" w:space="0" w:color="auto"/>
        <w:left w:val="none" w:sz="0" w:space="0" w:color="auto"/>
        <w:bottom w:val="none" w:sz="0" w:space="0" w:color="auto"/>
        <w:right w:val="none" w:sz="0" w:space="0" w:color="auto"/>
      </w:divBdr>
    </w:div>
    <w:div w:id="653796725">
      <w:bodyDiv w:val="1"/>
      <w:marLeft w:val="0"/>
      <w:marRight w:val="0"/>
      <w:marTop w:val="0"/>
      <w:marBottom w:val="0"/>
      <w:divBdr>
        <w:top w:val="none" w:sz="0" w:space="0" w:color="auto"/>
        <w:left w:val="none" w:sz="0" w:space="0" w:color="auto"/>
        <w:bottom w:val="none" w:sz="0" w:space="0" w:color="auto"/>
        <w:right w:val="none" w:sz="0" w:space="0" w:color="auto"/>
      </w:divBdr>
    </w:div>
    <w:div w:id="696078549">
      <w:bodyDiv w:val="1"/>
      <w:marLeft w:val="0"/>
      <w:marRight w:val="0"/>
      <w:marTop w:val="0"/>
      <w:marBottom w:val="0"/>
      <w:divBdr>
        <w:top w:val="none" w:sz="0" w:space="0" w:color="auto"/>
        <w:left w:val="none" w:sz="0" w:space="0" w:color="auto"/>
        <w:bottom w:val="none" w:sz="0" w:space="0" w:color="auto"/>
        <w:right w:val="none" w:sz="0" w:space="0" w:color="auto"/>
      </w:divBdr>
    </w:div>
    <w:div w:id="712735739">
      <w:bodyDiv w:val="1"/>
      <w:marLeft w:val="0"/>
      <w:marRight w:val="0"/>
      <w:marTop w:val="0"/>
      <w:marBottom w:val="0"/>
      <w:divBdr>
        <w:top w:val="none" w:sz="0" w:space="0" w:color="auto"/>
        <w:left w:val="none" w:sz="0" w:space="0" w:color="auto"/>
        <w:bottom w:val="none" w:sz="0" w:space="0" w:color="auto"/>
        <w:right w:val="none" w:sz="0" w:space="0" w:color="auto"/>
      </w:divBdr>
    </w:div>
    <w:div w:id="803547917">
      <w:bodyDiv w:val="1"/>
      <w:marLeft w:val="0"/>
      <w:marRight w:val="0"/>
      <w:marTop w:val="0"/>
      <w:marBottom w:val="0"/>
      <w:divBdr>
        <w:top w:val="none" w:sz="0" w:space="0" w:color="auto"/>
        <w:left w:val="none" w:sz="0" w:space="0" w:color="auto"/>
        <w:bottom w:val="none" w:sz="0" w:space="0" w:color="auto"/>
        <w:right w:val="none" w:sz="0" w:space="0" w:color="auto"/>
      </w:divBdr>
    </w:div>
    <w:div w:id="856042425">
      <w:bodyDiv w:val="1"/>
      <w:marLeft w:val="0"/>
      <w:marRight w:val="0"/>
      <w:marTop w:val="0"/>
      <w:marBottom w:val="0"/>
      <w:divBdr>
        <w:top w:val="none" w:sz="0" w:space="0" w:color="auto"/>
        <w:left w:val="none" w:sz="0" w:space="0" w:color="auto"/>
        <w:bottom w:val="none" w:sz="0" w:space="0" w:color="auto"/>
        <w:right w:val="none" w:sz="0" w:space="0" w:color="auto"/>
      </w:divBdr>
    </w:div>
    <w:div w:id="876044583">
      <w:bodyDiv w:val="1"/>
      <w:marLeft w:val="0"/>
      <w:marRight w:val="0"/>
      <w:marTop w:val="0"/>
      <w:marBottom w:val="0"/>
      <w:divBdr>
        <w:top w:val="none" w:sz="0" w:space="0" w:color="auto"/>
        <w:left w:val="none" w:sz="0" w:space="0" w:color="auto"/>
        <w:bottom w:val="none" w:sz="0" w:space="0" w:color="auto"/>
        <w:right w:val="none" w:sz="0" w:space="0" w:color="auto"/>
      </w:divBdr>
    </w:div>
    <w:div w:id="882719282">
      <w:bodyDiv w:val="1"/>
      <w:marLeft w:val="0"/>
      <w:marRight w:val="0"/>
      <w:marTop w:val="0"/>
      <w:marBottom w:val="0"/>
      <w:divBdr>
        <w:top w:val="none" w:sz="0" w:space="0" w:color="auto"/>
        <w:left w:val="none" w:sz="0" w:space="0" w:color="auto"/>
        <w:bottom w:val="none" w:sz="0" w:space="0" w:color="auto"/>
        <w:right w:val="none" w:sz="0" w:space="0" w:color="auto"/>
      </w:divBdr>
    </w:div>
    <w:div w:id="894043957">
      <w:bodyDiv w:val="1"/>
      <w:marLeft w:val="0"/>
      <w:marRight w:val="0"/>
      <w:marTop w:val="0"/>
      <w:marBottom w:val="0"/>
      <w:divBdr>
        <w:top w:val="none" w:sz="0" w:space="0" w:color="auto"/>
        <w:left w:val="none" w:sz="0" w:space="0" w:color="auto"/>
        <w:bottom w:val="none" w:sz="0" w:space="0" w:color="auto"/>
        <w:right w:val="none" w:sz="0" w:space="0" w:color="auto"/>
      </w:divBdr>
    </w:div>
    <w:div w:id="901061256">
      <w:bodyDiv w:val="1"/>
      <w:marLeft w:val="0"/>
      <w:marRight w:val="0"/>
      <w:marTop w:val="0"/>
      <w:marBottom w:val="0"/>
      <w:divBdr>
        <w:top w:val="none" w:sz="0" w:space="0" w:color="auto"/>
        <w:left w:val="none" w:sz="0" w:space="0" w:color="auto"/>
        <w:bottom w:val="none" w:sz="0" w:space="0" w:color="auto"/>
        <w:right w:val="none" w:sz="0" w:space="0" w:color="auto"/>
      </w:divBdr>
      <w:divsChild>
        <w:div w:id="2032754029">
          <w:marLeft w:val="0"/>
          <w:marRight w:val="0"/>
          <w:marTop w:val="0"/>
          <w:marBottom w:val="0"/>
          <w:divBdr>
            <w:top w:val="none" w:sz="0" w:space="0" w:color="auto"/>
            <w:left w:val="none" w:sz="0" w:space="0" w:color="auto"/>
            <w:bottom w:val="none" w:sz="0" w:space="0" w:color="auto"/>
            <w:right w:val="none" w:sz="0" w:space="0" w:color="auto"/>
          </w:divBdr>
          <w:divsChild>
            <w:div w:id="1722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049">
      <w:bodyDiv w:val="1"/>
      <w:marLeft w:val="0"/>
      <w:marRight w:val="0"/>
      <w:marTop w:val="0"/>
      <w:marBottom w:val="0"/>
      <w:divBdr>
        <w:top w:val="none" w:sz="0" w:space="0" w:color="auto"/>
        <w:left w:val="none" w:sz="0" w:space="0" w:color="auto"/>
        <w:bottom w:val="none" w:sz="0" w:space="0" w:color="auto"/>
        <w:right w:val="none" w:sz="0" w:space="0" w:color="auto"/>
      </w:divBdr>
    </w:div>
    <w:div w:id="1017543679">
      <w:bodyDiv w:val="1"/>
      <w:marLeft w:val="0"/>
      <w:marRight w:val="0"/>
      <w:marTop w:val="0"/>
      <w:marBottom w:val="0"/>
      <w:divBdr>
        <w:top w:val="none" w:sz="0" w:space="0" w:color="auto"/>
        <w:left w:val="none" w:sz="0" w:space="0" w:color="auto"/>
        <w:bottom w:val="none" w:sz="0" w:space="0" w:color="auto"/>
        <w:right w:val="none" w:sz="0" w:space="0" w:color="auto"/>
      </w:divBdr>
    </w:div>
    <w:div w:id="1041631609">
      <w:bodyDiv w:val="1"/>
      <w:marLeft w:val="0"/>
      <w:marRight w:val="0"/>
      <w:marTop w:val="0"/>
      <w:marBottom w:val="0"/>
      <w:divBdr>
        <w:top w:val="none" w:sz="0" w:space="0" w:color="auto"/>
        <w:left w:val="none" w:sz="0" w:space="0" w:color="auto"/>
        <w:bottom w:val="none" w:sz="0" w:space="0" w:color="auto"/>
        <w:right w:val="none" w:sz="0" w:space="0" w:color="auto"/>
      </w:divBdr>
    </w:div>
    <w:div w:id="1042360308">
      <w:bodyDiv w:val="1"/>
      <w:marLeft w:val="0"/>
      <w:marRight w:val="0"/>
      <w:marTop w:val="0"/>
      <w:marBottom w:val="0"/>
      <w:divBdr>
        <w:top w:val="none" w:sz="0" w:space="0" w:color="auto"/>
        <w:left w:val="none" w:sz="0" w:space="0" w:color="auto"/>
        <w:bottom w:val="none" w:sz="0" w:space="0" w:color="auto"/>
        <w:right w:val="none" w:sz="0" w:space="0" w:color="auto"/>
      </w:divBdr>
      <w:divsChild>
        <w:div w:id="76486345">
          <w:marLeft w:val="0"/>
          <w:marRight w:val="0"/>
          <w:marTop w:val="0"/>
          <w:marBottom w:val="0"/>
          <w:divBdr>
            <w:top w:val="none" w:sz="0" w:space="0" w:color="auto"/>
            <w:left w:val="none" w:sz="0" w:space="0" w:color="auto"/>
            <w:bottom w:val="none" w:sz="0" w:space="0" w:color="auto"/>
            <w:right w:val="none" w:sz="0" w:space="0" w:color="auto"/>
          </w:divBdr>
        </w:div>
      </w:divsChild>
    </w:div>
    <w:div w:id="1050306871">
      <w:bodyDiv w:val="1"/>
      <w:marLeft w:val="0"/>
      <w:marRight w:val="0"/>
      <w:marTop w:val="0"/>
      <w:marBottom w:val="0"/>
      <w:divBdr>
        <w:top w:val="none" w:sz="0" w:space="0" w:color="auto"/>
        <w:left w:val="none" w:sz="0" w:space="0" w:color="auto"/>
        <w:bottom w:val="none" w:sz="0" w:space="0" w:color="auto"/>
        <w:right w:val="none" w:sz="0" w:space="0" w:color="auto"/>
      </w:divBdr>
    </w:div>
    <w:div w:id="1054812382">
      <w:bodyDiv w:val="1"/>
      <w:marLeft w:val="0"/>
      <w:marRight w:val="0"/>
      <w:marTop w:val="0"/>
      <w:marBottom w:val="0"/>
      <w:divBdr>
        <w:top w:val="none" w:sz="0" w:space="0" w:color="auto"/>
        <w:left w:val="none" w:sz="0" w:space="0" w:color="auto"/>
        <w:bottom w:val="none" w:sz="0" w:space="0" w:color="auto"/>
        <w:right w:val="none" w:sz="0" w:space="0" w:color="auto"/>
      </w:divBdr>
    </w:div>
    <w:div w:id="1111051331">
      <w:bodyDiv w:val="1"/>
      <w:marLeft w:val="0"/>
      <w:marRight w:val="0"/>
      <w:marTop w:val="0"/>
      <w:marBottom w:val="0"/>
      <w:divBdr>
        <w:top w:val="none" w:sz="0" w:space="0" w:color="auto"/>
        <w:left w:val="none" w:sz="0" w:space="0" w:color="auto"/>
        <w:bottom w:val="none" w:sz="0" w:space="0" w:color="auto"/>
        <w:right w:val="none" w:sz="0" w:space="0" w:color="auto"/>
      </w:divBdr>
    </w:div>
    <w:div w:id="1183742685">
      <w:bodyDiv w:val="1"/>
      <w:marLeft w:val="0"/>
      <w:marRight w:val="0"/>
      <w:marTop w:val="0"/>
      <w:marBottom w:val="0"/>
      <w:divBdr>
        <w:top w:val="none" w:sz="0" w:space="0" w:color="auto"/>
        <w:left w:val="none" w:sz="0" w:space="0" w:color="auto"/>
        <w:bottom w:val="none" w:sz="0" w:space="0" w:color="auto"/>
        <w:right w:val="none" w:sz="0" w:space="0" w:color="auto"/>
      </w:divBdr>
    </w:div>
    <w:div w:id="1240404661">
      <w:bodyDiv w:val="1"/>
      <w:marLeft w:val="0"/>
      <w:marRight w:val="0"/>
      <w:marTop w:val="0"/>
      <w:marBottom w:val="0"/>
      <w:divBdr>
        <w:top w:val="none" w:sz="0" w:space="0" w:color="auto"/>
        <w:left w:val="none" w:sz="0" w:space="0" w:color="auto"/>
        <w:bottom w:val="none" w:sz="0" w:space="0" w:color="auto"/>
        <w:right w:val="none" w:sz="0" w:space="0" w:color="auto"/>
      </w:divBdr>
    </w:div>
    <w:div w:id="1382093126">
      <w:bodyDiv w:val="1"/>
      <w:marLeft w:val="0"/>
      <w:marRight w:val="0"/>
      <w:marTop w:val="0"/>
      <w:marBottom w:val="0"/>
      <w:divBdr>
        <w:top w:val="none" w:sz="0" w:space="0" w:color="auto"/>
        <w:left w:val="none" w:sz="0" w:space="0" w:color="auto"/>
        <w:bottom w:val="none" w:sz="0" w:space="0" w:color="auto"/>
        <w:right w:val="none" w:sz="0" w:space="0" w:color="auto"/>
      </w:divBdr>
    </w:div>
    <w:div w:id="1384404948">
      <w:bodyDiv w:val="1"/>
      <w:marLeft w:val="0"/>
      <w:marRight w:val="0"/>
      <w:marTop w:val="0"/>
      <w:marBottom w:val="0"/>
      <w:divBdr>
        <w:top w:val="none" w:sz="0" w:space="0" w:color="auto"/>
        <w:left w:val="none" w:sz="0" w:space="0" w:color="auto"/>
        <w:bottom w:val="none" w:sz="0" w:space="0" w:color="auto"/>
        <w:right w:val="none" w:sz="0" w:space="0" w:color="auto"/>
      </w:divBdr>
    </w:div>
    <w:div w:id="1389451834">
      <w:bodyDiv w:val="1"/>
      <w:marLeft w:val="0"/>
      <w:marRight w:val="0"/>
      <w:marTop w:val="0"/>
      <w:marBottom w:val="0"/>
      <w:divBdr>
        <w:top w:val="none" w:sz="0" w:space="0" w:color="auto"/>
        <w:left w:val="none" w:sz="0" w:space="0" w:color="auto"/>
        <w:bottom w:val="none" w:sz="0" w:space="0" w:color="auto"/>
        <w:right w:val="none" w:sz="0" w:space="0" w:color="auto"/>
      </w:divBdr>
    </w:div>
    <w:div w:id="1396079279">
      <w:bodyDiv w:val="1"/>
      <w:marLeft w:val="0"/>
      <w:marRight w:val="0"/>
      <w:marTop w:val="0"/>
      <w:marBottom w:val="0"/>
      <w:divBdr>
        <w:top w:val="none" w:sz="0" w:space="0" w:color="auto"/>
        <w:left w:val="none" w:sz="0" w:space="0" w:color="auto"/>
        <w:bottom w:val="none" w:sz="0" w:space="0" w:color="auto"/>
        <w:right w:val="none" w:sz="0" w:space="0" w:color="auto"/>
      </w:divBdr>
      <w:divsChild>
        <w:div w:id="1327174399">
          <w:marLeft w:val="0"/>
          <w:marRight w:val="0"/>
          <w:marTop w:val="0"/>
          <w:marBottom w:val="0"/>
          <w:divBdr>
            <w:top w:val="none" w:sz="0" w:space="0" w:color="auto"/>
            <w:left w:val="none" w:sz="0" w:space="0" w:color="auto"/>
            <w:bottom w:val="none" w:sz="0" w:space="0" w:color="auto"/>
            <w:right w:val="none" w:sz="0" w:space="0" w:color="auto"/>
          </w:divBdr>
        </w:div>
      </w:divsChild>
    </w:div>
    <w:div w:id="1404254453">
      <w:bodyDiv w:val="1"/>
      <w:marLeft w:val="0"/>
      <w:marRight w:val="0"/>
      <w:marTop w:val="0"/>
      <w:marBottom w:val="0"/>
      <w:divBdr>
        <w:top w:val="none" w:sz="0" w:space="0" w:color="auto"/>
        <w:left w:val="none" w:sz="0" w:space="0" w:color="auto"/>
        <w:bottom w:val="none" w:sz="0" w:space="0" w:color="auto"/>
        <w:right w:val="none" w:sz="0" w:space="0" w:color="auto"/>
      </w:divBdr>
    </w:div>
    <w:div w:id="1417050172">
      <w:bodyDiv w:val="1"/>
      <w:marLeft w:val="0"/>
      <w:marRight w:val="0"/>
      <w:marTop w:val="0"/>
      <w:marBottom w:val="0"/>
      <w:divBdr>
        <w:top w:val="none" w:sz="0" w:space="0" w:color="auto"/>
        <w:left w:val="none" w:sz="0" w:space="0" w:color="auto"/>
        <w:bottom w:val="none" w:sz="0" w:space="0" w:color="auto"/>
        <w:right w:val="none" w:sz="0" w:space="0" w:color="auto"/>
      </w:divBdr>
    </w:div>
    <w:div w:id="1447654489">
      <w:bodyDiv w:val="1"/>
      <w:marLeft w:val="0"/>
      <w:marRight w:val="0"/>
      <w:marTop w:val="0"/>
      <w:marBottom w:val="0"/>
      <w:divBdr>
        <w:top w:val="none" w:sz="0" w:space="0" w:color="auto"/>
        <w:left w:val="none" w:sz="0" w:space="0" w:color="auto"/>
        <w:bottom w:val="none" w:sz="0" w:space="0" w:color="auto"/>
        <w:right w:val="none" w:sz="0" w:space="0" w:color="auto"/>
      </w:divBdr>
      <w:divsChild>
        <w:div w:id="362944182">
          <w:marLeft w:val="0"/>
          <w:marRight w:val="0"/>
          <w:marTop w:val="0"/>
          <w:marBottom w:val="0"/>
          <w:divBdr>
            <w:top w:val="none" w:sz="0" w:space="0" w:color="auto"/>
            <w:left w:val="none" w:sz="0" w:space="0" w:color="auto"/>
            <w:bottom w:val="none" w:sz="0" w:space="0" w:color="auto"/>
            <w:right w:val="none" w:sz="0" w:space="0" w:color="auto"/>
          </w:divBdr>
          <w:divsChild>
            <w:div w:id="8561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90224">
      <w:bodyDiv w:val="1"/>
      <w:marLeft w:val="0"/>
      <w:marRight w:val="0"/>
      <w:marTop w:val="0"/>
      <w:marBottom w:val="0"/>
      <w:divBdr>
        <w:top w:val="none" w:sz="0" w:space="0" w:color="auto"/>
        <w:left w:val="none" w:sz="0" w:space="0" w:color="auto"/>
        <w:bottom w:val="none" w:sz="0" w:space="0" w:color="auto"/>
        <w:right w:val="none" w:sz="0" w:space="0" w:color="auto"/>
      </w:divBdr>
    </w:div>
    <w:div w:id="1504928916">
      <w:bodyDiv w:val="1"/>
      <w:marLeft w:val="0"/>
      <w:marRight w:val="0"/>
      <w:marTop w:val="0"/>
      <w:marBottom w:val="0"/>
      <w:divBdr>
        <w:top w:val="none" w:sz="0" w:space="0" w:color="auto"/>
        <w:left w:val="none" w:sz="0" w:space="0" w:color="auto"/>
        <w:bottom w:val="none" w:sz="0" w:space="0" w:color="auto"/>
        <w:right w:val="none" w:sz="0" w:space="0" w:color="auto"/>
      </w:divBdr>
    </w:div>
    <w:div w:id="1510562772">
      <w:bodyDiv w:val="1"/>
      <w:marLeft w:val="0"/>
      <w:marRight w:val="0"/>
      <w:marTop w:val="0"/>
      <w:marBottom w:val="0"/>
      <w:divBdr>
        <w:top w:val="none" w:sz="0" w:space="0" w:color="auto"/>
        <w:left w:val="none" w:sz="0" w:space="0" w:color="auto"/>
        <w:bottom w:val="none" w:sz="0" w:space="0" w:color="auto"/>
        <w:right w:val="none" w:sz="0" w:space="0" w:color="auto"/>
      </w:divBdr>
    </w:div>
    <w:div w:id="1566912031">
      <w:bodyDiv w:val="1"/>
      <w:marLeft w:val="0"/>
      <w:marRight w:val="0"/>
      <w:marTop w:val="0"/>
      <w:marBottom w:val="0"/>
      <w:divBdr>
        <w:top w:val="none" w:sz="0" w:space="0" w:color="auto"/>
        <w:left w:val="none" w:sz="0" w:space="0" w:color="auto"/>
        <w:bottom w:val="none" w:sz="0" w:space="0" w:color="auto"/>
        <w:right w:val="none" w:sz="0" w:space="0" w:color="auto"/>
      </w:divBdr>
    </w:div>
    <w:div w:id="1594893614">
      <w:bodyDiv w:val="1"/>
      <w:marLeft w:val="0"/>
      <w:marRight w:val="0"/>
      <w:marTop w:val="0"/>
      <w:marBottom w:val="0"/>
      <w:divBdr>
        <w:top w:val="none" w:sz="0" w:space="0" w:color="auto"/>
        <w:left w:val="none" w:sz="0" w:space="0" w:color="auto"/>
        <w:bottom w:val="none" w:sz="0" w:space="0" w:color="auto"/>
        <w:right w:val="none" w:sz="0" w:space="0" w:color="auto"/>
      </w:divBdr>
    </w:div>
    <w:div w:id="1598178317">
      <w:bodyDiv w:val="1"/>
      <w:marLeft w:val="0"/>
      <w:marRight w:val="0"/>
      <w:marTop w:val="0"/>
      <w:marBottom w:val="0"/>
      <w:divBdr>
        <w:top w:val="none" w:sz="0" w:space="0" w:color="auto"/>
        <w:left w:val="none" w:sz="0" w:space="0" w:color="auto"/>
        <w:bottom w:val="none" w:sz="0" w:space="0" w:color="auto"/>
        <w:right w:val="none" w:sz="0" w:space="0" w:color="auto"/>
      </w:divBdr>
    </w:div>
    <w:div w:id="1703896916">
      <w:bodyDiv w:val="1"/>
      <w:marLeft w:val="0"/>
      <w:marRight w:val="0"/>
      <w:marTop w:val="0"/>
      <w:marBottom w:val="0"/>
      <w:divBdr>
        <w:top w:val="none" w:sz="0" w:space="0" w:color="auto"/>
        <w:left w:val="none" w:sz="0" w:space="0" w:color="auto"/>
        <w:bottom w:val="none" w:sz="0" w:space="0" w:color="auto"/>
        <w:right w:val="none" w:sz="0" w:space="0" w:color="auto"/>
      </w:divBdr>
      <w:divsChild>
        <w:div w:id="1642537929">
          <w:marLeft w:val="0"/>
          <w:marRight w:val="0"/>
          <w:marTop w:val="0"/>
          <w:marBottom w:val="0"/>
          <w:divBdr>
            <w:top w:val="none" w:sz="0" w:space="0" w:color="auto"/>
            <w:left w:val="none" w:sz="0" w:space="0" w:color="auto"/>
            <w:bottom w:val="none" w:sz="0" w:space="0" w:color="auto"/>
            <w:right w:val="none" w:sz="0" w:space="0" w:color="auto"/>
          </w:divBdr>
          <w:divsChild>
            <w:div w:id="7018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912">
      <w:bodyDiv w:val="1"/>
      <w:marLeft w:val="0"/>
      <w:marRight w:val="0"/>
      <w:marTop w:val="0"/>
      <w:marBottom w:val="0"/>
      <w:divBdr>
        <w:top w:val="none" w:sz="0" w:space="0" w:color="auto"/>
        <w:left w:val="none" w:sz="0" w:space="0" w:color="auto"/>
        <w:bottom w:val="none" w:sz="0" w:space="0" w:color="auto"/>
        <w:right w:val="none" w:sz="0" w:space="0" w:color="auto"/>
      </w:divBdr>
    </w:div>
    <w:div w:id="1762025227">
      <w:bodyDiv w:val="1"/>
      <w:marLeft w:val="0"/>
      <w:marRight w:val="0"/>
      <w:marTop w:val="0"/>
      <w:marBottom w:val="0"/>
      <w:divBdr>
        <w:top w:val="none" w:sz="0" w:space="0" w:color="auto"/>
        <w:left w:val="none" w:sz="0" w:space="0" w:color="auto"/>
        <w:bottom w:val="none" w:sz="0" w:space="0" w:color="auto"/>
        <w:right w:val="none" w:sz="0" w:space="0" w:color="auto"/>
      </w:divBdr>
    </w:div>
    <w:div w:id="1814519564">
      <w:bodyDiv w:val="1"/>
      <w:marLeft w:val="0"/>
      <w:marRight w:val="0"/>
      <w:marTop w:val="0"/>
      <w:marBottom w:val="0"/>
      <w:divBdr>
        <w:top w:val="none" w:sz="0" w:space="0" w:color="auto"/>
        <w:left w:val="none" w:sz="0" w:space="0" w:color="auto"/>
        <w:bottom w:val="none" w:sz="0" w:space="0" w:color="auto"/>
        <w:right w:val="none" w:sz="0" w:space="0" w:color="auto"/>
      </w:divBdr>
    </w:div>
    <w:div w:id="1818104805">
      <w:bodyDiv w:val="1"/>
      <w:marLeft w:val="0"/>
      <w:marRight w:val="0"/>
      <w:marTop w:val="0"/>
      <w:marBottom w:val="0"/>
      <w:divBdr>
        <w:top w:val="none" w:sz="0" w:space="0" w:color="auto"/>
        <w:left w:val="none" w:sz="0" w:space="0" w:color="auto"/>
        <w:bottom w:val="none" w:sz="0" w:space="0" w:color="auto"/>
        <w:right w:val="none" w:sz="0" w:space="0" w:color="auto"/>
      </w:divBdr>
    </w:div>
    <w:div w:id="1970626137">
      <w:bodyDiv w:val="1"/>
      <w:marLeft w:val="0"/>
      <w:marRight w:val="0"/>
      <w:marTop w:val="0"/>
      <w:marBottom w:val="0"/>
      <w:divBdr>
        <w:top w:val="none" w:sz="0" w:space="0" w:color="auto"/>
        <w:left w:val="none" w:sz="0" w:space="0" w:color="auto"/>
        <w:bottom w:val="none" w:sz="0" w:space="0" w:color="auto"/>
        <w:right w:val="none" w:sz="0" w:space="0" w:color="auto"/>
      </w:divBdr>
    </w:div>
    <w:div w:id="1973246882">
      <w:bodyDiv w:val="1"/>
      <w:marLeft w:val="0"/>
      <w:marRight w:val="0"/>
      <w:marTop w:val="0"/>
      <w:marBottom w:val="0"/>
      <w:divBdr>
        <w:top w:val="none" w:sz="0" w:space="0" w:color="auto"/>
        <w:left w:val="none" w:sz="0" w:space="0" w:color="auto"/>
        <w:bottom w:val="none" w:sz="0" w:space="0" w:color="auto"/>
        <w:right w:val="none" w:sz="0" w:space="0" w:color="auto"/>
      </w:divBdr>
    </w:div>
    <w:div w:id="1980768913">
      <w:bodyDiv w:val="1"/>
      <w:marLeft w:val="0"/>
      <w:marRight w:val="0"/>
      <w:marTop w:val="0"/>
      <w:marBottom w:val="0"/>
      <w:divBdr>
        <w:top w:val="none" w:sz="0" w:space="0" w:color="auto"/>
        <w:left w:val="none" w:sz="0" w:space="0" w:color="auto"/>
        <w:bottom w:val="none" w:sz="0" w:space="0" w:color="auto"/>
        <w:right w:val="none" w:sz="0" w:space="0" w:color="auto"/>
      </w:divBdr>
    </w:div>
    <w:div w:id="1992562717">
      <w:bodyDiv w:val="1"/>
      <w:marLeft w:val="0"/>
      <w:marRight w:val="0"/>
      <w:marTop w:val="0"/>
      <w:marBottom w:val="0"/>
      <w:divBdr>
        <w:top w:val="none" w:sz="0" w:space="0" w:color="auto"/>
        <w:left w:val="none" w:sz="0" w:space="0" w:color="auto"/>
        <w:bottom w:val="none" w:sz="0" w:space="0" w:color="auto"/>
        <w:right w:val="none" w:sz="0" w:space="0" w:color="auto"/>
      </w:divBdr>
    </w:div>
    <w:div w:id="2017026698">
      <w:bodyDiv w:val="1"/>
      <w:marLeft w:val="0"/>
      <w:marRight w:val="0"/>
      <w:marTop w:val="0"/>
      <w:marBottom w:val="0"/>
      <w:divBdr>
        <w:top w:val="none" w:sz="0" w:space="0" w:color="auto"/>
        <w:left w:val="none" w:sz="0" w:space="0" w:color="auto"/>
        <w:bottom w:val="none" w:sz="0" w:space="0" w:color="auto"/>
        <w:right w:val="none" w:sz="0" w:space="0" w:color="auto"/>
      </w:divBdr>
    </w:div>
    <w:div w:id="2039238250">
      <w:bodyDiv w:val="1"/>
      <w:marLeft w:val="0"/>
      <w:marRight w:val="0"/>
      <w:marTop w:val="0"/>
      <w:marBottom w:val="0"/>
      <w:divBdr>
        <w:top w:val="none" w:sz="0" w:space="0" w:color="auto"/>
        <w:left w:val="none" w:sz="0" w:space="0" w:color="auto"/>
        <w:bottom w:val="none" w:sz="0" w:space="0" w:color="auto"/>
        <w:right w:val="none" w:sz="0" w:space="0" w:color="auto"/>
      </w:divBdr>
    </w:div>
    <w:div w:id="2091535103">
      <w:bodyDiv w:val="1"/>
      <w:marLeft w:val="0"/>
      <w:marRight w:val="0"/>
      <w:marTop w:val="0"/>
      <w:marBottom w:val="0"/>
      <w:divBdr>
        <w:top w:val="none" w:sz="0" w:space="0" w:color="auto"/>
        <w:left w:val="none" w:sz="0" w:space="0" w:color="auto"/>
        <w:bottom w:val="none" w:sz="0" w:space="0" w:color="auto"/>
        <w:right w:val="none" w:sz="0" w:space="0" w:color="auto"/>
      </w:divBdr>
    </w:div>
    <w:div w:id="2098557775">
      <w:bodyDiv w:val="1"/>
      <w:marLeft w:val="0"/>
      <w:marRight w:val="0"/>
      <w:marTop w:val="0"/>
      <w:marBottom w:val="0"/>
      <w:divBdr>
        <w:top w:val="none" w:sz="0" w:space="0" w:color="auto"/>
        <w:left w:val="none" w:sz="0" w:space="0" w:color="auto"/>
        <w:bottom w:val="none" w:sz="0" w:space="0" w:color="auto"/>
        <w:right w:val="none" w:sz="0" w:space="0" w:color="auto"/>
      </w:divBdr>
    </w:div>
    <w:div w:id="2133666222">
      <w:bodyDiv w:val="1"/>
      <w:marLeft w:val="0"/>
      <w:marRight w:val="0"/>
      <w:marTop w:val="0"/>
      <w:marBottom w:val="0"/>
      <w:divBdr>
        <w:top w:val="none" w:sz="0" w:space="0" w:color="auto"/>
        <w:left w:val="none" w:sz="0" w:space="0" w:color="auto"/>
        <w:bottom w:val="none" w:sz="0" w:space="0" w:color="auto"/>
        <w:right w:val="none" w:sz="0" w:space="0" w:color="auto"/>
      </w:divBdr>
      <w:divsChild>
        <w:div w:id="213532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ymolloi@uci.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5</b:Tag>
    <b:SourceType>Book</b:SourceType>
    <b:Guid>{C05AE517-5ACD-7944-81B6-8CC073D812F8}</b:Guid>
    <b:Author>
      <b:Author>
        <b:NameList>
          <b:Person>
            <b:Last>(5)</b:Last>
          </b:Person>
        </b:NameList>
      </b:Author>
    </b:Author>
    <b:RefOrder>1</b:RefOrder>
  </b:Source>
</b:Sources>
</file>

<file path=customXml/itemProps1.xml><?xml version="1.0" encoding="utf-8"?>
<ds:datastoreItem xmlns:ds="http://schemas.openxmlformats.org/officeDocument/2006/customXml" ds:itemID="{BDD061BF-2748-784F-8FA7-7F4D5E42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38</Pages>
  <Words>27385</Words>
  <Characters>156098</Characters>
  <Application>Microsoft Office Word</Application>
  <DocSecurity>0</DocSecurity>
  <Lines>1300</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dc:creator>
  <cp:keywords/>
  <dc:description/>
  <cp:lastModifiedBy>Mike Black</cp:lastModifiedBy>
  <cp:revision>31</cp:revision>
  <cp:lastPrinted>2023-01-12T19:38:00Z</cp:lastPrinted>
  <dcterms:created xsi:type="dcterms:W3CDTF">2023-03-30T19:04:00Z</dcterms:created>
  <dcterms:modified xsi:type="dcterms:W3CDTF">2023-04-11T17:23:00Z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id="1avz1RlK"/&gt;&lt;style id="http://www.zotero.org/styles/nature" hasBibliography="1" bibliographyStyleHasBeenSet="1"/&gt;&lt;prefs&gt;&lt;pref name="fieldType" value="Field"/&gt;&lt;/prefs&gt;&lt;/data&gt;</vt:lpwstr>
  </property>
</Properties>
</file>