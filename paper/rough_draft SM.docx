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EBD62" w14:textId="7B01233E" w:rsidR="007A62C6" w:rsidRPr="006451DC" w:rsidRDefault="007A62C6" w:rsidP="007A62C6">
      <w:pPr>
        <w:pStyle w:val="Title"/>
        <w:jc w:val="center"/>
      </w:pPr>
      <w:r w:rsidRPr="00AF5BF5">
        <w:t xml:space="preserve">Coronary Artery Calcium Mass Measurement </w:t>
      </w:r>
      <w:del w:id="0" w:author="Molloi, Sabee" w:date="2022-12-28T21:34:00Z">
        <w:r w:rsidRPr="00AF5BF5" w:rsidDel="00037F1B">
          <w:delText>Technique</w:delText>
        </w:r>
        <w:r w:rsidDel="00037F1B">
          <w:delText>s</w:delText>
        </w:r>
        <w:r w:rsidRPr="00AF5BF5" w:rsidDel="00037F1B">
          <w:delText xml:space="preserve"> </w:delText>
        </w:r>
      </w:del>
      <w:r w:rsidRPr="00AF5BF5">
        <w:t>Based on Integrated Intensity</w:t>
      </w:r>
      <w:r>
        <w:t xml:space="preserve"> and Volume Fraction</w:t>
      </w:r>
      <w:ins w:id="1" w:author="Molloi, Sabee" w:date="2022-12-28T21:34:00Z">
        <w:r w:rsidR="00037F1B" w:rsidRPr="00037F1B">
          <w:t xml:space="preserve"> </w:t>
        </w:r>
        <w:r w:rsidR="00037F1B" w:rsidRPr="00AF5BF5">
          <w:t>Technique</w:t>
        </w:r>
        <w:r w:rsidR="00037F1B">
          <w:t>s</w:t>
        </w:r>
      </w:ins>
    </w:p>
    <w:p w14:paraId="60B451E9" w14:textId="77777777" w:rsidR="007A62C6" w:rsidRPr="00AF5BF5" w:rsidRDefault="007A62C6" w:rsidP="007A62C6">
      <w:pPr>
        <w:pStyle w:val="ListParagraph"/>
        <w:jc w:val="center"/>
        <w:rPr>
          <w:rFonts w:cstheme="minorHAnsi"/>
          <w:b/>
          <w:szCs w:val="22"/>
        </w:rPr>
      </w:pPr>
    </w:p>
    <w:p w14:paraId="00B7347C" w14:textId="77777777" w:rsidR="007A62C6" w:rsidRPr="00AF5BF5" w:rsidRDefault="007A62C6" w:rsidP="007A62C6">
      <w:pPr>
        <w:pStyle w:val="Subtitle"/>
        <w:jc w:val="center"/>
      </w:pPr>
      <w:r w:rsidRPr="00F80FD5">
        <w:t>Dale Black, Xingshuo Xiao, Sabee Molloi</w:t>
      </w:r>
    </w:p>
    <w:p w14:paraId="0F652E8D" w14:textId="77777777" w:rsidR="007A62C6" w:rsidRPr="00AF5BF5" w:rsidRDefault="007A62C6" w:rsidP="007A62C6">
      <w:pPr>
        <w:pStyle w:val="ListParagraph"/>
        <w:spacing w:line="480" w:lineRule="auto"/>
        <w:jc w:val="center"/>
        <w:rPr>
          <w:rFonts w:cstheme="minorHAnsi"/>
          <w:szCs w:val="22"/>
          <w:vertAlign w:val="superscript"/>
        </w:rPr>
      </w:pPr>
    </w:p>
    <w:p w14:paraId="37B77EDD" w14:textId="77777777" w:rsidR="007A62C6" w:rsidRPr="00AF5BF5" w:rsidRDefault="007A62C6" w:rsidP="007A62C6">
      <w:pPr>
        <w:pStyle w:val="ListParagraph"/>
        <w:spacing w:line="480" w:lineRule="auto"/>
        <w:jc w:val="center"/>
        <w:rPr>
          <w:rFonts w:cstheme="minorHAnsi"/>
          <w:szCs w:val="22"/>
        </w:rPr>
      </w:pPr>
      <w:r w:rsidRPr="00AF5BF5">
        <w:rPr>
          <w:rFonts w:cstheme="minorHAnsi"/>
          <w:szCs w:val="22"/>
        </w:rPr>
        <w:t>Department of Radiological Sciences, University of California, Irvine,</w:t>
      </w:r>
    </w:p>
    <w:p w14:paraId="158AA6A3" w14:textId="77777777" w:rsidR="007A62C6" w:rsidRPr="00AF5BF5" w:rsidRDefault="007A62C6" w:rsidP="007A62C6">
      <w:pPr>
        <w:pStyle w:val="ListParagraph"/>
        <w:spacing w:line="480" w:lineRule="auto"/>
        <w:jc w:val="center"/>
        <w:rPr>
          <w:rFonts w:cstheme="minorHAnsi"/>
          <w:szCs w:val="22"/>
        </w:rPr>
      </w:pPr>
      <w:r w:rsidRPr="00AF5BF5">
        <w:rPr>
          <w:rFonts w:cstheme="minorHAnsi"/>
          <w:szCs w:val="22"/>
        </w:rPr>
        <w:t>Irvine, California, 92697, USA</w:t>
      </w:r>
      <w:r w:rsidRPr="00AF5BF5">
        <w:rPr>
          <w:rFonts w:cstheme="minorHAnsi"/>
          <w:szCs w:val="22"/>
        </w:rPr>
        <w:br/>
      </w:r>
    </w:p>
    <w:p w14:paraId="03277BCF" w14:textId="77777777" w:rsidR="007A62C6" w:rsidRPr="00B357C8" w:rsidRDefault="007A62C6" w:rsidP="007A62C6">
      <w:pPr>
        <w:pStyle w:val="ListParagraph"/>
        <w:spacing w:line="480" w:lineRule="auto"/>
        <w:jc w:val="center"/>
        <w:rPr>
          <w:rFonts w:cstheme="minorHAnsi"/>
          <w:szCs w:val="22"/>
        </w:rPr>
      </w:pPr>
    </w:p>
    <w:p w14:paraId="1CC55758" w14:textId="77777777" w:rsidR="007A62C6" w:rsidRPr="00AF5BF5" w:rsidRDefault="007A62C6" w:rsidP="007A62C6">
      <w:pPr>
        <w:spacing w:line="480" w:lineRule="auto"/>
        <w:rPr>
          <w:rFonts w:cstheme="minorHAnsi"/>
          <w:szCs w:val="22"/>
        </w:rPr>
      </w:pPr>
    </w:p>
    <w:p w14:paraId="59B485B7" w14:textId="77777777" w:rsidR="007A62C6" w:rsidRPr="00AF5BF5" w:rsidRDefault="007A62C6" w:rsidP="007A62C6">
      <w:pPr>
        <w:spacing w:line="480" w:lineRule="auto"/>
        <w:rPr>
          <w:rFonts w:cstheme="minorHAnsi"/>
          <w:szCs w:val="22"/>
        </w:rPr>
      </w:pPr>
    </w:p>
    <w:p w14:paraId="7D7A978A" w14:textId="77777777" w:rsidR="007A62C6" w:rsidRPr="00AF5BF5" w:rsidRDefault="007A62C6" w:rsidP="007A62C6">
      <w:pPr>
        <w:spacing w:line="480" w:lineRule="auto"/>
        <w:rPr>
          <w:rFonts w:cstheme="minorHAnsi"/>
          <w:szCs w:val="22"/>
        </w:rPr>
      </w:pPr>
    </w:p>
    <w:p w14:paraId="63149612" w14:textId="77777777" w:rsidR="007A62C6" w:rsidRPr="00AF5BF5" w:rsidRDefault="007A62C6" w:rsidP="007A62C6">
      <w:pPr>
        <w:spacing w:line="480" w:lineRule="auto"/>
        <w:rPr>
          <w:rFonts w:cstheme="minorHAnsi"/>
          <w:szCs w:val="22"/>
        </w:rPr>
      </w:pPr>
    </w:p>
    <w:p w14:paraId="27CE2401" w14:textId="77777777" w:rsidR="007A62C6" w:rsidRPr="00AF5BF5" w:rsidRDefault="007A62C6" w:rsidP="007A62C6">
      <w:pPr>
        <w:pStyle w:val="ListParagraph"/>
        <w:spacing w:line="480" w:lineRule="auto"/>
        <w:ind w:left="0"/>
        <w:rPr>
          <w:rFonts w:cstheme="minorHAnsi"/>
          <w:color w:val="000000"/>
          <w:szCs w:val="22"/>
        </w:rPr>
      </w:pPr>
    </w:p>
    <w:p w14:paraId="2A4810AF" w14:textId="77777777" w:rsidR="007A62C6" w:rsidRPr="00AF5BF5" w:rsidRDefault="007A62C6" w:rsidP="007A62C6">
      <w:pPr>
        <w:spacing w:line="480" w:lineRule="auto"/>
        <w:rPr>
          <w:rFonts w:cstheme="minorHAnsi"/>
          <w:szCs w:val="22"/>
        </w:rPr>
      </w:pPr>
      <w:r w:rsidRPr="00AF5BF5">
        <w:rPr>
          <w:rFonts w:cstheme="minorHAnsi"/>
          <w:b/>
          <w:szCs w:val="22"/>
        </w:rPr>
        <w:t>Address for Correspondence:</w:t>
      </w:r>
    </w:p>
    <w:p w14:paraId="29B4C6A4"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Sabee Molloi, Ph.D.</w:t>
      </w:r>
    </w:p>
    <w:p w14:paraId="17355CD8"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Department of Radiological Sciences, Medical Sciences I, B-140</w:t>
      </w:r>
    </w:p>
    <w:p w14:paraId="75378715"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University of California, Irvine, CA 92697</w:t>
      </w:r>
    </w:p>
    <w:p w14:paraId="6E462ECE"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 xml:space="preserve">Fax: </w:t>
      </w:r>
      <w:r w:rsidRPr="00AF5BF5">
        <w:rPr>
          <w:rFonts w:cstheme="minorHAnsi"/>
          <w:szCs w:val="22"/>
          <w:shd w:val="clear" w:color="auto" w:fill="FFFFFF"/>
        </w:rPr>
        <w:t>(949) 824-8115</w:t>
      </w:r>
    </w:p>
    <w:p w14:paraId="157E908C"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Telephone: (949) 824-5904</w:t>
      </w:r>
    </w:p>
    <w:p w14:paraId="337BFA24" w14:textId="77777777" w:rsidR="007A62C6" w:rsidRPr="006451DC" w:rsidRDefault="007A62C6" w:rsidP="007A62C6">
      <w:pPr>
        <w:widowControl w:val="0"/>
        <w:spacing w:line="480" w:lineRule="auto"/>
        <w:jc w:val="both"/>
        <w:rPr>
          <w:rFonts w:eastAsia="Calibri" w:cstheme="minorHAnsi"/>
          <w:color w:val="0563C1" w:themeColor="hyperlink"/>
          <w:szCs w:val="22"/>
          <w:u w:val="single"/>
        </w:rPr>
      </w:pPr>
      <w:r w:rsidRPr="00AF5BF5">
        <w:rPr>
          <w:rFonts w:eastAsia="Calibri" w:cstheme="minorHAnsi"/>
          <w:szCs w:val="22"/>
        </w:rPr>
        <w:t xml:space="preserve">E-mail: </w:t>
      </w:r>
      <w:hyperlink r:id="rId7" w:history="1">
        <w:r w:rsidRPr="00AF5BF5">
          <w:rPr>
            <w:rStyle w:val="Hyperlink"/>
            <w:rFonts w:eastAsia="Calibri" w:cstheme="minorHAnsi"/>
            <w:szCs w:val="22"/>
          </w:rPr>
          <w:t>symolloi@uci.edu</w:t>
        </w:r>
      </w:hyperlink>
    </w:p>
    <w:p w14:paraId="1F0A4AB5" w14:textId="1A0B160C" w:rsidR="007A62C6" w:rsidRDefault="007A62C6">
      <w:r>
        <w:br w:type="page"/>
      </w:r>
    </w:p>
    <w:p w14:paraId="179DDC77" w14:textId="55086450" w:rsidR="00636378" w:rsidRPr="00581C34" w:rsidRDefault="007A62C6">
      <w:pPr>
        <w:pStyle w:val="Heading1"/>
        <w:spacing w:line="480" w:lineRule="auto"/>
        <w:rPr>
          <w:ins w:id="2" w:author="Mike Black" w:date="2022-12-30T13:30:00Z"/>
          <w:rFonts w:asciiTheme="minorHAnsi" w:hAnsiTheme="minorHAnsi" w:cstheme="minorHAnsi"/>
          <w:rPrChange w:id="3" w:author="Mike Black" w:date="2022-12-30T17:22:00Z">
            <w:rPr>
              <w:ins w:id="4" w:author="Mike Black" w:date="2022-12-30T13:30:00Z"/>
            </w:rPr>
          </w:rPrChange>
        </w:rPr>
        <w:pPrChange w:id="5" w:author="Mike Black" w:date="2022-12-30T17:22:00Z">
          <w:pPr>
            <w:pStyle w:val="Heading2"/>
            <w:spacing w:line="480" w:lineRule="auto"/>
          </w:pPr>
        </w:pPrChange>
      </w:pPr>
      <w:r w:rsidRPr="003E3089">
        <w:rPr>
          <w:rFonts w:asciiTheme="minorHAnsi" w:hAnsiTheme="minorHAnsi" w:cstheme="minorHAnsi"/>
        </w:rPr>
        <w:lastRenderedPageBreak/>
        <w:t>Abstract</w:t>
      </w:r>
      <w:ins w:id="6" w:author="Mike Black" w:date="2022-12-30T15:00:00Z">
        <w:r w:rsidR="001A194C">
          <w:rPr>
            <w:rFonts w:asciiTheme="minorHAnsi" w:hAnsiTheme="minorHAnsi" w:cstheme="minorHAnsi"/>
          </w:rPr>
          <w:softHyphen/>
        </w:r>
      </w:ins>
    </w:p>
    <w:p w14:paraId="0D20C7AE" w14:textId="49DFA144" w:rsidR="00636378" w:rsidDel="00036E8B" w:rsidRDefault="00636378">
      <w:pPr>
        <w:spacing w:line="480" w:lineRule="auto"/>
        <w:rPr>
          <w:del w:id="7" w:author="Mike Black" w:date="2022-12-30T13:30:00Z"/>
          <w:rFonts w:cstheme="minorHAnsi"/>
        </w:rPr>
        <w:pPrChange w:id="8" w:author="Mike Black" w:date="2022-12-30T18:18:00Z">
          <w:pPr/>
        </w:pPrChange>
      </w:pPr>
      <w:moveToRangeStart w:id="9" w:author="Mike Black" w:date="2022-12-30T13:30:00Z" w:name="move123299465"/>
      <w:proofErr w:type="spellStart"/>
      <w:moveTo w:id="10" w:author="Mike Black" w:date="2022-12-30T13:30:00Z">
        <w:r w:rsidRPr="003E3089">
          <w:rPr>
            <w:rFonts w:cstheme="minorHAnsi"/>
          </w:rPr>
          <w:t>Agatston</w:t>
        </w:r>
        <w:proofErr w:type="spellEnd"/>
        <w:r w:rsidRPr="003E3089">
          <w:rPr>
            <w:rFonts w:cstheme="minorHAnsi"/>
          </w:rPr>
          <w:t xml:space="preserve"> scoring </w:t>
        </w:r>
        <w:del w:id="11" w:author="Mike Black" w:date="2022-12-30T17:42:00Z">
          <w:r w:rsidRPr="003E3089" w:rsidDel="00E426DD">
            <w:rPr>
              <w:rFonts w:cstheme="minorHAnsi"/>
            </w:rPr>
            <w:delText xml:space="preserve">is limited by </w:delText>
          </w:r>
        </w:del>
        <w:del w:id="12" w:author="Mike Black" w:date="2022-12-30T16:57:00Z">
          <w:r w:rsidRPr="003E3089" w:rsidDel="002552AE">
            <w:rPr>
              <w:rFonts w:cstheme="minorHAnsi"/>
            </w:rPr>
            <w:delText xml:space="preserve">factors such as </w:delText>
          </w:r>
        </w:del>
        <w:del w:id="13" w:author="Mike Black" w:date="2022-12-30T17:42:00Z">
          <w:r w:rsidRPr="003E3089" w:rsidDel="00E426DD">
            <w:rPr>
              <w:rFonts w:cstheme="minorHAnsi"/>
            </w:rPr>
            <w:delText xml:space="preserve">arbitrary thresholding and </w:delText>
          </w:r>
        </w:del>
        <w:r w:rsidRPr="003E3089">
          <w:rPr>
            <w:rFonts w:cstheme="minorHAnsi"/>
          </w:rPr>
          <w:t xml:space="preserve">does not </w:t>
        </w:r>
        <w:del w:id="14" w:author="Molloi, Sabee" w:date="2022-12-31T13:58:00Z">
          <w:r w:rsidRPr="003E3089" w:rsidDel="000158A6">
            <w:rPr>
              <w:rFonts w:cstheme="minorHAnsi"/>
            </w:rPr>
            <w:delText>include</w:delText>
          </w:r>
        </w:del>
      </w:moveTo>
      <w:ins w:id="15" w:author="Molloi, Sabee" w:date="2022-12-31T13:58:00Z">
        <w:r w:rsidR="000158A6">
          <w:rPr>
            <w:rFonts w:cstheme="minorHAnsi"/>
          </w:rPr>
          <w:t>detect</w:t>
        </w:r>
      </w:ins>
      <w:moveTo w:id="16" w:author="Mike Black" w:date="2022-12-30T13:30:00Z">
        <w:r w:rsidRPr="003E3089">
          <w:rPr>
            <w:rFonts w:cstheme="minorHAnsi"/>
          </w:rPr>
          <w:t xml:space="preserve"> all the calcium </w:t>
        </w:r>
        <w:del w:id="17" w:author="Molloi, Sabee" w:date="2022-12-31T14:12:00Z">
          <w:r w:rsidRPr="003E3089" w:rsidDel="00C926F5">
            <w:rPr>
              <w:rFonts w:cstheme="minorHAnsi"/>
            </w:rPr>
            <w:delText>information</w:delText>
          </w:r>
        </w:del>
      </w:moveTo>
      <w:ins w:id="18" w:author="Molloi, Sabee" w:date="2022-12-31T14:12:00Z">
        <w:r w:rsidR="00B216FB">
          <w:rPr>
            <w:rFonts w:cstheme="minorHAnsi"/>
          </w:rPr>
          <w:t>present</w:t>
        </w:r>
      </w:ins>
      <w:moveTo w:id="19" w:author="Mike Black" w:date="2022-12-30T13:30:00Z">
        <w:r w:rsidRPr="003E3089">
          <w:rPr>
            <w:rFonts w:cstheme="minorHAnsi"/>
          </w:rPr>
          <w:t xml:space="preserve"> in computed tomography scans</w:t>
        </w:r>
      </w:moveTo>
      <w:ins w:id="20" w:author="Molloi, Sabee" w:date="2022-12-31T14:13:00Z">
        <w:r w:rsidR="003E5A7B">
          <w:rPr>
            <w:rFonts w:cstheme="minorHAnsi"/>
          </w:rPr>
          <w:t xml:space="preserve"> of the heart</w:t>
        </w:r>
      </w:ins>
      <w:moveTo w:id="21" w:author="Mike Black" w:date="2022-12-30T13:30:00Z">
        <w:del w:id="22" w:author="Mike Black" w:date="2022-12-31T12:31:00Z">
          <w:r w:rsidRPr="003E3089" w:rsidDel="00292DE3">
            <w:rPr>
              <w:rFonts w:cstheme="minorHAnsi"/>
            </w:rPr>
            <w:delText xml:space="preserve">. </w:delText>
          </w:r>
        </w:del>
        <w:del w:id="23" w:author="Mike Black" w:date="2022-12-30T17:42:00Z">
          <w:r w:rsidRPr="003E3089" w:rsidDel="00E426DD">
            <w:rPr>
              <w:rFonts w:cstheme="minorHAnsi"/>
            </w:rPr>
            <w:delText>Agatston scoring’s limitations</w:delText>
          </w:r>
        </w:del>
        <w:del w:id="24" w:author="Mike Black" w:date="2022-12-31T12:31:00Z">
          <w:r w:rsidRPr="003E3089" w:rsidDel="00292DE3">
            <w:rPr>
              <w:rFonts w:cstheme="minorHAnsi"/>
            </w:rPr>
            <w:delText xml:space="preserve"> lead to problems with reproducibility and accuracy and</w:delText>
          </w:r>
        </w:del>
        <w:del w:id="25" w:author="Mike Black" w:date="2022-12-30T17:43:00Z">
          <w:r w:rsidRPr="003E3089" w:rsidDel="00E426DD">
            <w:rPr>
              <w:rFonts w:cstheme="minorHAnsi"/>
            </w:rPr>
            <w:delText xml:space="preserve">, therefore, </w:delText>
          </w:r>
        </w:del>
        <w:del w:id="26" w:author="Mike Black" w:date="2022-12-31T12:31:00Z">
          <w:r w:rsidRPr="003E3089" w:rsidDel="00292DE3">
            <w:rPr>
              <w:rFonts w:cstheme="minorHAnsi"/>
            </w:rPr>
            <w:delText>may not correlate well with known calcium mass.</w:delText>
          </w:r>
        </w:del>
      </w:moveTo>
      <w:ins w:id="27" w:author="Mike Black" w:date="2022-12-31T12:31:00Z">
        <w:r w:rsidR="00292DE3">
          <w:rPr>
            <w:rFonts w:cstheme="minorHAnsi"/>
          </w:rPr>
          <w:t>.</w:t>
        </w:r>
      </w:ins>
      <w:moveTo w:id="28" w:author="Mike Black" w:date="2022-12-30T13:30:00Z">
        <w:r w:rsidRPr="003E3089">
          <w:rPr>
            <w:rFonts w:cstheme="minorHAnsi"/>
          </w:rPr>
          <w:t xml:space="preserve"> A </w:t>
        </w:r>
        <w:del w:id="29" w:author="Mike Black" w:date="2022-12-31T12:28:00Z">
          <w:r w:rsidRPr="003E3089" w:rsidDel="00ED790F">
            <w:rPr>
              <w:rFonts w:cstheme="minorHAnsi"/>
            </w:rPr>
            <w:delText xml:space="preserve">scoring </w:delText>
          </w:r>
        </w:del>
        <w:r w:rsidRPr="003E3089">
          <w:rPr>
            <w:rFonts w:cstheme="minorHAnsi"/>
          </w:rPr>
          <w:t>technique that removes the need for thresholding and quantifies calcium mass more</w:t>
        </w:r>
        <w:r>
          <w:rPr>
            <w:rFonts w:cstheme="minorHAnsi"/>
          </w:rPr>
          <w:t xml:space="preserve"> </w:t>
        </w:r>
        <w:r w:rsidRPr="003E3089">
          <w:rPr>
            <w:rFonts w:cstheme="minorHAnsi"/>
          </w:rPr>
          <w:t>accurately and reproducibly is needed.</w:t>
        </w:r>
      </w:moveTo>
    </w:p>
    <w:p w14:paraId="7635DDF3" w14:textId="77777777" w:rsidR="00036E8B" w:rsidRPr="003E3089" w:rsidRDefault="00036E8B" w:rsidP="00C64AA6">
      <w:pPr>
        <w:spacing w:line="480" w:lineRule="auto"/>
        <w:rPr>
          <w:ins w:id="30" w:author="Mike Black" w:date="2022-12-30T16:03:00Z"/>
          <w:moveTo w:id="31" w:author="Mike Black" w:date="2022-12-30T13:30:00Z"/>
          <w:rFonts w:cstheme="minorHAnsi"/>
        </w:rPr>
      </w:pPr>
    </w:p>
    <w:moveToRangeEnd w:id="9"/>
    <w:p w14:paraId="1BCEC58B" w14:textId="5754B990" w:rsidR="00636378" w:rsidRDefault="00636378">
      <w:pPr>
        <w:spacing w:line="480" w:lineRule="auto"/>
        <w:rPr>
          <w:ins w:id="32" w:author="Mike Black" w:date="2022-12-30T13:31:00Z"/>
        </w:rPr>
        <w:pPrChange w:id="33" w:author="Mike Black" w:date="2022-12-30T18:18:00Z">
          <w:pPr>
            <w:pStyle w:val="Heading2"/>
            <w:spacing w:line="480" w:lineRule="auto"/>
          </w:pPr>
        </w:pPrChange>
      </w:pPr>
    </w:p>
    <w:p w14:paraId="26BC0943" w14:textId="15DF5FED" w:rsidR="00636378" w:rsidDel="00036E8B" w:rsidRDefault="00636378">
      <w:pPr>
        <w:spacing w:line="480" w:lineRule="auto"/>
        <w:rPr>
          <w:del w:id="34" w:author="Mike Black" w:date="2022-12-30T13:31:00Z"/>
          <w:rFonts w:cstheme="minorHAnsi"/>
        </w:rPr>
        <w:pPrChange w:id="35" w:author="Mike Black" w:date="2022-12-30T18:18:00Z">
          <w:pPr/>
        </w:pPrChange>
      </w:pPr>
      <w:moveToRangeStart w:id="36" w:author="Mike Black" w:date="2022-12-30T13:31:00Z" w:name="move123299479"/>
      <w:moveTo w:id="37" w:author="Mike Black" w:date="2022-12-30T13:31:00Z">
        <w:del w:id="38" w:author="Mike Black" w:date="2022-12-30T17:26:00Z">
          <w:r w:rsidRPr="003E3089" w:rsidDel="00B8258F">
            <w:rPr>
              <w:rFonts w:cstheme="minorHAnsi"/>
            </w:rPr>
            <w:delText>This study adapted two</w:delText>
          </w:r>
        </w:del>
      </w:moveTo>
      <w:ins w:id="39" w:author="Mike Black" w:date="2022-12-30T17:26:00Z">
        <w:del w:id="40" w:author="Molloi, Sabee" w:date="2022-12-31T14:18:00Z">
          <w:r w:rsidR="00B8258F" w:rsidDel="004C5C5B">
            <w:rPr>
              <w:rFonts w:cstheme="minorHAnsi"/>
            </w:rPr>
            <w:delText>Two</w:delText>
          </w:r>
        </w:del>
      </w:ins>
      <w:moveTo w:id="41" w:author="Mike Black" w:date="2022-12-30T13:31:00Z">
        <w:del w:id="42" w:author="Molloi, Sabee" w:date="2022-12-31T14:18:00Z">
          <w:r w:rsidRPr="003E3089" w:rsidDel="004C5C5B">
            <w:rPr>
              <w:rFonts w:cstheme="minorHAnsi"/>
            </w:rPr>
            <w:delText xml:space="preserve"> techniques</w:delText>
          </w:r>
        </w:del>
      </w:moveTo>
      <w:ins w:id="43" w:author="Mike Black" w:date="2022-12-30T17:26:00Z">
        <w:del w:id="44" w:author="Molloi, Sabee" w:date="2022-12-31T14:18:00Z">
          <w:r w:rsidR="00B8258F" w:rsidDel="004C5C5B">
            <w:rPr>
              <w:rFonts w:cstheme="minorHAnsi"/>
            </w:rPr>
            <w:delText xml:space="preserve"> were adapted</w:delText>
          </w:r>
        </w:del>
      </w:ins>
      <w:moveTo w:id="45" w:author="Mike Black" w:date="2022-12-30T13:31:00Z">
        <w:del w:id="46" w:author="Molloi, Sabee" w:date="2022-12-31T14:18:00Z">
          <w:r w:rsidRPr="003E3089" w:rsidDel="004C5C5B">
            <w:rPr>
              <w:rFonts w:cstheme="minorHAnsi"/>
            </w:rPr>
            <w:delText xml:space="preserve"> to create two novel calcium scoring approaches that include all the calcium information within an image. The i</w:delText>
          </w:r>
        </w:del>
      </w:moveTo>
      <w:ins w:id="47" w:author="Molloi, Sabee" w:date="2022-12-31T14:18:00Z">
        <w:r w:rsidR="004C5C5B">
          <w:rPr>
            <w:rFonts w:cstheme="minorHAnsi"/>
          </w:rPr>
          <w:t>I</w:t>
        </w:r>
      </w:ins>
      <w:moveTo w:id="48" w:author="Mike Black" w:date="2022-12-30T13:31:00Z">
        <w:r w:rsidRPr="003E3089">
          <w:rPr>
            <w:rFonts w:cstheme="minorHAnsi"/>
          </w:rPr>
          <w:t xml:space="preserve">ntegrated </w:t>
        </w:r>
        <w:del w:id="49" w:author="Molloi, Sabee" w:date="2022-12-31T14:54:00Z">
          <w:r w:rsidRPr="003E3089" w:rsidDel="000A0598">
            <w:rPr>
              <w:rFonts w:cstheme="minorHAnsi"/>
            </w:rPr>
            <w:delText xml:space="preserve">Hounsfield </w:delText>
          </w:r>
        </w:del>
      </w:moveTo>
      <w:ins w:id="50" w:author="Molloi, Sabee" w:date="2022-12-31T14:54:00Z">
        <w:r w:rsidR="000A0598">
          <w:rPr>
            <w:rFonts w:cstheme="minorHAnsi"/>
          </w:rPr>
          <w:t>intensity</w:t>
        </w:r>
      </w:ins>
      <w:ins w:id="51" w:author="Molloi, Sabee" w:date="2022-12-31T14:18:00Z">
        <w:r w:rsidR="00E5613F">
          <w:rPr>
            <w:rFonts w:cstheme="minorHAnsi"/>
          </w:rPr>
          <w:t xml:space="preserve"> </w:t>
        </w:r>
      </w:ins>
      <w:moveTo w:id="52" w:author="Mike Black" w:date="2022-12-30T13:31:00Z">
        <w:del w:id="53" w:author="Mike Black" w:date="2022-12-31T12:32:00Z">
          <w:r w:rsidRPr="003E3089" w:rsidDel="00B02389">
            <w:rPr>
              <w:rFonts w:cstheme="minorHAnsi"/>
            </w:rPr>
            <w:delText>technique</w:delText>
          </w:r>
        </w:del>
      </w:moveTo>
      <w:ins w:id="54" w:author="Mike Black" w:date="2022-12-31T12:32:00Z">
        <w:r w:rsidR="00B02389">
          <w:rPr>
            <w:rFonts w:cstheme="minorHAnsi"/>
          </w:rPr>
          <w:t>and volume fraction techniques</w:t>
        </w:r>
      </w:ins>
      <w:moveTo w:id="55" w:author="Mike Black" w:date="2022-12-30T13:31:00Z">
        <w:r w:rsidRPr="003E3089">
          <w:rPr>
            <w:rFonts w:cstheme="minorHAnsi"/>
          </w:rPr>
          <w:t xml:space="preserve"> </w:t>
        </w:r>
        <w:del w:id="56" w:author="Mike Black" w:date="2022-12-31T12:32:00Z">
          <w:r w:rsidRPr="003E3089" w:rsidDel="00B02389">
            <w:rPr>
              <w:rFonts w:cstheme="minorHAnsi"/>
            </w:rPr>
            <w:delText>was</w:delText>
          </w:r>
        </w:del>
      </w:moveTo>
      <w:ins w:id="57" w:author="Mike Black" w:date="2022-12-31T12:32:00Z">
        <w:r w:rsidR="00B02389">
          <w:rPr>
            <w:rFonts w:cstheme="minorHAnsi"/>
          </w:rPr>
          <w:t>were</w:t>
        </w:r>
      </w:ins>
      <w:moveTo w:id="58" w:author="Mike Black" w:date="2022-12-30T13:31:00Z">
        <w:r w:rsidRPr="003E3089">
          <w:rPr>
            <w:rFonts w:cstheme="minorHAnsi"/>
          </w:rPr>
          <w:t xml:space="preserve"> </w:t>
        </w:r>
        <w:del w:id="59" w:author="Molloi, Sabee" w:date="2022-12-31T14:18:00Z">
          <w:r w:rsidRPr="003E3089" w:rsidDel="00E5613F">
            <w:rPr>
              <w:rFonts w:cstheme="minorHAnsi"/>
            </w:rPr>
            <w:delText>adjusted</w:delText>
          </w:r>
        </w:del>
      </w:moveTo>
      <w:ins w:id="60" w:author="Molloi, Sabee" w:date="2022-12-31T14:18:00Z">
        <w:r w:rsidR="00E5613F">
          <w:rPr>
            <w:rFonts w:cstheme="minorHAnsi"/>
          </w:rPr>
          <w:t>evaluated</w:t>
        </w:r>
      </w:ins>
      <w:moveTo w:id="61" w:author="Mike Black" w:date="2022-12-30T13:31:00Z">
        <w:r w:rsidRPr="003E3089">
          <w:rPr>
            <w:rFonts w:cstheme="minorHAnsi"/>
          </w:rPr>
          <w:t xml:space="preserve"> for </w:t>
        </w:r>
      </w:moveTo>
      <w:ins w:id="62" w:author="Molloi, Sabee" w:date="2022-12-31T14:19:00Z">
        <w:r w:rsidR="00E82595">
          <w:rPr>
            <w:rFonts w:cstheme="minorHAnsi"/>
          </w:rPr>
          <w:t xml:space="preserve">accurate </w:t>
        </w:r>
      </w:ins>
      <w:moveTo w:id="63" w:author="Mike Black" w:date="2022-12-30T13:31:00Z">
        <w:del w:id="64" w:author="Molloi, Sabee" w:date="2022-12-31T14:19:00Z">
          <w:r w:rsidRPr="003E3089" w:rsidDel="00E82595">
            <w:rPr>
              <w:rFonts w:cstheme="minorHAnsi"/>
            </w:rPr>
            <w:delText xml:space="preserve">calcium mass </w:delText>
          </w:r>
        </w:del>
        <w:r w:rsidRPr="003E3089">
          <w:rPr>
            <w:rFonts w:cstheme="minorHAnsi"/>
          </w:rPr>
          <w:t>quantification</w:t>
        </w:r>
      </w:moveTo>
      <w:ins w:id="65" w:author="Molloi, Sabee" w:date="2022-12-31T14:19:00Z">
        <w:r w:rsidR="00E82595">
          <w:rPr>
            <w:rFonts w:cstheme="minorHAnsi"/>
          </w:rPr>
          <w:t xml:space="preserve"> of </w:t>
        </w:r>
        <w:r w:rsidR="00E405EB" w:rsidRPr="00E405EB">
          <w:rPr>
            <w:rFonts w:cstheme="minorHAnsi"/>
          </w:rPr>
          <w:t>calcium mass</w:t>
        </w:r>
      </w:ins>
      <w:moveTo w:id="66" w:author="Mike Black" w:date="2022-12-30T13:31:00Z">
        <w:del w:id="67" w:author="Mike Black" w:date="2022-12-31T12:32:00Z">
          <w:r w:rsidRPr="003E3089" w:rsidDel="00B02389">
            <w:rPr>
              <w:rFonts w:cstheme="minorHAnsi"/>
            </w:rPr>
            <w:delText xml:space="preserve"> </w:delText>
          </w:r>
        </w:del>
        <w:del w:id="68" w:author="Mike Black" w:date="2022-12-30T17:28:00Z">
          <w:r w:rsidRPr="003E3089" w:rsidDel="00FB1340">
            <w:rPr>
              <w:rFonts w:cstheme="minorHAnsi"/>
            </w:rPr>
            <w:delText>and</w:delText>
          </w:r>
        </w:del>
        <w:del w:id="69" w:author="Mike Black" w:date="2022-12-31T12:32:00Z">
          <w:r w:rsidRPr="003E3089" w:rsidDel="00B02389">
            <w:rPr>
              <w:rFonts w:cstheme="minorHAnsi"/>
            </w:rPr>
            <w:delText xml:space="preserve"> the volume fraction technique</w:delText>
          </w:r>
        </w:del>
        <w:r w:rsidRPr="003E3089">
          <w:rPr>
            <w:rFonts w:cstheme="minorHAnsi"/>
          </w:rPr>
          <w:t xml:space="preserve">. Integrated </w:t>
        </w:r>
      </w:moveTo>
      <w:ins w:id="70" w:author="Molloi, Sabee" w:date="2022-12-31T14:55:00Z">
        <w:r w:rsidR="009C53FC">
          <w:rPr>
            <w:rFonts w:cstheme="minorHAnsi"/>
          </w:rPr>
          <w:t xml:space="preserve">intensity </w:t>
        </w:r>
      </w:ins>
      <w:moveTo w:id="71" w:author="Mike Black" w:date="2022-12-30T13:31:00Z">
        <w:r w:rsidRPr="003E3089">
          <w:rPr>
            <w:rFonts w:cstheme="minorHAnsi"/>
          </w:rPr>
          <w:t>calcium mass</w:t>
        </w:r>
        <w:del w:id="72" w:author="Molloi, Sabee" w:date="2022-12-31T14:21:00Z">
          <w:r w:rsidRPr="003E3089" w:rsidDel="002E3F19">
            <w:rPr>
              <w:rFonts w:cstheme="minorHAnsi"/>
            </w:rPr>
            <w:delText xml:space="preserve"> and</w:delText>
          </w:r>
        </w:del>
      </w:moveTo>
      <w:ins w:id="73" w:author="Molloi, Sabee" w:date="2022-12-31T14:21:00Z">
        <w:r w:rsidR="002E3F19">
          <w:rPr>
            <w:rFonts w:cstheme="minorHAnsi"/>
          </w:rPr>
          <w:t>,</w:t>
        </w:r>
      </w:ins>
      <w:moveTo w:id="74" w:author="Mike Black" w:date="2022-12-30T13:31:00Z">
        <w:r w:rsidRPr="003E3089">
          <w:rPr>
            <w:rFonts w:cstheme="minorHAnsi"/>
          </w:rPr>
          <w:t xml:space="preserve"> volume fraction calcium mass</w:t>
        </w:r>
      </w:moveTo>
      <w:ins w:id="75" w:author="Molloi, Sabee" w:date="2022-12-31T14:21:00Z">
        <w:r w:rsidR="00DC700C">
          <w:rPr>
            <w:rFonts w:cstheme="minorHAnsi"/>
          </w:rPr>
          <w:t xml:space="preserve">, </w:t>
        </w:r>
        <w:proofErr w:type="spellStart"/>
        <w:r w:rsidR="00DC700C" w:rsidRPr="003E3089">
          <w:rPr>
            <w:rFonts w:cstheme="minorHAnsi"/>
          </w:rPr>
          <w:t>Agatston</w:t>
        </w:r>
        <w:proofErr w:type="spellEnd"/>
        <w:r w:rsidR="00DC700C" w:rsidRPr="003E3089">
          <w:rPr>
            <w:rFonts w:cstheme="minorHAnsi"/>
          </w:rPr>
          <w:t xml:space="preserve"> scoring and spatially weighted calcium scoring</w:t>
        </w:r>
      </w:ins>
      <w:moveTo w:id="76" w:author="Mike Black" w:date="2022-12-30T13:31:00Z">
        <w:r w:rsidRPr="003E3089">
          <w:rPr>
            <w:rFonts w:cstheme="minorHAnsi"/>
          </w:rPr>
          <w:t xml:space="preserve"> were </w:t>
        </w:r>
        <w:del w:id="77" w:author="Mike Black" w:date="2022-12-30T17:24:00Z">
          <w:r w:rsidRPr="003E3089" w:rsidDel="000166FC">
            <w:rPr>
              <w:rFonts w:cstheme="minorHAnsi"/>
            </w:rPr>
            <w:delText xml:space="preserve">calculated and </w:delText>
          </w:r>
        </w:del>
        <w:r w:rsidRPr="003E3089">
          <w:rPr>
            <w:rFonts w:cstheme="minorHAnsi"/>
          </w:rPr>
          <w:t>compared to known calcium mass</w:t>
        </w:r>
        <w:del w:id="78" w:author="Molloi, Sabee" w:date="2022-12-31T14:22:00Z">
          <w:r w:rsidRPr="003E3089" w:rsidDel="00575507">
            <w:rPr>
              <w:rFonts w:cstheme="minorHAnsi"/>
            </w:rPr>
            <w:delText xml:space="preserve">, along with </w:delText>
          </w:r>
        </w:del>
        <w:del w:id="79" w:author="Molloi, Sabee" w:date="2022-12-31T14:21:00Z">
          <w:r w:rsidRPr="003E3089" w:rsidDel="002E3F19">
            <w:rPr>
              <w:rFonts w:cstheme="minorHAnsi"/>
            </w:rPr>
            <w:delText xml:space="preserve">Agatston scoring and spatially weighted calcium scoring </w:delText>
          </w:r>
        </w:del>
        <w:del w:id="80" w:author="Molloi, Sabee" w:date="2022-12-31T14:22:00Z">
          <w:r w:rsidRPr="003E3089" w:rsidDel="00575507">
            <w:rPr>
              <w:rFonts w:cstheme="minorHAnsi"/>
            </w:rPr>
            <w:delText>on</w:delText>
          </w:r>
        </w:del>
      </w:moveTo>
      <w:ins w:id="81" w:author="Molloi, Sabee" w:date="2022-12-31T14:22:00Z">
        <w:r w:rsidR="00575507">
          <w:rPr>
            <w:rFonts w:cstheme="minorHAnsi"/>
          </w:rPr>
          <w:t xml:space="preserve"> in</w:t>
        </w:r>
      </w:ins>
      <w:moveTo w:id="82" w:author="Mike Black" w:date="2022-12-30T13:31:00Z">
        <w:r w:rsidRPr="003E3089">
          <w:rPr>
            <w:rFonts w:cstheme="minorHAnsi"/>
          </w:rPr>
          <w:t xml:space="preserve"> simulated </w:t>
        </w:r>
      </w:moveTo>
      <w:ins w:id="83" w:author="Mike Black" w:date="2022-12-30T17:41:00Z">
        <w:r w:rsidR="008425EB">
          <w:rPr>
            <w:rFonts w:cstheme="minorHAnsi"/>
          </w:rPr>
          <w:t xml:space="preserve">and </w:t>
        </w:r>
      </w:ins>
      <w:ins w:id="84" w:author="Mike Black" w:date="2022-12-30T17:43:00Z">
        <w:r w:rsidR="00111817">
          <w:rPr>
            <w:rFonts w:cstheme="minorHAnsi"/>
          </w:rPr>
          <w:t>physical phantoms</w:t>
        </w:r>
      </w:ins>
      <w:moveTo w:id="85" w:author="Mike Black" w:date="2022-12-30T13:31:00Z">
        <w:del w:id="86" w:author="Mike Black" w:date="2022-12-30T17:43:00Z">
          <w:r w:rsidRPr="003E3089" w:rsidDel="00111817">
            <w:rPr>
              <w:rFonts w:cstheme="minorHAnsi"/>
            </w:rPr>
            <w:delText>CT scans</w:delText>
          </w:r>
        </w:del>
        <w:del w:id="87" w:author="Mike Black" w:date="2022-12-30T17:41:00Z">
          <w:r w:rsidRPr="003E3089" w:rsidDel="008425EB">
            <w:rPr>
              <w:rFonts w:cstheme="minorHAnsi"/>
            </w:rPr>
            <w:delText xml:space="preserve"> across different patient sizes, energies, and motion levels</w:delText>
          </w:r>
        </w:del>
        <w:r w:rsidRPr="003E3089">
          <w:rPr>
            <w:rFonts w:cstheme="minorHAnsi"/>
          </w:rPr>
          <w:t>.</w:t>
        </w:r>
      </w:moveTo>
    </w:p>
    <w:p w14:paraId="21DB67C0" w14:textId="77777777" w:rsidR="00036E8B" w:rsidRPr="003E3089" w:rsidDel="00A26145" w:rsidRDefault="00036E8B" w:rsidP="00A560FF">
      <w:pPr>
        <w:spacing w:line="480" w:lineRule="auto"/>
        <w:rPr>
          <w:ins w:id="88" w:author="Mike Black" w:date="2022-12-30T16:03:00Z"/>
          <w:del w:id="89" w:author="Molloi, Sabee" w:date="2022-12-31T14:23:00Z"/>
          <w:moveTo w:id="90" w:author="Mike Black" w:date="2022-12-30T13:31:00Z"/>
          <w:rFonts w:cstheme="minorHAnsi"/>
        </w:rPr>
      </w:pPr>
    </w:p>
    <w:moveToRangeEnd w:id="36"/>
    <w:p w14:paraId="6FC84913" w14:textId="4E7EB10D" w:rsidR="00636378" w:rsidDel="000E2C8D" w:rsidRDefault="00636378">
      <w:pPr>
        <w:spacing w:line="480" w:lineRule="auto"/>
        <w:rPr>
          <w:ins w:id="91" w:author="Mike Black" w:date="2022-12-30T13:31:00Z"/>
          <w:del w:id="92" w:author="Molloi, Sabee" w:date="2022-12-31T14:23:00Z"/>
        </w:rPr>
        <w:pPrChange w:id="93" w:author="Mike Black" w:date="2022-12-30T18:18:00Z">
          <w:pPr>
            <w:pStyle w:val="Heading2"/>
            <w:spacing w:line="480" w:lineRule="auto"/>
          </w:pPr>
        </w:pPrChange>
      </w:pPr>
    </w:p>
    <w:p w14:paraId="2EE1669F" w14:textId="76E4BB96" w:rsidR="00636378" w:rsidRDefault="000E2C8D">
      <w:pPr>
        <w:spacing w:line="480" w:lineRule="auto"/>
        <w:rPr>
          <w:ins w:id="94" w:author="Mike Black" w:date="2022-12-30T16:03:00Z"/>
          <w:rFonts w:cstheme="minorHAnsi"/>
        </w:rPr>
        <w:pPrChange w:id="95" w:author="Mike Black" w:date="2022-12-30T18:18:00Z">
          <w:pPr/>
        </w:pPrChange>
      </w:pPr>
      <w:ins w:id="96" w:author="Molloi, Sabee" w:date="2022-12-31T14:23:00Z">
        <w:r>
          <w:rPr>
            <w:rFonts w:cstheme="minorHAnsi"/>
          </w:rPr>
          <w:t xml:space="preserve"> </w:t>
        </w:r>
      </w:ins>
      <w:ins w:id="97" w:author="Mike Black" w:date="2022-12-30T17:42:00Z">
        <w:r w:rsidR="000209A4">
          <w:rPr>
            <w:rFonts w:cstheme="minorHAnsi"/>
          </w:rPr>
          <w:t>The</w:t>
        </w:r>
      </w:ins>
      <w:ins w:id="98" w:author="Mike Black" w:date="2022-12-30T13:31:00Z">
        <w:r w:rsidR="00636378">
          <w:rPr>
            <w:rFonts w:cstheme="minorHAnsi"/>
          </w:rPr>
          <w:t xml:space="preserve"> simulation was created </w:t>
        </w:r>
        <w:r w:rsidR="00636378" w:rsidRPr="003E3089">
          <w:rPr>
            <w:rFonts w:cstheme="minorHAnsi"/>
          </w:rPr>
          <w:t xml:space="preserve">to match a 320-slice CT scanner. </w:t>
        </w:r>
      </w:ins>
      <w:ins w:id="99" w:author="Mike Black" w:date="2022-12-30T17:44:00Z">
        <w:r w:rsidR="004541F4">
          <w:rPr>
            <w:rFonts w:cstheme="minorHAnsi"/>
          </w:rPr>
          <w:t>Fat</w:t>
        </w:r>
      </w:ins>
      <w:ins w:id="100" w:author="Mike Black" w:date="2022-12-30T13:31:00Z">
        <w:r w:rsidR="00636378" w:rsidRPr="003E3089">
          <w:rPr>
            <w:rFonts w:cstheme="minorHAnsi"/>
          </w:rPr>
          <w:t xml:space="preserve"> rings were added</w:t>
        </w:r>
      </w:ins>
      <w:ins w:id="101" w:author="Mike Black" w:date="2022-12-30T17:36:00Z">
        <w:r w:rsidR="00E11963">
          <w:rPr>
            <w:rFonts w:cstheme="minorHAnsi"/>
          </w:rPr>
          <w:t xml:space="preserve"> to the simulated phantoms</w:t>
        </w:r>
      </w:ins>
      <w:ins w:id="102" w:author="Mike Black" w:date="2022-12-30T13:31:00Z">
        <w:r w:rsidR="00636378" w:rsidRPr="003E3089">
          <w:rPr>
            <w:rFonts w:cstheme="minorHAnsi"/>
          </w:rPr>
          <w:t xml:space="preserve">, which resulted in </w:t>
        </w:r>
        <w:del w:id="103" w:author="Molloi, Sabee" w:date="2022-12-31T14:24:00Z">
          <w:r w:rsidR="00636378" w:rsidRPr="003E3089" w:rsidDel="00374F06">
            <w:rPr>
              <w:rFonts w:cstheme="minorHAnsi"/>
            </w:rPr>
            <w:delText xml:space="preserve">a </w:delText>
          </w:r>
        </w:del>
        <w:r w:rsidR="00636378" w:rsidRPr="003E3089">
          <w:rPr>
            <w:rFonts w:cstheme="minorHAnsi"/>
          </w:rPr>
          <w:t xml:space="preserve">small </w:t>
        </w:r>
        <w:del w:id="104" w:author="Molloi, Sabee" w:date="2022-12-31T14:24:00Z">
          <w:r w:rsidR="00636378" w:rsidRPr="003E3089" w:rsidDel="00374F06">
            <w:rPr>
              <w:rFonts w:cstheme="minorHAnsi"/>
            </w:rPr>
            <w:delText xml:space="preserve">phantom </w:delText>
          </w:r>
        </w:del>
      </w:ins>
      <w:ins w:id="105" w:author="Mike Black" w:date="2022-12-30T17:37:00Z">
        <w:r w:rsidR="007D1D7C">
          <w:rPr>
            <w:rFonts w:cstheme="minorHAnsi"/>
          </w:rPr>
          <w:t>(</w:t>
        </w:r>
      </w:ins>
      <w:ins w:id="106" w:author="Mike Black" w:date="2022-12-30T13:31:00Z">
        <w:r w:rsidR="00636378" w:rsidRPr="003E3089">
          <w:rPr>
            <w:rFonts w:cstheme="minorHAnsi"/>
          </w:rPr>
          <w:t>30x20</w:t>
        </w:r>
      </w:ins>
      <w:ins w:id="107" w:author="Mike Black" w:date="2022-12-30T13:39:00Z">
        <w:r w:rsidR="005F3CCF">
          <w:rPr>
            <w:rFonts w:cstheme="minorHAnsi"/>
          </w:rPr>
          <w:t xml:space="preserve"> </w:t>
        </w:r>
      </w:ins>
      <w:ins w:id="108" w:author="Mike Black" w:date="2022-12-30T13:31:00Z">
        <w:r w:rsidR="00636378" w:rsidRPr="003E3089">
          <w:rPr>
            <w:rFonts w:cstheme="minorHAnsi"/>
          </w:rPr>
          <w:t>cm</w:t>
        </w:r>
      </w:ins>
      <w:ins w:id="109" w:author="Mike Black" w:date="2022-12-30T13:39:00Z">
        <w:r w:rsidR="005F3CCF" w:rsidRPr="005F3CCF">
          <w:rPr>
            <w:rFonts w:cstheme="minorHAnsi"/>
            <w:vertAlign w:val="superscript"/>
            <w:rPrChange w:id="110" w:author="Mike Black" w:date="2022-12-30T13:39:00Z">
              <w:rPr>
                <w:rFonts w:cstheme="minorHAnsi"/>
              </w:rPr>
            </w:rPrChange>
          </w:rPr>
          <w:t>2</w:t>
        </w:r>
      </w:ins>
      <w:ins w:id="111" w:author="Mike Black" w:date="2022-12-30T17:37:00Z">
        <w:r w:rsidR="007D1D7C">
          <w:rPr>
            <w:rFonts w:cstheme="minorHAnsi"/>
          </w:rPr>
          <w:t>),</w:t>
        </w:r>
      </w:ins>
      <w:ins w:id="112" w:author="Mike Black" w:date="2022-12-30T13:31:00Z">
        <w:r w:rsidR="00636378" w:rsidRPr="003E3089">
          <w:rPr>
            <w:rFonts w:cstheme="minorHAnsi"/>
          </w:rPr>
          <w:t xml:space="preserve"> </w:t>
        </w:r>
        <w:del w:id="113" w:author="Molloi, Sabee" w:date="2022-12-31T14:24:00Z">
          <w:r w:rsidR="00636378" w:rsidRPr="003E3089" w:rsidDel="00374F06">
            <w:rPr>
              <w:rFonts w:cstheme="minorHAnsi"/>
            </w:rPr>
            <w:delText xml:space="preserve">a </w:delText>
          </w:r>
        </w:del>
        <w:r w:rsidR="00636378" w:rsidRPr="003E3089">
          <w:rPr>
            <w:rFonts w:cstheme="minorHAnsi"/>
          </w:rPr>
          <w:t xml:space="preserve">medium </w:t>
        </w:r>
        <w:del w:id="114" w:author="Molloi, Sabee" w:date="2022-12-31T14:24:00Z">
          <w:r w:rsidR="00636378" w:rsidRPr="003E3089" w:rsidDel="00374F06">
            <w:rPr>
              <w:rFonts w:cstheme="minorHAnsi"/>
            </w:rPr>
            <w:delText xml:space="preserve">phantom </w:delText>
          </w:r>
        </w:del>
      </w:ins>
      <w:ins w:id="115" w:author="Mike Black" w:date="2022-12-30T17:37:00Z">
        <w:r w:rsidR="007D1D7C">
          <w:rPr>
            <w:rFonts w:cstheme="minorHAnsi"/>
          </w:rPr>
          <w:t>(</w:t>
        </w:r>
      </w:ins>
      <w:ins w:id="116" w:author="Mike Black" w:date="2022-12-30T13:31:00Z">
        <w:r w:rsidR="00636378" w:rsidRPr="003E3089">
          <w:rPr>
            <w:rFonts w:cstheme="minorHAnsi"/>
          </w:rPr>
          <w:t>35x25</w:t>
        </w:r>
      </w:ins>
      <w:ins w:id="117" w:author="Mike Black" w:date="2022-12-30T13:39:00Z">
        <w:r w:rsidR="005F3CCF">
          <w:rPr>
            <w:rFonts w:cstheme="minorHAnsi"/>
          </w:rPr>
          <w:t xml:space="preserve"> </w:t>
        </w:r>
        <w:r w:rsidR="005F3CCF" w:rsidRPr="003E3089">
          <w:rPr>
            <w:rFonts w:cstheme="minorHAnsi"/>
          </w:rPr>
          <w:t>cm</w:t>
        </w:r>
        <w:r w:rsidR="005F3CCF" w:rsidRPr="00C04DC4">
          <w:rPr>
            <w:rFonts w:cstheme="minorHAnsi"/>
            <w:vertAlign w:val="superscript"/>
          </w:rPr>
          <w:t>2</w:t>
        </w:r>
      </w:ins>
      <w:ins w:id="118" w:author="Mike Black" w:date="2022-12-30T17:37:00Z">
        <w:r w:rsidR="007D1D7C">
          <w:rPr>
            <w:rFonts w:cstheme="minorHAnsi"/>
          </w:rPr>
          <w:t>),</w:t>
        </w:r>
      </w:ins>
      <w:ins w:id="119" w:author="Mike Black" w:date="2022-12-30T13:31:00Z">
        <w:r w:rsidR="00636378" w:rsidRPr="003E3089">
          <w:rPr>
            <w:rFonts w:cstheme="minorHAnsi"/>
          </w:rPr>
          <w:t xml:space="preserve"> and </w:t>
        </w:r>
        <w:del w:id="120" w:author="Molloi, Sabee" w:date="2022-12-31T14:25:00Z">
          <w:r w:rsidR="00636378" w:rsidRPr="003E3089" w:rsidDel="002F4CD0">
            <w:rPr>
              <w:rFonts w:cstheme="minorHAnsi"/>
            </w:rPr>
            <w:delText xml:space="preserve">a </w:delText>
          </w:r>
        </w:del>
        <w:r w:rsidR="00636378" w:rsidRPr="003E3089">
          <w:rPr>
            <w:rFonts w:cstheme="minorHAnsi"/>
          </w:rPr>
          <w:t xml:space="preserve">large </w:t>
        </w:r>
        <w:del w:id="121" w:author="Molloi, Sabee" w:date="2022-12-31T14:25:00Z">
          <w:r w:rsidR="00636378" w:rsidRPr="003E3089" w:rsidDel="002F4CD0">
            <w:rPr>
              <w:rFonts w:cstheme="minorHAnsi"/>
            </w:rPr>
            <w:delText>phanto</w:delText>
          </w:r>
        </w:del>
      </w:ins>
      <w:ins w:id="122" w:author="Mike Black" w:date="2022-12-30T17:44:00Z">
        <w:del w:id="123" w:author="Molloi, Sabee" w:date="2022-12-31T14:25:00Z">
          <w:r w:rsidR="009D3070" w:rsidDel="002F4CD0">
            <w:rPr>
              <w:rFonts w:cstheme="minorHAnsi"/>
            </w:rPr>
            <w:delText>m</w:delText>
          </w:r>
        </w:del>
      </w:ins>
      <w:ins w:id="124" w:author="Mike Black" w:date="2022-12-30T13:31:00Z">
        <w:del w:id="125" w:author="Molloi, Sabee" w:date="2022-12-31T14:25:00Z">
          <w:r w:rsidR="00636378" w:rsidRPr="003E3089" w:rsidDel="002F4CD0">
            <w:rPr>
              <w:rFonts w:cstheme="minorHAnsi"/>
            </w:rPr>
            <w:delText xml:space="preserve"> </w:delText>
          </w:r>
        </w:del>
      </w:ins>
      <w:ins w:id="126" w:author="Mike Black" w:date="2022-12-30T17:37:00Z">
        <w:r w:rsidR="007D1D7C">
          <w:rPr>
            <w:rFonts w:cstheme="minorHAnsi"/>
          </w:rPr>
          <w:t>(</w:t>
        </w:r>
      </w:ins>
      <w:ins w:id="127" w:author="Mike Black" w:date="2022-12-30T13:31:00Z">
        <w:r w:rsidR="00636378" w:rsidRPr="003E3089">
          <w:rPr>
            <w:rFonts w:cstheme="minorHAnsi"/>
          </w:rPr>
          <w:t>40x30</w:t>
        </w:r>
      </w:ins>
      <w:ins w:id="128" w:author="Mike Black" w:date="2022-12-30T13:39:00Z">
        <w:r w:rsidR="005F3CCF">
          <w:rPr>
            <w:rFonts w:cstheme="minorHAnsi"/>
          </w:rPr>
          <w:t xml:space="preserve"> </w:t>
        </w:r>
        <w:r w:rsidR="005F3CCF" w:rsidRPr="003E3089">
          <w:rPr>
            <w:rFonts w:cstheme="minorHAnsi"/>
          </w:rPr>
          <w:t>cm</w:t>
        </w:r>
        <w:r w:rsidR="005F3CCF" w:rsidRPr="00C04DC4">
          <w:rPr>
            <w:rFonts w:cstheme="minorHAnsi"/>
            <w:vertAlign w:val="superscript"/>
          </w:rPr>
          <w:t>2</w:t>
        </w:r>
      </w:ins>
      <w:ins w:id="129" w:author="Mike Black" w:date="2022-12-30T17:37:00Z">
        <w:r w:rsidR="007D1D7C">
          <w:rPr>
            <w:rFonts w:cstheme="minorHAnsi"/>
          </w:rPr>
          <w:t>)</w:t>
        </w:r>
      </w:ins>
      <w:ins w:id="130" w:author="Molloi, Sabee" w:date="2022-12-31T14:25:00Z">
        <w:r w:rsidR="002F4CD0" w:rsidRPr="002F4CD0">
          <w:rPr>
            <w:rFonts w:cstheme="minorHAnsi"/>
          </w:rPr>
          <w:t xml:space="preserve"> </w:t>
        </w:r>
        <w:r w:rsidR="002F4CD0" w:rsidRPr="003E3089">
          <w:rPr>
            <w:rFonts w:cstheme="minorHAnsi"/>
          </w:rPr>
          <w:t>phanto</w:t>
        </w:r>
        <w:r w:rsidR="002F4CD0">
          <w:rPr>
            <w:rFonts w:cstheme="minorHAnsi"/>
          </w:rPr>
          <w:t>ms</w:t>
        </w:r>
      </w:ins>
      <w:ins w:id="131" w:author="Mike Black" w:date="2022-12-30T17:37:00Z">
        <w:r w:rsidR="007D1D7C">
          <w:rPr>
            <w:rFonts w:cstheme="minorHAnsi"/>
          </w:rPr>
          <w:t>.</w:t>
        </w:r>
      </w:ins>
      <w:ins w:id="132" w:author="Mike Black" w:date="2022-12-30T13:31:00Z">
        <w:r w:rsidR="00636378" w:rsidRPr="003E3089">
          <w:rPr>
            <w:rFonts w:cstheme="minorHAnsi"/>
          </w:rPr>
          <w:t xml:space="preserve"> Three calcification inserts of different diameters and </w:t>
        </w:r>
        <w:del w:id="133" w:author="Molloi, Sabee" w:date="2022-12-31T14:25:00Z">
          <w:r w:rsidR="00636378" w:rsidRPr="003E3089" w:rsidDel="00A65929">
            <w:rPr>
              <w:rFonts w:cstheme="minorHAnsi"/>
            </w:rPr>
            <w:delText xml:space="preserve">different </w:delText>
          </w:r>
        </w:del>
        <w:r w:rsidR="00636378" w:rsidRPr="003E3089">
          <w:rPr>
            <w:rFonts w:cstheme="minorHAnsi"/>
          </w:rPr>
          <w:t>hydroxyapatite</w:t>
        </w:r>
      </w:ins>
      <w:ins w:id="134" w:author="Mike Black" w:date="2022-12-31T12:30:00Z">
        <w:r w:rsidR="00ED790F">
          <w:rPr>
            <w:rFonts w:cstheme="minorHAnsi"/>
          </w:rPr>
          <w:t xml:space="preserve"> </w:t>
        </w:r>
      </w:ins>
      <w:ins w:id="135" w:author="Mike Black" w:date="2022-12-30T13:31:00Z">
        <w:r w:rsidR="00636378" w:rsidRPr="003E3089">
          <w:rPr>
            <w:rFonts w:cstheme="minorHAnsi"/>
          </w:rPr>
          <w:t>densities were placed within the phantom</w:t>
        </w:r>
      </w:ins>
      <w:ins w:id="136" w:author="Molloi, Sabee" w:date="2022-12-31T14:26:00Z">
        <w:r w:rsidR="00993872">
          <w:rPr>
            <w:rFonts w:cstheme="minorHAnsi"/>
          </w:rPr>
          <w:t>s</w:t>
        </w:r>
      </w:ins>
      <w:ins w:id="137" w:author="Mike Black" w:date="2022-12-30T13:31:00Z">
        <w:r w:rsidR="00636378" w:rsidRPr="003E3089">
          <w:rPr>
            <w:rFonts w:cstheme="minorHAnsi"/>
          </w:rPr>
          <w:t xml:space="preserve">. All </w:t>
        </w:r>
      </w:ins>
      <w:ins w:id="138" w:author="Molloi, Sabee" w:date="2022-12-31T14:33:00Z">
        <w:r w:rsidR="006B71A1">
          <w:rPr>
            <w:rFonts w:cstheme="minorHAnsi"/>
          </w:rPr>
          <w:t xml:space="preserve">the </w:t>
        </w:r>
      </w:ins>
      <w:ins w:id="139" w:author="Mike Black" w:date="2022-12-30T13:31:00Z">
        <w:r w:rsidR="00636378" w:rsidRPr="003E3089">
          <w:rPr>
            <w:rFonts w:cstheme="minorHAnsi"/>
          </w:rPr>
          <w:t xml:space="preserve">calcium </w:t>
        </w:r>
        <w:del w:id="140" w:author="Molloi, Sabee" w:date="2022-12-31T14:33:00Z">
          <w:r w:rsidR="00636378" w:rsidRPr="003E3089" w:rsidDel="00784905">
            <w:rPr>
              <w:rFonts w:cstheme="minorHAnsi"/>
            </w:rPr>
            <w:delText>scoring</w:delText>
          </w:r>
        </w:del>
      </w:ins>
      <w:ins w:id="141" w:author="Molloi, Sabee" w:date="2022-12-31T14:33:00Z">
        <w:r w:rsidR="00784905">
          <w:rPr>
            <w:rFonts w:cstheme="minorHAnsi"/>
          </w:rPr>
          <w:t>mass</w:t>
        </w:r>
      </w:ins>
      <w:ins w:id="142" w:author="Mike Black" w:date="2022-12-30T13:31:00Z">
        <w:r w:rsidR="00636378" w:rsidRPr="003E3089">
          <w:rPr>
            <w:rFonts w:cstheme="minorHAnsi"/>
          </w:rPr>
          <w:t xml:space="preserve"> measurements were repeated across different </w:t>
        </w:r>
        <w:del w:id="143" w:author="Molloi, Sabee" w:date="2022-12-31T14:27:00Z">
          <w:r w:rsidR="00636378" w:rsidRPr="003E3089" w:rsidDel="006335FF">
            <w:rPr>
              <w:rFonts w:cstheme="minorHAnsi"/>
            </w:rPr>
            <w:delText>kVs</w:delText>
          </w:r>
        </w:del>
      </w:ins>
      <w:ins w:id="144" w:author="Molloi, Sabee" w:date="2022-12-31T14:27:00Z">
        <w:r w:rsidR="006335FF">
          <w:rPr>
            <w:rFonts w:cstheme="minorHAnsi"/>
          </w:rPr>
          <w:t>beam energies</w:t>
        </w:r>
      </w:ins>
      <w:ins w:id="145" w:author="Mike Black" w:date="2022-12-30T13:41:00Z">
        <w:r w:rsidR="005F3CCF">
          <w:rPr>
            <w:rFonts w:cstheme="minorHAnsi"/>
          </w:rPr>
          <w:t xml:space="preserve">, </w:t>
        </w:r>
      </w:ins>
      <w:ins w:id="146" w:author="Mike Black" w:date="2022-12-30T13:31:00Z">
        <w:r w:rsidR="00636378" w:rsidRPr="003E3089">
          <w:rPr>
            <w:rFonts w:cstheme="minorHAnsi"/>
          </w:rPr>
          <w:t>patient sizes</w:t>
        </w:r>
      </w:ins>
      <w:ins w:id="147" w:author="Mike Black" w:date="2022-12-30T17:44:00Z">
        <w:r w:rsidR="0021103B">
          <w:rPr>
            <w:rFonts w:cstheme="minorHAnsi"/>
          </w:rPr>
          <w:t>,</w:t>
        </w:r>
      </w:ins>
      <w:ins w:id="148" w:author="Mike Black" w:date="2022-12-30T17:45:00Z">
        <w:r w:rsidR="0021103B">
          <w:rPr>
            <w:rFonts w:cstheme="minorHAnsi"/>
          </w:rPr>
          <w:t xml:space="preserve"> </w:t>
        </w:r>
      </w:ins>
      <w:ins w:id="149" w:author="Mike Black" w:date="2022-12-30T13:31:00Z">
        <w:r w:rsidR="00636378" w:rsidRPr="003E3089">
          <w:rPr>
            <w:rFonts w:cstheme="minorHAnsi"/>
          </w:rPr>
          <w:t xml:space="preserve">insert sizes, and </w:t>
        </w:r>
        <w:del w:id="150" w:author="Molloi, Sabee" w:date="2022-12-31T14:27:00Z">
          <w:r w:rsidR="00636378" w:rsidRPr="003E3089" w:rsidDel="006960F7">
            <w:rPr>
              <w:rFonts w:cstheme="minorHAnsi"/>
            </w:rPr>
            <w:delText xml:space="preserve">insert </w:delText>
          </w:r>
        </w:del>
        <w:r w:rsidR="00636378" w:rsidRPr="003E3089">
          <w:rPr>
            <w:rFonts w:cstheme="minorHAnsi"/>
          </w:rPr>
          <w:t>densities</w:t>
        </w:r>
      </w:ins>
      <w:ins w:id="151" w:author="Mike Black" w:date="2022-12-30T17:45:00Z">
        <w:r w:rsidR="0021103B">
          <w:rPr>
            <w:rFonts w:cstheme="minorHAnsi"/>
          </w:rPr>
          <w:t xml:space="preserve">. </w:t>
        </w:r>
      </w:ins>
      <w:ins w:id="152" w:author="Mike Black" w:date="2022-12-30T13:41:00Z">
        <w:del w:id="153" w:author="Molloi, Sabee" w:date="2022-12-31T14:28:00Z">
          <w:r w:rsidR="005F3CCF" w:rsidDel="00EF0791">
            <w:rPr>
              <w:rFonts w:cstheme="minorHAnsi"/>
            </w:rPr>
            <w:delText>A subset of p</w:delText>
          </w:r>
        </w:del>
      </w:ins>
      <w:ins w:id="154" w:author="Molloi, Sabee" w:date="2022-12-31T14:28:00Z">
        <w:r w:rsidR="00EF0791">
          <w:rPr>
            <w:rFonts w:cstheme="minorHAnsi"/>
          </w:rPr>
          <w:t>P</w:t>
        </w:r>
      </w:ins>
      <w:ins w:id="155" w:author="Mike Black" w:date="2022-12-30T13:31:00Z">
        <w:r w:rsidR="00636378" w:rsidRPr="003E3089">
          <w:rPr>
            <w:rFonts w:cstheme="minorHAnsi"/>
          </w:rPr>
          <w:t xml:space="preserve">hysical phantom </w:t>
        </w:r>
        <w:del w:id="156" w:author="Molloi, Sabee" w:date="2022-12-31T14:28:00Z">
          <w:r w:rsidR="00636378" w:rsidRPr="003E3089" w:rsidDel="00EF0791">
            <w:rPr>
              <w:rFonts w:cstheme="minorHAnsi"/>
            </w:rPr>
            <w:delText>scans</w:delText>
          </w:r>
        </w:del>
      </w:ins>
      <w:ins w:id="157" w:author="Molloi, Sabee" w:date="2022-12-31T14:28:00Z">
        <w:r w:rsidR="00EF0791">
          <w:rPr>
            <w:rFonts w:cstheme="minorHAnsi"/>
          </w:rPr>
          <w:t>images</w:t>
        </w:r>
      </w:ins>
      <w:ins w:id="158" w:author="Mike Black" w:date="2022-12-30T13:31:00Z">
        <w:r w:rsidR="00636378" w:rsidRPr="003E3089">
          <w:rPr>
            <w:rFonts w:cstheme="minorHAnsi"/>
          </w:rPr>
          <w:t xml:space="preserve"> </w:t>
        </w:r>
        <w:r w:rsidR="00636378">
          <w:rPr>
            <w:rFonts w:cstheme="minorHAnsi"/>
          </w:rPr>
          <w:t>from</w:t>
        </w:r>
        <w:r w:rsidR="00636378" w:rsidRPr="003E3089">
          <w:rPr>
            <w:rFonts w:cstheme="minorHAnsi"/>
          </w:rPr>
          <w:t xml:space="preserve"> a previous</w:t>
        </w:r>
        <w:r w:rsidR="00636378">
          <w:rPr>
            <w:rFonts w:cstheme="minorHAnsi"/>
          </w:rPr>
          <w:t>ly reported study</w:t>
        </w:r>
        <w:r w:rsidR="00636378" w:rsidRPr="003E3089">
          <w:rPr>
            <w:rFonts w:cstheme="minorHAnsi"/>
          </w:rPr>
          <w:t xml:space="preserve"> </w:t>
        </w:r>
      </w:ins>
      <w:ins w:id="159" w:author="Mike Black" w:date="2022-12-30T16:59:00Z">
        <w:r w:rsidR="002552AE">
          <w:rPr>
            <w:rFonts w:cstheme="minorHAnsi"/>
          </w:rPr>
          <w:t>w</w:t>
        </w:r>
        <w:del w:id="160" w:author="Molloi, Sabee" w:date="2022-12-31T14:28:00Z">
          <w:r w:rsidR="002552AE" w:rsidDel="00C913C7">
            <w:rPr>
              <w:rFonts w:cstheme="minorHAnsi"/>
            </w:rPr>
            <w:delText>as</w:delText>
          </w:r>
        </w:del>
      </w:ins>
      <w:ins w:id="161" w:author="Molloi, Sabee" w:date="2022-12-31T14:28:00Z">
        <w:r w:rsidR="00C913C7">
          <w:rPr>
            <w:rFonts w:cstheme="minorHAnsi"/>
          </w:rPr>
          <w:t>ere</w:t>
        </w:r>
      </w:ins>
      <w:ins w:id="162" w:author="Mike Black" w:date="2022-12-30T13:31:00Z">
        <w:r w:rsidR="00636378" w:rsidRPr="003E3089">
          <w:rPr>
            <w:rFonts w:cstheme="minorHAnsi"/>
          </w:rPr>
          <w:t xml:space="preserve"> then used to </w:t>
        </w:r>
        <w:del w:id="163" w:author="Molloi, Sabee" w:date="2022-12-31T14:30:00Z">
          <w:r w:rsidR="00636378" w:rsidRPr="003E3089" w:rsidDel="00B845F8">
            <w:rPr>
              <w:rFonts w:cstheme="minorHAnsi"/>
            </w:rPr>
            <w:delText xml:space="preserve">validate the </w:delText>
          </w:r>
          <w:r w:rsidR="00636378" w:rsidDel="00B845F8">
            <w:rPr>
              <w:rFonts w:cstheme="minorHAnsi"/>
            </w:rPr>
            <w:delText>simulation study results</w:delText>
          </w:r>
        </w:del>
      </w:ins>
      <w:ins w:id="164" w:author="Molloi, Sabee" w:date="2022-12-31T14:30:00Z">
        <w:r w:rsidR="00B845F8">
          <w:rPr>
            <w:rFonts w:cstheme="minorHAnsi"/>
          </w:rPr>
          <w:t>evaluate</w:t>
        </w:r>
        <w:r w:rsidR="00D9508E">
          <w:rPr>
            <w:rFonts w:cstheme="minorHAnsi"/>
          </w:rPr>
          <w:t xml:space="preserve"> </w:t>
        </w:r>
      </w:ins>
      <w:ins w:id="165" w:author="Molloi, Sabee" w:date="2022-12-31T14:31:00Z">
        <w:r w:rsidR="001C677A">
          <w:rPr>
            <w:rFonts w:cstheme="minorHAnsi"/>
          </w:rPr>
          <w:t>the accuracy and rep</w:t>
        </w:r>
        <w:r w:rsidR="00A70355">
          <w:rPr>
            <w:rFonts w:cstheme="minorHAnsi"/>
          </w:rPr>
          <w:t>roducibility of the te</w:t>
        </w:r>
      </w:ins>
      <w:ins w:id="166" w:author="Molloi, Sabee" w:date="2022-12-31T14:32:00Z">
        <w:r w:rsidR="00605E05">
          <w:rPr>
            <w:rFonts w:cstheme="minorHAnsi"/>
          </w:rPr>
          <w:t>chniques</w:t>
        </w:r>
      </w:ins>
      <w:ins w:id="167" w:author="Mike Black" w:date="2022-12-30T13:31:00Z">
        <w:r w:rsidR="00636378" w:rsidRPr="003E3089">
          <w:rPr>
            <w:rFonts w:cstheme="minorHAnsi"/>
          </w:rPr>
          <w:t>.</w:t>
        </w:r>
      </w:ins>
    </w:p>
    <w:p w14:paraId="78F74D8C" w14:textId="6515E5BC" w:rsidR="00636378" w:rsidRDefault="00636378">
      <w:pPr>
        <w:spacing w:line="480" w:lineRule="auto"/>
        <w:rPr>
          <w:ins w:id="168" w:author="Mike Black" w:date="2022-12-30T13:32:00Z"/>
        </w:rPr>
        <w:pPrChange w:id="169" w:author="Mike Black" w:date="2022-12-30T18:18:00Z">
          <w:pPr>
            <w:pStyle w:val="Heading2"/>
            <w:spacing w:line="480" w:lineRule="auto"/>
          </w:pPr>
        </w:pPrChange>
      </w:pPr>
    </w:p>
    <w:p w14:paraId="09F55777" w14:textId="42136BF1" w:rsidR="00636378" w:rsidDel="00036E8B" w:rsidRDefault="00636378">
      <w:pPr>
        <w:spacing w:line="480" w:lineRule="auto"/>
        <w:rPr>
          <w:del w:id="170" w:author="Mike Black" w:date="2022-12-30T13:32:00Z"/>
        </w:rPr>
        <w:pPrChange w:id="171" w:author="Mike Black" w:date="2022-12-30T18:18:00Z">
          <w:pPr/>
        </w:pPrChange>
      </w:pPr>
      <w:moveToRangeStart w:id="172" w:author="Mike Black" w:date="2022-12-30T13:32:00Z" w:name="move123299592"/>
      <w:moveTo w:id="173" w:author="Mike Black" w:date="2022-12-30T13:32:00Z">
        <w:r w:rsidRPr="003E3089">
          <w:t xml:space="preserve">Both integrated </w:t>
        </w:r>
      </w:moveTo>
      <w:ins w:id="174" w:author="Molloi, Sabee" w:date="2022-12-31T14:56:00Z">
        <w:r w:rsidR="00787B9D">
          <w:t xml:space="preserve">intensity </w:t>
        </w:r>
      </w:ins>
      <w:moveTo w:id="175" w:author="Mike Black" w:date="2022-12-30T13:32:00Z">
        <w:r w:rsidRPr="003E3089">
          <w:t>calcium mass</w:t>
        </w:r>
        <w:r>
          <w:t xml:space="preserve"> </w:t>
        </w:r>
        <w:r w:rsidRPr="003E3089">
          <w:t xml:space="preserve">and volume fraction calcium mass yielded lower root mean squared error (RMSE) and deviation (RMSD) values than </w:t>
        </w:r>
        <w:proofErr w:type="spellStart"/>
        <w:r w:rsidRPr="003E3089">
          <w:t>Agatston</w:t>
        </w:r>
        <w:proofErr w:type="spellEnd"/>
        <w:r w:rsidRPr="003E3089">
          <w:t xml:space="preserve"> scoring in all </w:t>
        </w:r>
        <w:del w:id="176" w:author="Molloi, Sabee" w:date="2022-12-31T14:36:00Z">
          <w:r w:rsidRPr="003E3089" w:rsidDel="00DD5129">
            <w:delText>accuracy</w:delText>
          </w:r>
        </w:del>
      </w:moveTo>
      <w:ins w:id="177" w:author="Mike Black" w:date="2022-12-30T15:19:00Z">
        <w:del w:id="178" w:author="Molloi, Sabee" w:date="2022-12-31T14:36:00Z">
          <w:r w:rsidR="00FB4115" w:rsidDel="00DD5129">
            <w:delText xml:space="preserve">, </w:delText>
          </w:r>
        </w:del>
      </w:ins>
      <w:moveTo w:id="179" w:author="Mike Black" w:date="2022-12-30T13:32:00Z">
        <w:del w:id="180" w:author="Molloi, Sabee" w:date="2022-12-31T14:36:00Z">
          <w:r w:rsidRPr="003E3089" w:rsidDel="00DD5129">
            <w:delText xml:space="preserve"> </w:delText>
          </w:r>
        </w:del>
      </w:moveTo>
      <w:ins w:id="181" w:author="Mike Black" w:date="2022-12-30T13:43:00Z">
        <w:del w:id="182" w:author="Molloi, Sabee" w:date="2022-12-31T14:36:00Z">
          <w:r w:rsidR="00C607F5" w:rsidDel="00DD5129">
            <w:delText>reproducibility</w:delText>
          </w:r>
        </w:del>
      </w:ins>
      <w:ins w:id="183" w:author="Mike Black" w:date="2022-12-30T15:19:00Z">
        <w:del w:id="184" w:author="Molloi, Sabee" w:date="2022-12-31T14:36:00Z">
          <w:r w:rsidR="00FB4115" w:rsidDel="00DD5129">
            <w:delText xml:space="preserve">, and </w:delText>
          </w:r>
        </w:del>
      </w:ins>
      <w:ins w:id="185" w:author="Mike Black" w:date="2022-12-30T15:20:00Z">
        <w:del w:id="186" w:author="Molloi, Sabee" w:date="2022-12-31T14:36:00Z">
          <w:r w:rsidR="006246D7" w:rsidDel="00DD5129">
            <w:delText>sensitivity</w:delText>
          </w:r>
        </w:del>
      </w:ins>
      <w:ins w:id="187" w:author="Mike Black" w:date="2022-12-30T13:43:00Z">
        <w:del w:id="188" w:author="Molloi, Sabee" w:date="2022-12-31T14:36:00Z">
          <w:r w:rsidR="00C607F5" w:rsidDel="00DD5129">
            <w:delText xml:space="preserve"> </w:delText>
          </w:r>
        </w:del>
      </w:ins>
      <w:moveTo w:id="189" w:author="Mike Black" w:date="2022-12-30T13:32:00Z">
        <w:del w:id="190" w:author="Molloi, Sabee" w:date="2022-12-31T14:36:00Z">
          <w:r w:rsidRPr="003E3089" w:rsidDel="00DD5129">
            <w:delText>comparisons</w:delText>
          </w:r>
        </w:del>
      </w:moveTo>
      <w:ins w:id="191" w:author="Mike Black" w:date="2022-12-30T16:14:00Z">
        <w:del w:id="192" w:author="Molloi, Sabee" w:date="2022-12-31T14:36:00Z">
          <w:r w:rsidR="00602EDD" w:rsidDel="00DD5129">
            <w:delText xml:space="preserve"> for</w:delText>
          </w:r>
        </w:del>
      </w:ins>
      <w:ins w:id="193" w:author="Molloi, Sabee" w:date="2022-12-31T14:36:00Z">
        <w:r w:rsidR="00DD5129">
          <w:t>the measurements</w:t>
        </w:r>
        <w:r w:rsidR="006D37E3">
          <w:t xml:space="preserve"> in</w:t>
        </w:r>
      </w:ins>
      <w:ins w:id="194" w:author="Mike Black" w:date="2022-12-30T16:14:00Z">
        <w:r w:rsidR="00602EDD">
          <w:t xml:space="preserve"> the simulated phantoms</w:t>
        </w:r>
      </w:ins>
      <w:moveTo w:id="195" w:author="Mike Black" w:date="2022-12-30T13:32:00Z">
        <w:del w:id="196" w:author="Mike Black" w:date="2022-12-30T13:43:00Z">
          <w:r w:rsidRPr="003E3089" w:rsidDel="00C607F5">
            <w:delText>. Integrated</w:delText>
          </w:r>
          <w:r w:rsidDel="00C607F5">
            <w:delText xml:space="preserve"> </w:delText>
          </w:r>
          <w:r w:rsidRPr="003E3089" w:rsidDel="00C607F5">
            <w:delText>calcium mass and volume fraction calcium mass also yielded lower RMSE and RMSD values than Agatston or spatially weighted calcium scoring in every reproducibility comparison</w:delText>
          </w:r>
        </w:del>
        <w:r w:rsidRPr="003E3089">
          <w:t>.</w:t>
        </w:r>
      </w:moveTo>
      <w:ins w:id="197" w:author="Mike Black" w:date="2022-12-30T16:15:00Z">
        <w:r w:rsidR="00602EDD">
          <w:t xml:space="preserve"> </w:t>
        </w:r>
      </w:ins>
      <w:ins w:id="198" w:author="Mike Black" w:date="2022-12-30T16:16:00Z">
        <w:r w:rsidR="00602EDD">
          <w:t xml:space="preserve">Specifically, </w:t>
        </w:r>
      </w:ins>
      <w:moveTo w:id="199" w:author="Mike Black" w:date="2022-12-30T13:32:00Z">
        <w:del w:id="200" w:author="Mike Black" w:date="2022-12-30T16:15:00Z">
          <w:r w:rsidRPr="003E3089" w:rsidDel="00602EDD">
            <w:delText xml:space="preserve"> </w:delText>
          </w:r>
        </w:del>
      </w:moveTo>
      <w:ins w:id="201" w:author="Mike Black" w:date="2022-12-30T16:16:00Z">
        <w:r w:rsidR="00602EDD">
          <w:t>i</w:t>
        </w:r>
      </w:ins>
      <w:ins w:id="202" w:author="Mike Black" w:date="2022-12-30T16:14:00Z">
        <w:r w:rsidR="00602EDD">
          <w:t xml:space="preserve">ntegrated calcium mass (RMSE: </w:t>
        </w:r>
        <w:r w:rsidR="00602EDD" w:rsidRPr="003E3089">
          <w:t>0.</w:t>
        </w:r>
        <w:del w:id="203" w:author="Molloi, Sabee" w:date="2022-12-31T14:09:00Z">
          <w:r w:rsidR="00602EDD" w:rsidRPr="003E3089" w:rsidDel="00856A13">
            <w:delText>495</w:delText>
          </w:r>
        </w:del>
      </w:ins>
      <w:ins w:id="204" w:author="Molloi, Sabee" w:date="2022-12-31T14:09:00Z">
        <w:r w:rsidR="00856A13">
          <w:t>50</w:t>
        </w:r>
      </w:ins>
      <w:ins w:id="205" w:author="Mike Black" w:date="2022-12-30T16:14:00Z">
        <w:r w:rsidR="00602EDD">
          <w:t xml:space="preserve"> </w:t>
        </w:r>
        <w:r w:rsidR="00602EDD" w:rsidRPr="003E3089">
          <w:t>mg</w:t>
        </w:r>
        <w:r w:rsidR="00602EDD">
          <w:t xml:space="preserve">, RMSD: </w:t>
        </w:r>
        <w:r w:rsidR="00602EDD" w:rsidRPr="003E3089">
          <w:t>0.49</w:t>
        </w:r>
        <w:del w:id="206" w:author="Molloi, Sabee" w:date="2022-12-31T14:07:00Z">
          <w:r w:rsidR="00602EDD" w:rsidRPr="003E3089" w:rsidDel="00766A5B">
            <w:delText>4</w:delText>
          </w:r>
        </w:del>
        <w:r w:rsidR="00602EDD" w:rsidRPr="003E3089">
          <w:t xml:space="preserve"> mg</w:t>
        </w:r>
        <w:r w:rsidR="00602EDD">
          <w:t>)</w:t>
        </w:r>
      </w:ins>
      <w:ins w:id="207" w:author="Mike Black" w:date="2022-12-30T16:53:00Z">
        <w:r w:rsidR="002552AE">
          <w:t xml:space="preserve"> and </w:t>
        </w:r>
      </w:ins>
      <w:ins w:id="208" w:author="Mike Black" w:date="2022-12-30T16:15:00Z">
        <w:r w:rsidR="00602EDD">
          <w:t xml:space="preserve">volume fraction calcium mass (RMSE: </w:t>
        </w:r>
        <w:r w:rsidR="00602EDD" w:rsidRPr="003E3089">
          <w:t>0.5</w:t>
        </w:r>
        <w:del w:id="209" w:author="Molloi, Sabee" w:date="2022-12-31T14:07:00Z">
          <w:r w:rsidR="00602EDD" w:rsidRPr="003E3089" w:rsidDel="0077217E">
            <w:delText>85</w:delText>
          </w:r>
        </w:del>
      </w:ins>
      <w:ins w:id="210" w:author="Molloi, Sabee" w:date="2022-12-31T14:07:00Z">
        <w:r w:rsidR="0077217E">
          <w:t>9</w:t>
        </w:r>
      </w:ins>
      <w:ins w:id="211" w:author="Mike Black" w:date="2022-12-30T16:15:00Z">
        <w:r w:rsidR="00602EDD" w:rsidRPr="003E3089">
          <w:t xml:space="preserve"> mg</w:t>
        </w:r>
        <w:r w:rsidR="00602EDD">
          <w:t xml:space="preserve">, RMSD: </w:t>
        </w:r>
        <w:r w:rsidR="00602EDD" w:rsidRPr="003E3089">
          <w:t>0.5</w:t>
        </w:r>
        <w:del w:id="212" w:author="Molloi, Sabee" w:date="2022-12-31T14:07:00Z">
          <w:r w:rsidR="00602EDD" w:rsidRPr="003E3089" w:rsidDel="0077217E">
            <w:delText>75</w:delText>
          </w:r>
        </w:del>
      </w:ins>
      <w:ins w:id="213" w:author="Molloi, Sabee" w:date="2022-12-31T14:07:00Z">
        <w:r w:rsidR="0077217E">
          <w:t>8</w:t>
        </w:r>
      </w:ins>
      <w:ins w:id="214" w:author="Mike Black" w:date="2022-12-30T16:15:00Z">
        <w:r w:rsidR="00602EDD" w:rsidRPr="003E3089">
          <w:t xml:space="preserve"> mg</w:t>
        </w:r>
        <w:r w:rsidR="00602EDD">
          <w:t>) w</w:t>
        </w:r>
        <w:del w:id="215" w:author="Molloi, Sabee" w:date="2022-12-31T14:37:00Z">
          <w:r w:rsidR="00602EDD" w:rsidDel="001C65D0">
            <w:delText>as</w:delText>
          </w:r>
        </w:del>
      </w:ins>
      <w:ins w:id="216" w:author="Molloi, Sabee" w:date="2022-12-31T14:37:00Z">
        <w:r w:rsidR="001C65D0">
          <w:t>ere</w:t>
        </w:r>
      </w:ins>
      <w:ins w:id="217" w:author="Mike Black" w:date="2022-12-30T16:15:00Z">
        <w:r w:rsidR="00602EDD">
          <w:t xml:space="preserve"> more accurate for the low-density </w:t>
        </w:r>
      </w:ins>
      <w:ins w:id="218" w:author="Mike Black" w:date="2022-12-30T16:16:00Z">
        <w:r w:rsidR="00602EDD">
          <w:t xml:space="preserve">calcium measurements than </w:t>
        </w:r>
        <w:proofErr w:type="spellStart"/>
        <w:r w:rsidR="00602EDD">
          <w:t>Agatston</w:t>
        </w:r>
        <w:proofErr w:type="spellEnd"/>
        <w:r w:rsidR="00602EDD">
          <w:t xml:space="preserve"> scoring (RMSE:</w:t>
        </w:r>
        <w:r w:rsidR="00602EDD" w:rsidRPr="00602EDD">
          <w:t xml:space="preserve"> </w:t>
        </w:r>
        <w:r w:rsidR="00602EDD" w:rsidRPr="003E3089">
          <w:t>3.5</w:t>
        </w:r>
        <w:del w:id="219" w:author="Molloi, Sabee" w:date="2022-12-31T14:07:00Z">
          <w:r w:rsidR="00602EDD" w:rsidRPr="003E3089" w:rsidDel="0077217E">
            <w:delText>09</w:delText>
          </w:r>
        </w:del>
        <w:r w:rsidR="00602EDD" w:rsidRPr="003E3089">
          <w:t xml:space="preserve"> mg</w:t>
        </w:r>
        <w:r w:rsidR="00602EDD">
          <w:t xml:space="preserve">, RMSD: </w:t>
        </w:r>
        <w:r w:rsidR="00602EDD" w:rsidRPr="003E3089">
          <w:t>2.2</w:t>
        </w:r>
        <w:del w:id="220" w:author="Molloi, Sabee" w:date="2022-12-31T14:07:00Z">
          <w:r w:rsidR="00602EDD" w:rsidRPr="003E3089" w:rsidDel="007677DA">
            <w:delText>40</w:delText>
          </w:r>
        </w:del>
        <w:r w:rsidR="00602EDD" w:rsidRPr="003E3089">
          <w:t xml:space="preserve"> mg</w:t>
        </w:r>
        <w:r w:rsidR="00602EDD">
          <w:t xml:space="preserve">). </w:t>
        </w:r>
      </w:ins>
      <w:ins w:id="221" w:author="Mike Black" w:date="2022-12-30T16:54:00Z">
        <w:r w:rsidR="002552AE">
          <w:t xml:space="preserve">Similarly, integrated calcium mass </w:t>
        </w:r>
      </w:ins>
      <w:ins w:id="222" w:author="Mike Black" w:date="2022-12-30T16:55:00Z">
        <w:r w:rsidR="002552AE">
          <w:t>(11.1</w:t>
        </w:r>
        <w:del w:id="223" w:author="Molloi, Sabee" w:date="2022-12-31T14:07:00Z">
          <w:r w:rsidR="002552AE" w:rsidDel="007677DA">
            <w:delText>11</w:delText>
          </w:r>
        </w:del>
        <w:r w:rsidR="002552AE">
          <w:t xml:space="preserve">%) </w:t>
        </w:r>
      </w:ins>
      <w:ins w:id="224" w:author="Mike Black" w:date="2022-12-30T16:54:00Z">
        <w:r w:rsidR="002552AE">
          <w:t xml:space="preserve">and </w:t>
        </w:r>
      </w:ins>
      <w:ins w:id="225" w:author="Mike Black" w:date="2022-12-30T16:55:00Z">
        <w:r w:rsidR="002552AE">
          <w:t>volume fraction calcium mass (11.1</w:t>
        </w:r>
        <w:del w:id="226" w:author="Molloi, Sabee" w:date="2022-12-31T14:06:00Z">
          <w:r w:rsidR="002552AE" w:rsidDel="007677DA">
            <w:delText>11</w:delText>
          </w:r>
        </w:del>
        <w:r w:rsidR="002552AE">
          <w:t xml:space="preserve">%) had </w:t>
        </w:r>
      </w:ins>
      <w:ins w:id="227" w:author="Mike Black" w:date="2022-12-30T16:54:00Z">
        <w:r w:rsidR="002552AE">
          <w:t>fewer false-</w:t>
        </w:r>
      </w:ins>
      <w:ins w:id="228" w:author="Mike Black" w:date="2022-12-30T16:55:00Z">
        <w:r w:rsidR="002552AE">
          <w:t xml:space="preserve">negative (CAC=0) </w:t>
        </w:r>
        <w:del w:id="229" w:author="Molloi, Sabee" w:date="2022-12-31T14:38:00Z">
          <w:r w:rsidR="002552AE" w:rsidDel="00AD736A">
            <w:delText>scores</w:delText>
          </w:r>
        </w:del>
      </w:ins>
      <w:ins w:id="230" w:author="Molloi, Sabee" w:date="2022-12-31T14:38:00Z">
        <w:r w:rsidR="00AD736A">
          <w:t>measu</w:t>
        </w:r>
      </w:ins>
      <w:ins w:id="231" w:author="Molloi, Sabee" w:date="2022-12-31T14:39:00Z">
        <w:r w:rsidR="00AD736A">
          <w:t>rements</w:t>
        </w:r>
      </w:ins>
      <w:ins w:id="232" w:author="Mike Black" w:date="2022-12-30T16:55:00Z">
        <w:r w:rsidR="002552AE">
          <w:t xml:space="preserve"> than </w:t>
        </w:r>
        <w:proofErr w:type="spellStart"/>
        <w:r w:rsidR="002552AE">
          <w:t>Agatston</w:t>
        </w:r>
        <w:proofErr w:type="spellEnd"/>
        <w:r w:rsidR="002552AE">
          <w:t xml:space="preserve"> scoring (</w:t>
        </w:r>
      </w:ins>
      <w:ins w:id="233" w:author="Mike Black" w:date="2022-12-30T16:56:00Z">
        <w:r w:rsidR="002552AE">
          <w:t>38.</w:t>
        </w:r>
        <w:del w:id="234" w:author="Molloi, Sabee" w:date="2022-12-31T14:06:00Z">
          <w:r w:rsidR="002552AE" w:rsidDel="009F1238">
            <w:delText>88</w:delText>
          </w:r>
        </w:del>
        <w:r w:rsidR="002552AE">
          <w:t>9%).</w:t>
        </w:r>
      </w:ins>
      <w:moveTo w:id="235" w:author="Mike Black" w:date="2022-12-30T13:32:00Z">
        <w:del w:id="236" w:author="Mike Black" w:date="2022-12-30T16:56:00Z">
          <w:r w:rsidRPr="003E3089" w:rsidDel="002552AE">
            <w:delText xml:space="preserve">Specifically, the RMSE and RMSD of the low-density calcifications for the integrated calcium mass technique vs. known calcium mass were 0.495mg and 0.494 mg, respectively. The RMSE and RMSD values for the volume fraction calcium mass technique were 0.585 mg and 0.575 mg, respectively. </w:delText>
          </w:r>
        </w:del>
        <w:del w:id="237" w:author="Mike Black" w:date="2022-12-30T14:30:00Z">
          <w:r w:rsidRPr="003E3089" w:rsidDel="00644704">
            <w:delText xml:space="preserve">Compared to </w:delText>
          </w:r>
        </w:del>
        <w:del w:id="238" w:author="Mike Black" w:date="2022-12-30T16:56:00Z">
          <w:r w:rsidRPr="003E3089" w:rsidDel="002552AE">
            <w:delText>Agatston scoring</w:delText>
          </w:r>
        </w:del>
        <w:del w:id="239" w:author="Mike Black" w:date="2022-12-30T14:30:00Z">
          <w:r w:rsidRPr="003E3089" w:rsidDel="00644704">
            <w:delText xml:space="preserve">, which produced </w:delText>
          </w:r>
        </w:del>
        <w:del w:id="240" w:author="Mike Black" w:date="2022-12-30T16:56:00Z">
          <w:r w:rsidRPr="003E3089" w:rsidDel="002552AE">
            <w:delText>RMSE and RMSD values of 3.509 mg and 2.240 mg, respectively. Reproducibility across all patient sizes, calcium densities, and tube voltages</w:delText>
          </w:r>
        </w:del>
        <w:del w:id="241" w:author="Mike Black" w:date="2022-12-30T14:31:00Z">
          <w:r w:rsidRPr="003E3089" w:rsidDel="00644704">
            <w:delText>,</w:delText>
          </w:r>
        </w:del>
        <w:del w:id="242" w:author="Mike Black" w:date="2022-12-30T16:56:00Z">
          <w:r w:rsidRPr="003E3089" w:rsidDel="002552AE">
            <w:delText xml:space="preserve"> integrated calcium mass</w:delText>
          </w:r>
        </w:del>
        <w:del w:id="243" w:author="Mike Black" w:date="2022-12-30T14:31:00Z">
          <w:r w:rsidRPr="003E3089" w:rsidDel="00644704">
            <w:delText xml:space="preserve"> produced RMSE and RMSD values of 0.708 mg and 0.692 mg</w:delText>
          </w:r>
        </w:del>
        <w:del w:id="244" w:author="Mike Black" w:date="2022-12-30T14:32:00Z">
          <w:r w:rsidRPr="003E3089" w:rsidDel="00644704">
            <w:delText>, respectively</w:delText>
          </w:r>
        </w:del>
        <w:del w:id="245" w:author="Mike Black" w:date="2022-12-30T16:56:00Z">
          <w:r w:rsidRPr="003E3089" w:rsidDel="002552AE">
            <w:delText xml:space="preserve">. Volume fraction calcium mass produced RMSE and RMSD values of 0.783 mg and 0.776 mg, respectively. Spatially weighted calcium scoring </w:delText>
          </w:r>
          <w:r w:rsidDel="002552AE">
            <w:delText>yielded</w:delText>
          </w:r>
          <w:r w:rsidRPr="003E3089" w:rsidDel="002552AE">
            <w:delText xml:space="preserve"> RMSE and RMSD values of 4.722 mg and 4.714 mg, respectively. Agatston scoring </w:delText>
          </w:r>
          <w:r w:rsidDel="002552AE">
            <w:delText>yielded</w:delText>
          </w:r>
          <w:r w:rsidRPr="003E3089" w:rsidDel="002552AE">
            <w:delText xml:space="preserve"> RMSE and RMSD values of 0.982 mg and 0.980 mg, respectively. The percentage of false-negative (CAC=0) scores produced by integrated calcium mass, volume fraction calcium mass, spatially weighted calcium scoring, and Agatston scoring were 11.111%, 11.111%, 42.593%, and 38.889%, respectively. The percentage of false-positive (CAC&gt;0) scores produced by integrated calcium mass, volume fraction calcium mass, spatially weighted calcium scoring, and Agatston scoring were 11.111%, 11.111%, 16.667, and 0.0%, respectively.</w:delText>
          </w:r>
        </w:del>
      </w:moveTo>
    </w:p>
    <w:p w14:paraId="7E35FD82" w14:textId="77777777" w:rsidR="00036E8B" w:rsidRDefault="00036E8B" w:rsidP="00A560FF">
      <w:pPr>
        <w:spacing w:line="480" w:lineRule="auto"/>
        <w:rPr>
          <w:ins w:id="246" w:author="Mike Black" w:date="2022-12-30T16:03:00Z"/>
          <w:moveTo w:id="247" w:author="Mike Black" w:date="2022-12-30T13:32:00Z"/>
        </w:rPr>
      </w:pPr>
    </w:p>
    <w:moveToRangeEnd w:id="172"/>
    <w:p w14:paraId="65627174" w14:textId="5FC4E621" w:rsidR="00636378" w:rsidRPr="00036E8B" w:rsidDel="00636378" w:rsidRDefault="00636378">
      <w:pPr>
        <w:spacing w:line="480" w:lineRule="auto"/>
        <w:rPr>
          <w:del w:id="248" w:author="Mike Black" w:date="2022-12-30T13:32:00Z"/>
        </w:rPr>
        <w:pPrChange w:id="249" w:author="Mike Black" w:date="2022-12-30T18:18:00Z">
          <w:pPr>
            <w:pStyle w:val="Heading1"/>
            <w:spacing w:line="480" w:lineRule="auto"/>
          </w:pPr>
        </w:pPrChange>
      </w:pPr>
    </w:p>
    <w:p w14:paraId="0AC24183" w14:textId="79A4924F" w:rsidR="00097141" w:rsidRPr="003E3089" w:rsidDel="00636378" w:rsidRDefault="00097141">
      <w:pPr>
        <w:spacing w:line="480" w:lineRule="auto"/>
        <w:rPr>
          <w:moveFrom w:id="250" w:author="Mike Black" w:date="2022-12-30T13:30:00Z"/>
          <w:rFonts w:cstheme="minorHAnsi"/>
        </w:rPr>
      </w:pPr>
      <w:moveFromRangeStart w:id="251" w:author="Mike Black" w:date="2022-12-30T13:30:00Z" w:name="move123299465"/>
      <w:moveFrom w:id="252" w:author="Mike Black" w:date="2022-12-30T13:30:00Z">
        <w:r w:rsidRPr="003E3089" w:rsidDel="00636378">
          <w:rPr>
            <w:rFonts w:cstheme="minorHAnsi"/>
          </w:rPr>
          <w:t>Agatston scoring is limited by factors such as arbitrary thresholding and does not include all the</w:t>
        </w:r>
        <w:r w:rsidR="006A01B9" w:rsidRPr="003E3089" w:rsidDel="00636378">
          <w:rPr>
            <w:rFonts w:cstheme="minorHAnsi"/>
          </w:rPr>
          <w:t xml:space="preserve"> </w:t>
        </w:r>
        <w:r w:rsidRPr="003E3089" w:rsidDel="00636378">
          <w:rPr>
            <w:rFonts w:cstheme="minorHAnsi"/>
          </w:rPr>
          <w:t>calcium information in computed tomography scans. Agatston scoring’s limitations lead to problems</w:t>
        </w:r>
        <w:r w:rsidR="006A01B9" w:rsidRPr="003E3089" w:rsidDel="00636378">
          <w:rPr>
            <w:rFonts w:cstheme="minorHAnsi"/>
          </w:rPr>
          <w:t xml:space="preserve"> </w:t>
        </w:r>
        <w:r w:rsidRPr="003E3089" w:rsidDel="00636378">
          <w:rPr>
            <w:rFonts w:cstheme="minorHAnsi"/>
          </w:rPr>
          <w:t>with reproducibility and accuracy and, therefore, may not correlate well with known calcium mass. A</w:t>
        </w:r>
        <w:r w:rsidR="006A01B9" w:rsidRPr="003E3089" w:rsidDel="00636378">
          <w:rPr>
            <w:rFonts w:cstheme="minorHAnsi"/>
          </w:rPr>
          <w:t xml:space="preserve"> </w:t>
        </w:r>
        <w:r w:rsidRPr="003E3089" w:rsidDel="00636378">
          <w:rPr>
            <w:rFonts w:cstheme="minorHAnsi"/>
          </w:rPr>
          <w:t>scoring technique that removes the need for thresholding and quantifies calcium mass more</w:t>
        </w:r>
        <w:r w:rsidR="008A56DC" w:rsidDel="00636378">
          <w:rPr>
            <w:rFonts w:cstheme="minorHAnsi"/>
          </w:rPr>
          <w:t xml:space="preserve"> </w:t>
        </w:r>
        <w:r w:rsidRPr="003E3089" w:rsidDel="00636378">
          <w:rPr>
            <w:rFonts w:cstheme="minorHAnsi"/>
          </w:rPr>
          <w:t>accurately and reproducibly is needed.</w:t>
        </w:r>
      </w:moveFrom>
    </w:p>
    <w:moveFromRangeEnd w:id="251"/>
    <w:p w14:paraId="26CE2F5F" w14:textId="77777777" w:rsidR="00097141" w:rsidRPr="003E3089" w:rsidRDefault="00097141" w:rsidP="00A560FF">
      <w:pPr>
        <w:spacing w:line="480" w:lineRule="auto"/>
      </w:pPr>
    </w:p>
    <w:p w14:paraId="5957E33B" w14:textId="257CF8DD" w:rsidR="00097141" w:rsidRPr="003E3089" w:rsidDel="00636378" w:rsidRDefault="00636378">
      <w:pPr>
        <w:spacing w:line="480" w:lineRule="auto"/>
        <w:rPr>
          <w:del w:id="253" w:author="Mike Black" w:date="2022-12-30T13:32:00Z"/>
          <w:moveFrom w:id="254" w:author="Mike Black" w:date="2022-12-30T13:31:00Z"/>
          <w:rFonts w:cstheme="minorHAnsi"/>
        </w:rPr>
      </w:pPr>
      <w:moveToRangeStart w:id="255" w:author="Mike Black" w:date="2022-12-30T13:33:00Z" w:name="move123299615"/>
      <w:moveTo w:id="256" w:author="Mike Black" w:date="2022-12-30T13:33:00Z">
        <w:del w:id="257" w:author="Mike Black" w:date="2022-12-30T14:34:00Z">
          <w:r w:rsidRPr="003E3089" w:rsidDel="00565FBC">
            <w:rPr>
              <w:rFonts w:cstheme="minorHAnsi"/>
            </w:rPr>
            <w:lastRenderedPageBreak/>
            <w:delText xml:space="preserve">This study shows that both the integrated calcium mass and volume fraction calcium mass techniques improve </w:delText>
          </w:r>
          <w:r w:rsidDel="00565FBC">
            <w:rPr>
              <w:rFonts w:cstheme="minorHAnsi"/>
            </w:rPr>
            <w:delText xml:space="preserve">the </w:delText>
          </w:r>
          <w:r w:rsidRPr="003E3089" w:rsidDel="00565FBC">
            <w:rPr>
              <w:rFonts w:cstheme="minorHAnsi"/>
            </w:rPr>
            <w:delText xml:space="preserve">sensitivity, accuracy, and reproducibility of calcium mass measurement as </w:delText>
          </w:r>
        </w:del>
      </w:moveTo>
      <w:ins w:id="258" w:author="Mike Black" w:date="2022-12-30T17:46:00Z">
        <w:r w:rsidR="00B63A68">
          <w:rPr>
            <w:rFonts w:cstheme="minorHAnsi"/>
          </w:rPr>
          <w:t xml:space="preserve">The integrated calcium mass and volume fraction calcium mass techniques </w:t>
        </w:r>
      </w:ins>
      <w:moveTo w:id="259" w:author="Mike Black" w:date="2022-12-30T13:33:00Z">
        <w:del w:id="260" w:author="Mike Black" w:date="2022-12-30T17:46:00Z">
          <w:r w:rsidRPr="003E3089" w:rsidDel="00B63A68">
            <w:rPr>
              <w:rFonts w:cstheme="minorHAnsi"/>
            </w:rPr>
            <w:delText xml:space="preserve">compared to traditional Agatston scoring. This improvement in calcium scoring </w:delText>
          </w:r>
        </w:del>
        <w:r w:rsidRPr="003E3089">
          <w:rPr>
            <w:rFonts w:cstheme="minorHAnsi"/>
          </w:rPr>
          <w:t xml:space="preserve">can potentially improve risk stratification for patients undergoing calcium scoring and further improve </w:t>
        </w:r>
        <w:del w:id="261" w:author="Molloi, Sabee" w:date="2022-12-31T14:05:00Z">
          <w:r w:rsidRPr="003E3089" w:rsidDel="00D90FC4">
            <w:rPr>
              <w:rFonts w:cstheme="minorHAnsi"/>
            </w:rPr>
            <w:delText>outcomes</w:delText>
          </w:r>
        </w:del>
      </w:moveTo>
      <w:ins w:id="262" w:author="Molloi, Sabee" w:date="2022-12-31T14:05:00Z">
        <w:r w:rsidR="00D90FC4">
          <w:rPr>
            <w:rFonts w:cstheme="minorHAnsi"/>
          </w:rPr>
          <w:t>risk asse</w:t>
        </w:r>
        <w:r w:rsidR="009F1238">
          <w:rPr>
            <w:rFonts w:cstheme="minorHAnsi"/>
          </w:rPr>
          <w:t>ss</w:t>
        </w:r>
      </w:ins>
      <w:ins w:id="263" w:author="Molloi, Sabee" w:date="2022-12-31T14:06:00Z">
        <w:r w:rsidR="009F1238">
          <w:rPr>
            <w:rFonts w:cstheme="minorHAnsi"/>
          </w:rPr>
          <w:t>ment</w:t>
        </w:r>
      </w:ins>
      <w:moveTo w:id="264" w:author="Mike Black" w:date="2022-12-30T13:33:00Z">
        <w:r w:rsidRPr="003E3089">
          <w:rPr>
            <w:rFonts w:cstheme="minorHAnsi"/>
          </w:rPr>
          <w:t xml:space="preserve"> compared to </w:t>
        </w:r>
        <w:proofErr w:type="spellStart"/>
        <w:r w:rsidRPr="003E3089">
          <w:rPr>
            <w:rFonts w:cstheme="minorHAnsi"/>
          </w:rPr>
          <w:t>Agatston</w:t>
        </w:r>
        <w:proofErr w:type="spellEnd"/>
        <w:r w:rsidRPr="003E3089">
          <w:rPr>
            <w:rFonts w:cstheme="minorHAnsi"/>
          </w:rPr>
          <w:t xml:space="preserve"> scoring.</w:t>
        </w:r>
      </w:moveTo>
      <w:moveFromRangeStart w:id="265" w:author="Mike Black" w:date="2022-12-30T13:31:00Z" w:name="move123299479"/>
      <w:moveToRangeEnd w:id="255"/>
      <w:moveFrom w:id="266" w:author="Mike Black" w:date="2022-12-30T13:31:00Z">
        <w:r w:rsidR="00097141" w:rsidRPr="003E3089" w:rsidDel="00636378">
          <w:rPr>
            <w:rFonts w:cstheme="minorHAnsi"/>
          </w:rPr>
          <w:t>This study adapted two techniques to create two novel calcium scoring approaches that include all the</w:t>
        </w:r>
        <w:r w:rsidR="006A01B9" w:rsidRPr="003E3089" w:rsidDel="00636378">
          <w:rPr>
            <w:rFonts w:cstheme="minorHAnsi"/>
          </w:rPr>
          <w:t xml:space="preserve"> </w:t>
        </w:r>
        <w:r w:rsidR="00097141" w:rsidRPr="003E3089" w:rsidDel="00636378">
          <w:rPr>
            <w:rFonts w:cstheme="minorHAnsi"/>
          </w:rPr>
          <w:t xml:space="preserve">calcium information within an image. The integrated Hounsfield technique was adjusted for </w:t>
        </w:r>
        <w:r w:rsidR="006A01B9" w:rsidRPr="003E3089" w:rsidDel="00636378">
          <w:rPr>
            <w:rFonts w:cstheme="minorHAnsi"/>
          </w:rPr>
          <w:t>calcium mass</w:t>
        </w:r>
        <w:r w:rsidR="00097141" w:rsidRPr="003E3089" w:rsidDel="00636378">
          <w:rPr>
            <w:rFonts w:cstheme="minorHAnsi"/>
          </w:rPr>
          <w:t xml:space="preserve"> quantification and the volume fraction technique. Integrated calcium mass and volume fraction</w:t>
        </w:r>
        <w:r w:rsidR="006A01B9" w:rsidRPr="003E3089" w:rsidDel="00636378">
          <w:rPr>
            <w:rFonts w:cstheme="minorHAnsi"/>
          </w:rPr>
          <w:t xml:space="preserve"> </w:t>
        </w:r>
        <w:r w:rsidR="00097141" w:rsidRPr="003E3089" w:rsidDel="00636378">
          <w:rPr>
            <w:rFonts w:cstheme="minorHAnsi"/>
          </w:rPr>
          <w:t>calcium mass were calculated and compared to known calcium mass, along with Agatston scoring and</w:t>
        </w:r>
        <w:r w:rsidR="006A01B9" w:rsidRPr="003E3089" w:rsidDel="00636378">
          <w:rPr>
            <w:rFonts w:cstheme="minorHAnsi"/>
          </w:rPr>
          <w:t xml:space="preserve"> </w:t>
        </w:r>
        <w:r w:rsidR="00097141" w:rsidRPr="003E3089" w:rsidDel="00636378">
          <w:rPr>
            <w:rFonts w:cstheme="minorHAnsi"/>
          </w:rPr>
          <w:t>spatially weighted calcium scoring on simulated CT scans across different patient sizes, energies, and</w:t>
        </w:r>
        <w:r w:rsidR="006A01B9" w:rsidRPr="003E3089" w:rsidDel="00636378">
          <w:rPr>
            <w:rFonts w:cstheme="minorHAnsi"/>
          </w:rPr>
          <w:t xml:space="preserve"> </w:t>
        </w:r>
        <w:r w:rsidR="00097141" w:rsidRPr="003E3089" w:rsidDel="00636378">
          <w:rPr>
            <w:rFonts w:cstheme="minorHAnsi"/>
          </w:rPr>
          <w:t>motion levels</w:t>
        </w:r>
        <w:del w:id="267" w:author="Mike Black" w:date="2022-12-30T13:32:00Z">
          <w:r w:rsidR="00097141" w:rsidRPr="003E3089" w:rsidDel="00636378">
            <w:rPr>
              <w:rFonts w:cstheme="minorHAnsi"/>
            </w:rPr>
            <w:delText>.</w:delText>
          </w:r>
        </w:del>
      </w:moveFrom>
    </w:p>
    <w:moveFromRangeEnd w:id="265"/>
    <w:p w14:paraId="3AC573A0" w14:textId="77777777" w:rsidR="00097141" w:rsidRPr="003E3089" w:rsidDel="00636378" w:rsidRDefault="00097141">
      <w:pPr>
        <w:spacing w:line="480" w:lineRule="auto"/>
        <w:rPr>
          <w:del w:id="268" w:author="Mike Black" w:date="2022-12-30T13:32:00Z"/>
          <w:rFonts w:cstheme="minorHAnsi"/>
        </w:rPr>
      </w:pPr>
    </w:p>
    <w:p w14:paraId="1BB52175" w14:textId="6D14B075" w:rsidR="00097141" w:rsidRPr="003E3089" w:rsidDel="00636378" w:rsidRDefault="0058790C">
      <w:pPr>
        <w:spacing w:line="480" w:lineRule="auto"/>
        <w:rPr>
          <w:del w:id="269" w:author="Mike Black" w:date="2022-12-30T13:31:00Z"/>
          <w:rFonts w:cstheme="minorHAnsi"/>
        </w:rPr>
      </w:pPr>
      <w:del w:id="270" w:author="Mike Black" w:date="2022-12-30T13:31:00Z">
        <w:r w:rsidDel="00636378">
          <w:rPr>
            <w:rFonts w:cstheme="minorHAnsi"/>
          </w:rPr>
          <w:delText xml:space="preserve">Based on previously validated software, the simulation was created </w:delText>
        </w:r>
        <w:r w:rsidR="00097141" w:rsidRPr="003E3089" w:rsidDel="00636378">
          <w:rPr>
            <w:rFonts w:cstheme="minorHAnsi"/>
          </w:rPr>
          <w:delText>to match the scanning</w:delText>
        </w:r>
        <w:r w:rsidR="006A01B9" w:rsidRPr="003E3089" w:rsidDel="00636378">
          <w:rPr>
            <w:rFonts w:cstheme="minorHAnsi"/>
          </w:rPr>
          <w:delText xml:space="preserve"> </w:delText>
        </w:r>
        <w:r w:rsidR="00097141" w:rsidRPr="003E3089" w:rsidDel="00636378">
          <w:rPr>
            <w:rFonts w:cstheme="minorHAnsi"/>
          </w:rPr>
          <w:delText>parameters of a 320-slice CT scanner. To simulate different patient sizes, additional fat rings were</w:delText>
        </w:r>
        <w:r w:rsidR="006A01B9" w:rsidRPr="003E3089" w:rsidDel="00636378">
          <w:rPr>
            <w:rFonts w:cstheme="minorHAnsi"/>
          </w:rPr>
          <w:delText xml:space="preserve"> </w:delText>
        </w:r>
        <w:r w:rsidR="00097141" w:rsidRPr="003E3089" w:rsidDel="00636378">
          <w:rPr>
            <w:rFonts w:cstheme="minorHAnsi"/>
          </w:rPr>
          <w:delText>added, which resulted in a small-sized phantom of 30x20cm, a medium-sized phantom of 35x25cm,</w:delText>
        </w:r>
        <w:r w:rsidR="006A01B9" w:rsidRPr="003E3089" w:rsidDel="00636378">
          <w:rPr>
            <w:rFonts w:cstheme="minorHAnsi"/>
          </w:rPr>
          <w:delText xml:space="preserve"> </w:delText>
        </w:r>
        <w:r w:rsidR="00097141" w:rsidRPr="003E3089" w:rsidDel="00636378">
          <w:rPr>
            <w:rFonts w:cstheme="minorHAnsi"/>
          </w:rPr>
          <w:delText>and a large-sized phantom of 40x30cm. Three calcification inserts of different diameters (1, 3, and 5mm) and different hydroxyapatite (HA) densities were placed within the phantom. All calcium scoring</w:delText>
        </w:r>
        <w:r w:rsidR="006A01B9" w:rsidRPr="003E3089" w:rsidDel="00636378">
          <w:rPr>
            <w:rFonts w:cstheme="minorHAnsi"/>
          </w:rPr>
          <w:delText xml:space="preserve"> </w:delText>
        </w:r>
        <w:r w:rsidR="00097141" w:rsidRPr="003E3089" w:rsidDel="00636378">
          <w:rPr>
            <w:rFonts w:cstheme="minorHAnsi"/>
          </w:rPr>
          <w:delText>measurements were repeated across different kVs (80-135 kV), patient sizes (small, medium, large),</w:delText>
        </w:r>
        <w:r w:rsidR="006A01B9" w:rsidRPr="003E3089" w:rsidDel="00636378">
          <w:rPr>
            <w:rFonts w:cstheme="minorHAnsi"/>
          </w:rPr>
          <w:delText xml:space="preserve"> </w:delText>
        </w:r>
        <w:r w:rsidR="00097141" w:rsidRPr="003E3089" w:rsidDel="00636378">
          <w:rPr>
            <w:rFonts w:cstheme="minorHAnsi"/>
          </w:rPr>
          <w:delText xml:space="preserve">calcium insert sizes (1-5 mm), and calcium insert densities (25-800 </w:delText>
        </w:r>
        <w:r w:rsidR="003C3B74" w:rsidRPr="003E3089" w:rsidDel="00636378">
          <w:rPr>
            <w:rFonts w:cstheme="minorHAnsi"/>
          </w:rPr>
          <w:delText>mgHAcm</w:delText>
        </w:r>
        <w:r w:rsidR="003C3B74" w:rsidRPr="00270D55" w:rsidDel="00636378">
          <w:rPr>
            <w:rFonts w:cstheme="minorHAnsi"/>
            <w:vertAlign w:val="superscript"/>
          </w:rPr>
          <w:delText>-3</w:delText>
        </w:r>
        <w:r w:rsidR="00097141" w:rsidRPr="003E3089" w:rsidDel="00636378">
          <w:rPr>
            <w:rFonts w:cstheme="minorHAnsi"/>
          </w:rPr>
          <w:delText>). Physical phantom scans</w:delText>
        </w:r>
        <w:r w:rsidR="006A01B9" w:rsidRPr="003E3089" w:rsidDel="00636378">
          <w:rPr>
            <w:rFonts w:cstheme="minorHAnsi"/>
          </w:rPr>
          <w:delText xml:space="preserve"> </w:delText>
        </w:r>
        <w:r w:rsidR="00097141" w:rsidRPr="003E3089" w:rsidDel="00636378">
          <w:rPr>
            <w:rFonts w:cstheme="minorHAnsi"/>
          </w:rPr>
          <w:delText>acquired by</w:delText>
        </w:r>
      </w:del>
      <w:ins w:id="271" w:author="Molloi, Sabee" w:date="2022-12-28T21:39:00Z">
        <w:del w:id="272" w:author="Mike Black" w:date="2022-12-30T13:31:00Z">
          <w:r w:rsidR="00A32502" w:rsidDel="00636378">
            <w:rPr>
              <w:rFonts w:cstheme="minorHAnsi"/>
            </w:rPr>
            <w:delText>from</w:delText>
          </w:r>
        </w:del>
      </w:ins>
      <w:del w:id="273" w:author="Mike Black" w:date="2022-12-30T13:31:00Z">
        <w:r w:rsidR="00097141" w:rsidRPr="003E3089" w:rsidDel="00636378">
          <w:rPr>
            <w:rFonts w:cstheme="minorHAnsi"/>
          </w:rPr>
          <w:delText xml:space="preserve"> a previous</w:delText>
        </w:r>
      </w:del>
      <w:ins w:id="274" w:author="Molloi, Sabee" w:date="2022-12-28T21:39:00Z">
        <w:del w:id="275" w:author="Mike Black" w:date="2022-12-30T13:31:00Z">
          <w:r w:rsidR="00A32502" w:rsidDel="00636378">
            <w:rPr>
              <w:rFonts w:cstheme="minorHAnsi"/>
            </w:rPr>
            <w:delText>ly reported</w:delText>
          </w:r>
          <w:r w:rsidR="005B3F01" w:rsidDel="00636378">
            <w:rPr>
              <w:rFonts w:cstheme="minorHAnsi"/>
            </w:rPr>
            <w:delText xml:space="preserve"> study</w:delText>
          </w:r>
        </w:del>
      </w:ins>
      <w:del w:id="276" w:author="Mike Black" w:date="2022-12-30T13:31:00Z">
        <w:r w:rsidR="00097141" w:rsidRPr="003E3089" w:rsidDel="00636378">
          <w:rPr>
            <w:rFonts w:cstheme="minorHAnsi"/>
          </w:rPr>
          <w:delText xml:space="preserve"> group were then used to validate the </w:delText>
        </w:r>
        <w:r w:rsidDel="00636378">
          <w:rPr>
            <w:rFonts w:cstheme="minorHAnsi"/>
          </w:rPr>
          <w:delText>simulation study results</w:delText>
        </w:r>
        <w:r w:rsidR="00097141" w:rsidRPr="003E3089" w:rsidDel="00636378">
          <w:rPr>
            <w:rFonts w:cstheme="minorHAnsi"/>
          </w:rPr>
          <w:delText>.</w:delText>
        </w:r>
      </w:del>
    </w:p>
    <w:p w14:paraId="27FDB9F4" w14:textId="77777777" w:rsidR="00097141" w:rsidRPr="003E3089" w:rsidDel="00636378" w:rsidRDefault="00097141">
      <w:pPr>
        <w:spacing w:line="480" w:lineRule="auto"/>
        <w:rPr>
          <w:del w:id="277" w:author="Mike Black" w:date="2022-12-30T13:33:00Z"/>
          <w:rFonts w:cstheme="minorHAnsi"/>
        </w:rPr>
      </w:pPr>
    </w:p>
    <w:p w14:paraId="73B57537" w14:textId="185CB005" w:rsidR="00097141" w:rsidDel="00636378" w:rsidRDefault="00097141">
      <w:pPr>
        <w:spacing w:line="480" w:lineRule="auto"/>
        <w:rPr>
          <w:ins w:id="278" w:author="Molloi, Sabee" w:date="2022-12-29T21:50:00Z"/>
          <w:del w:id="279" w:author="Mike Black" w:date="2022-12-30T13:33:00Z"/>
          <w:moveFrom w:id="280" w:author="Mike Black" w:date="2022-12-30T13:32:00Z"/>
          <w:rFonts w:cstheme="minorHAnsi"/>
        </w:rPr>
      </w:pPr>
      <w:moveFromRangeStart w:id="281" w:author="Mike Black" w:date="2022-12-30T13:32:00Z" w:name="move123299592"/>
      <w:moveFrom w:id="282" w:author="Mike Black" w:date="2022-12-30T13:32:00Z">
        <w:r w:rsidRPr="003E3089" w:rsidDel="00636378">
          <w:rPr>
            <w:rFonts w:cstheme="minorHAnsi"/>
          </w:rPr>
          <w:t xml:space="preserve">Both integrated </w:t>
        </w:r>
        <w:r w:rsidR="00C31347" w:rsidRPr="003E3089" w:rsidDel="00636378">
          <w:rPr>
            <w:rFonts w:cstheme="minorHAnsi"/>
          </w:rPr>
          <w:t>calcium mass</w:t>
        </w:r>
        <w:r w:rsidR="00C31347" w:rsidDel="00636378">
          <w:rPr>
            <w:rFonts w:cstheme="minorHAnsi"/>
          </w:rPr>
          <w:t xml:space="preserve"> </w:t>
        </w:r>
        <w:r w:rsidRPr="003E3089" w:rsidDel="00636378">
          <w:rPr>
            <w:rFonts w:cstheme="minorHAnsi"/>
          </w:rPr>
          <w:t>and volume fraction calcium mass yielded lower root mean squared error (RMSE) and</w:t>
        </w:r>
        <w:r w:rsidR="006A01B9" w:rsidRPr="003E3089" w:rsidDel="00636378">
          <w:rPr>
            <w:rFonts w:cstheme="minorHAnsi"/>
          </w:rPr>
          <w:t xml:space="preserve"> </w:t>
        </w:r>
        <w:r w:rsidRPr="003E3089" w:rsidDel="00636378">
          <w:rPr>
            <w:rFonts w:cstheme="minorHAnsi"/>
          </w:rPr>
          <w:t>deviation (RMSD) values than Agatston scoring in all accuracy comparisons. Integrated</w:t>
        </w:r>
        <w:r w:rsidR="00527A8C" w:rsidDel="00636378">
          <w:rPr>
            <w:rFonts w:cstheme="minorHAnsi"/>
          </w:rPr>
          <w:t xml:space="preserve"> </w:t>
        </w:r>
        <w:r w:rsidR="00527A8C" w:rsidRPr="003E3089" w:rsidDel="00636378">
          <w:rPr>
            <w:rFonts w:cstheme="minorHAnsi"/>
          </w:rPr>
          <w:t>calcium mass</w:t>
        </w:r>
        <w:r w:rsidRPr="003E3089" w:rsidDel="00636378">
          <w:rPr>
            <w:rFonts w:cstheme="minorHAnsi"/>
          </w:rPr>
          <w:t xml:space="preserve"> and volume</w:t>
        </w:r>
        <w:r w:rsidR="006A01B9" w:rsidRPr="003E3089" w:rsidDel="00636378">
          <w:rPr>
            <w:rFonts w:cstheme="minorHAnsi"/>
          </w:rPr>
          <w:t xml:space="preserve"> </w:t>
        </w:r>
        <w:r w:rsidRPr="003E3089" w:rsidDel="00636378">
          <w:rPr>
            <w:rFonts w:cstheme="minorHAnsi"/>
          </w:rPr>
          <w:t>fraction calcium mass also yielded lower RMSE and RMSD values than Agatston or spatially weighted</w:t>
        </w:r>
        <w:r w:rsidR="006A01B9" w:rsidRPr="003E3089" w:rsidDel="00636378">
          <w:rPr>
            <w:rFonts w:cstheme="minorHAnsi"/>
          </w:rPr>
          <w:t xml:space="preserve"> </w:t>
        </w:r>
        <w:r w:rsidRPr="003E3089" w:rsidDel="00636378">
          <w:rPr>
            <w:rFonts w:cstheme="minorHAnsi"/>
          </w:rPr>
          <w:t>calcium scoring in every reproducibility comparison. Specifically, the RMSE and RMSD of the low-density calcifications for the integrated calcium mass technique vs. known calcium mass were 0.495mg and 0.494 mg, respectively. The RMSE and RMSD values for the volume fraction calcium mass</w:t>
        </w:r>
        <w:r w:rsidR="006A01B9" w:rsidRPr="003E3089" w:rsidDel="00636378">
          <w:rPr>
            <w:rFonts w:cstheme="minorHAnsi"/>
          </w:rPr>
          <w:t xml:space="preserve"> </w:t>
        </w:r>
        <w:r w:rsidRPr="003E3089" w:rsidDel="00636378">
          <w:rPr>
            <w:rFonts w:cstheme="minorHAnsi"/>
          </w:rPr>
          <w:t>technique were 0.585 mg and 0.575 mg, respectively. Compared to Agatston scoring, which produced</w:t>
        </w:r>
        <w:r w:rsidR="006A01B9" w:rsidRPr="003E3089" w:rsidDel="00636378">
          <w:rPr>
            <w:rFonts w:cstheme="minorHAnsi"/>
          </w:rPr>
          <w:t xml:space="preserve"> </w:t>
        </w:r>
        <w:r w:rsidRPr="003E3089" w:rsidDel="00636378">
          <w:rPr>
            <w:rFonts w:cstheme="minorHAnsi"/>
          </w:rPr>
          <w:t>RMSE and RMSD values of 3.509 mg and 2.240 mg, respectively. Reproducibility across all patient</w:t>
        </w:r>
        <w:r w:rsidR="006A01B9" w:rsidRPr="003E3089" w:rsidDel="00636378">
          <w:rPr>
            <w:rFonts w:cstheme="minorHAnsi"/>
          </w:rPr>
          <w:t xml:space="preserve"> </w:t>
        </w:r>
        <w:r w:rsidRPr="003E3089" w:rsidDel="00636378">
          <w:rPr>
            <w:rFonts w:cstheme="minorHAnsi"/>
          </w:rPr>
          <w:t>sizes, calcium densities, and tube voltages, integrated calcium mass produced RMSE and RMSD values</w:t>
        </w:r>
        <w:r w:rsidR="006A01B9" w:rsidRPr="003E3089" w:rsidDel="00636378">
          <w:rPr>
            <w:rFonts w:cstheme="minorHAnsi"/>
          </w:rPr>
          <w:t xml:space="preserve"> </w:t>
        </w:r>
        <w:r w:rsidRPr="003E3089" w:rsidDel="00636378">
          <w:rPr>
            <w:rFonts w:cstheme="minorHAnsi"/>
          </w:rPr>
          <w:t>of 0.708 mg and 0.692 mg, respectively. Volume fraction calcium mass produced RMSE and RMSD</w:t>
        </w:r>
        <w:r w:rsidR="006A01B9" w:rsidRPr="003E3089" w:rsidDel="00636378">
          <w:rPr>
            <w:rFonts w:cstheme="minorHAnsi"/>
          </w:rPr>
          <w:t xml:space="preserve"> </w:t>
        </w:r>
        <w:r w:rsidRPr="003E3089" w:rsidDel="00636378">
          <w:rPr>
            <w:rFonts w:cstheme="minorHAnsi"/>
          </w:rPr>
          <w:t xml:space="preserve">values of 0.783 mg and 0.776 mg, respectively. Spatially weighted calcium scoring </w:t>
        </w:r>
        <w:r w:rsidR="0058790C" w:rsidDel="00636378">
          <w:rPr>
            <w:rFonts w:cstheme="minorHAnsi"/>
          </w:rPr>
          <w:t>yielded</w:t>
        </w:r>
        <w:r w:rsidRPr="003E3089" w:rsidDel="00636378">
          <w:rPr>
            <w:rFonts w:cstheme="minorHAnsi"/>
          </w:rPr>
          <w:t xml:space="preserve"> RMSE and</w:t>
        </w:r>
        <w:r w:rsidR="006A01B9" w:rsidRPr="003E3089" w:rsidDel="00636378">
          <w:rPr>
            <w:rFonts w:cstheme="minorHAnsi"/>
          </w:rPr>
          <w:t xml:space="preserve"> </w:t>
        </w:r>
        <w:r w:rsidRPr="003E3089" w:rsidDel="00636378">
          <w:rPr>
            <w:rFonts w:cstheme="minorHAnsi"/>
          </w:rPr>
          <w:t xml:space="preserve">RMSD values of 4.722 mg and 4.714 mg, respectively. Agatston scoring </w:t>
        </w:r>
        <w:r w:rsidR="0058790C" w:rsidDel="00636378">
          <w:rPr>
            <w:rFonts w:cstheme="minorHAnsi"/>
          </w:rPr>
          <w:t>yielded</w:t>
        </w:r>
        <w:r w:rsidRPr="003E3089" w:rsidDel="00636378">
          <w:rPr>
            <w:rFonts w:cstheme="minorHAnsi"/>
          </w:rPr>
          <w:t xml:space="preserve"> RMSE and RMSD</w:t>
        </w:r>
        <w:r w:rsidR="006A01B9" w:rsidRPr="003E3089" w:rsidDel="00636378">
          <w:rPr>
            <w:rFonts w:cstheme="minorHAnsi"/>
          </w:rPr>
          <w:t xml:space="preserve"> </w:t>
        </w:r>
        <w:r w:rsidRPr="003E3089" w:rsidDel="00636378">
          <w:rPr>
            <w:rFonts w:cstheme="minorHAnsi"/>
          </w:rPr>
          <w:t>values of 0.982 mg and 0.980 mg, respectively. The percentage of false-negative (CAC=0) scores</w:t>
        </w:r>
        <w:r w:rsidR="006A01B9" w:rsidRPr="003E3089" w:rsidDel="00636378">
          <w:rPr>
            <w:rFonts w:cstheme="minorHAnsi"/>
          </w:rPr>
          <w:t xml:space="preserve"> </w:t>
        </w:r>
        <w:r w:rsidRPr="003E3089" w:rsidDel="00636378">
          <w:rPr>
            <w:rFonts w:cstheme="minorHAnsi"/>
          </w:rPr>
          <w:t>produced by integrated calcium mass, volume fraction calcium mass, spatially weighted calcium</w:t>
        </w:r>
        <w:r w:rsidR="006A01B9" w:rsidRPr="003E3089" w:rsidDel="00636378">
          <w:rPr>
            <w:rFonts w:cstheme="minorHAnsi"/>
          </w:rPr>
          <w:t xml:space="preserve"> </w:t>
        </w:r>
        <w:r w:rsidRPr="003E3089" w:rsidDel="00636378">
          <w:rPr>
            <w:rFonts w:cstheme="minorHAnsi"/>
          </w:rPr>
          <w:t>scoring, and Agatston scoring were 11.111%, 11.111%, 42.593%, and 38.889%, respectively. The</w:t>
        </w:r>
        <w:r w:rsidR="006A01B9" w:rsidRPr="003E3089" w:rsidDel="00636378">
          <w:rPr>
            <w:rFonts w:cstheme="minorHAnsi"/>
          </w:rPr>
          <w:t xml:space="preserve"> </w:t>
        </w:r>
        <w:r w:rsidRPr="003E3089" w:rsidDel="00636378">
          <w:rPr>
            <w:rFonts w:cstheme="minorHAnsi"/>
          </w:rPr>
          <w:t>percentage of false-positive (CAC&gt;0) scores produced by integrated calcium mass, volume fraction</w:t>
        </w:r>
        <w:r w:rsidR="006A01B9" w:rsidRPr="003E3089" w:rsidDel="00636378">
          <w:rPr>
            <w:rFonts w:cstheme="minorHAnsi"/>
          </w:rPr>
          <w:t xml:space="preserve"> </w:t>
        </w:r>
        <w:r w:rsidRPr="003E3089" w:rsidDel="00636378">
          <w:rPr>
            <w:rFonts w:cstheme="minorHAnsi"/>
          </w:rPr>
          <w:t>calcium mass, spatially weighted calcium scoring, and Agatston scoring were 11.111%, 11.111%, 16.667,</w:t>
        </w:r>
        <w:r w:rsidR="006A01B9" w:rsidRPr="003E3089" w:rsidDel="00636378">
          <w:rPr>
            <w:rFonts w:cstheme="minorHAnsi"/>
          </w:rPr>
          <w:t xml:space="preserve"> </w:t>
        </w:r>
        <w:r w:rsidRPr="003E3089" w:rsidDel="00636378">
          <w:rPr>
            <w:rFonts w:cstheme="minorHAnsi"/>
          </w:rPr>
          <w:t>and 0.0%, respectively.</w:t>
        </w:r>
      </w:moveFrom>
    </w:p>
    <w:moveFromRangeEnd w:id="281"/>
    <w:p w14:paraId="69D558E5" w14:textId="77777777" w:rsidR="0025198F" w:rsidRPr="003E3089" w:rsidDel="00636378" w:rsidRDefault="0025198F">
      <w:pPr>
        <w:spacing w:line="480" w:lineRule="auto"/>
        <w:rPr>
          <w:del w:id="283" w:author="Mike Black" w:date="2022-12-30T13:33:00Z"/>
          <w:rFonts w:cstheme="minorHAnsi"/>
        </w:rPr>
      </w:pPr>
    </w:p>
    <w:p w14:paraId="2642FDF2" w14:textId="39C439D4" w:rsidR="00097141" w:rsidRPr="003E3089" w:rsidRDefault="0025198F" w:rsidP="00A560FF">
      <w:pPr>
        <w:spacing w:line="480" w:lineRule="auto"/>
        <w:rPr>
          <w:rFonts w:cstheme="minorHAnsi"/>
        </w:rPr>
      </w:pPr>
      <w:moveFromRangeStart w:id="284" w:author="Mike Black" w:date="2022-12-30T13:33:00Z" w:name="move123299615"/>
      <w:moveFrom w:id="285" w:author="Mike Black" w:date="2022-12-30T13:33:00Z">
        <w:ins w:id="286" w:author="Molloi, Sabee" w:date="2022-12-29T21:50:00Z">
          <w:r w:rsidRPr="003E3089" w:rsidDel="00636378">
            <w:rPr>
              <w:rFonts w:cstheme="minorHAnsi"/>
            </w:rPr>
            <w:t xml:space="preserve">This study shows that both the integrated calcium mass and volume fraction calcium mass techniques improve </w:t>
          </w:r>
          <w:r w:rsidDel="00636378">
            <w:rPr>
              <w:rFonts w:cstheme="minorHAnsi"/>
            </w:rPr>
            <w:t xml:space="preserve">the </w:t>
          </w:r>
          <w:r w:rsidRPr="003E3089" w:rsidDel="00636378">
            <w:rPr>
              <w:rFonts w:cstheme="minorHAnsi"/>
            </w:rPr>
            <w:t>sensitivity, accuracy, and reproducibility of calcium mass measurement as compared to traditional Agatston scoring. This improvement in calcium scoring can potentially improve risk stratification for patients undergoing calcium scoring and further improve outcomes compared to Agatston scoring.</w:t>
          </w:r>
        </w:ins>
      </w:moveFrom>
      <w:moveFromRangeEnd w:id="284"/>
      <w:r w:rsidR="00097141" w:rsidRPr="003E3089">
        <w:rPr>
          <w:rFonts w:cstheme="minorHAnsi"/>
        </w:rPr>
        <w:br w:type="page"/>
      </w:r>
    </w:p>
    <w:p w14:paraId="0F8BCF84" w14:textId="5C4EF093" w:rsidR="007A62C6" w:rsidRPr="003E3089" w:rsidRDefault="00097141" w:rsidP="003E3089">
      <w:pPr>
        <w:pStyle w:val="Heading1"/>
        <w:spacing w:line="480" w:lineRule="auto"/>
        <w:rPr>
          <w:rFonts w:asciiTheme="minorHAnsi" w:hAnsiTheme="minorHAnsi" w:cstheme="minorHAnsi"/>
        </w:rPr>
      </w:pPr>
      <w:r w:rsidRPr="003E3089">
        <w:rPr>
          <w:rFonts w:asciiTheme="minorHAnsi" w:hAnsiTheme="minorHAnsi" w:cstheme="minorHAnsi"/>
        </w:rPr>
        <w:lastRenderedPageBreak/>
        <w:t>I. Introduction</w:t>
      </w:r>
    </w:p>
    <w:p w14:paraId="3B5CE1A7" w14:textId="5D8DBD5D" w:rsidR="00097141" w:rsidRPr="003E3089" w:rsidRDefault="00097141" w:rsidP="003E3089">
      <w:pPr>
        <w:spacing w:line="480" w:lineRule="auto"/>
        <w:rPr>
          <w:rFonts w:cstheme="minorHAnsi"/>
        </w:rPr>
      </w:pPr>
      <w:r w:rsidRPr="003E3089">
        <w:rPr>
          <w:rFonts w:cstheme="minorHAnsi"/>
        </w:rPr>
        <w:t xml:space="preserve">The coronary artery calcification (CAC) score is a </w:t>
      </w:r>
      <w:ins w:id="287" w:author="Molloi, Sabee" w:date="2022-12-28T22:01:00Z">
        <w:r w:rsidR="00432F80" w:rsidRPr="00432F80">
          <w:rPr>
            <w:rFonts w:cstheme="minorHAnsi"/>
          </w:rPr>
          <w:t>marker</w:t>
        </w:r>
      </w:ins>
      <w:del w:id="288" w:author="Molloi, Sabee" w:date="2022-12-28T22:01:00Z">
        <w:r w:rsidRPr="003E3089" w:rsidDel="00432F80">
          <w:rPr>
            <w:rFonts w:cstheme="minorHAnsi"/>
          </w:rPr>
          <w:delText>standard</w:delText>
        </w:r>
      </w:del>
      <w:r w:rsidRPr="003E3089">
        <w:rPr>
          <w:rFonts w:cstheme="minorHAnsi"/>
        </w:rPr>
        <w:t xml:space="preserve"> </w:t>
      </w:r>
      <w:ins w:id="289" w:author="Mike Black" w:date="2022-12-30T13:04:00Z">
        <w:r w:rsidR="007C2917">
          <w:rPr>
            <w:rFonts w:cstheme="minorHAnsi"/>
          </w:rPr>
          <w:t xml:space="preserve">of </w:t>
        </w:r>
      </w:ins>
      <w:r w:rsidRPr="003E3089">
        <w:rPr>
          <w:rFonts w:cstheme="minorHAnsi"/>
        </w:rPr>
        <w:t xml:space="preserve">atherosclerotic </w:t>
      </w:r>
      <w:ins w:id="290" w:author="Molloi, Sabee" w:date="2022-12-28T22:01:00Z">
        <w:r w:rsidR="00432F80">
          <w:rPr>
            <w:rFonts w:cstheme="minorHAnsi"/>
          </w:rPr>
          <w:t>disease</w:t>
        </w:r>
      </w:ins>
      <w:ins w:id="291" w:author="Mike Black" w:date="2022-12-30T13:04:00Z">
        <w:r w:rsidR="007C2917">
          <w:rPr>
            <w:rFonts w:cstheme="minorHAnsi"/>
          </w:rPr>
          <w:t xml:space="preserve"> </w:t>
        </w:r>
      </w:ins>
      <w:del w:id="292" w:author="Molloi, Sabee" w:date="2022-12-28T22:00:00Z">
        <w:r w:rsidRPr="003E3089" w:rsidDel="00432F80">
          <w:rPr>
            <w:rFonts w:cstheme="minorHAnsi"/>
          </w:rPr>
          <w:delText xml:space="preserve">marker </w:delText>
        </w:r>
      </w:del>
      <w:r w:rsidR="00106E40">
        <w:rPr>
          <w:rFonts w:cstheme="minorHAnsi"/>
        </w:rPr>
        <w:fldChar w:fldCharType="begin"/>
      </w:r>
      <w:r w:rsidR="00106E40">
        <w:rPr>
          <w:rFonts w:cstheme="minorHAnsi"/>
        </w:rPr>
        <w:instrText xml:space="preserve"> ADDIN ZOTERO_ITEM CSL_CITATION {"citationID":"Gy9Q7Tt7","properties":{"formattedCitation":"(Greenland et al., 2018)","plainCitation":"(Greenland et al., 2018)","noteIndex":0},"citationItems":[{"id":269,"uris":["http://zotero.org/users/6884353/items/D77D7DS4"],"itemData":{"id":269,"type":"article-journal","abstract":"Coronary artery calcium (CAC) is a highly specific feature of coronary atherosclerosis. Based on single-center and multicenter clinical and population-based studies with short-term and long-term outcomes data (up to 15 years follow-up), CAC scoring has emerged as a widely available, consistent, and reproducible means of assessing risk of major cardiovascular outcomes, especially useful in asymptomatic people for planning primary prevention interventions such as statins and aspirin. CAC testing in asymptomatic populations is cost-effective across a broad range of baseline risk. This review summarizes evidence concerning CAC, including its pathobiology, modalities for detection, predictive role, use in prediction scoring algorithms, CAC progression, evidence that CAC changes the clinical approach to the patient and patient behavior, novel applications of CAC, future directions in scoring CAC scans, and new CAC guidelines.","container-title":"Journal of the American College of Cardiology","DOI":"10.1016/j.jacc.2018.05.027","ISSN":"0735-1097","issue":"4","journalAbbreviation":"J Am Coll Cardiol","note":"PMID: 30025580\nPMCID: PMC6056023","page":"434-447","source":"PubMed Central","title":"Coronary Calcium Score and Cardiovascular Risk","volume":"72","author":[{"family":"Greenland","given":"Philip"},{"family":"Blaha","given":"Michael J."},{"family":"Budoff","given":"Matthew J."},{"family":"Erbel","given":"Raimund"},{"family":"Watson","given":"Karol E."}],"issued":{"date-parts":[["2018",7,24]]}}}],"schema":"https://github.com/citation-style-language/schema/raw/master/csl-citation.json"} </w:instrText>
      </w:r>
      <w:r w:rsidR="00106E40">
        <w:rPr>
          <w:rFonts w:cstheme="minorHAnsi"/>
        </w:rPr>
        <w:fldChar w:fldCharType="separate"/>
      </w:r>
      <w:r w:rsidR="00106E40">
        <w:rPr>
          <w:rFonts w:cstheme="minorHAnsi"/>
          <w:noProof/>
        </w:rPr>
        <w:t>(Greenland et al., 2018)</w:t>
      </w:r>
      <w:r w:rsidR="00106E40">
        <w:rPr>
          <w:rFonts w:cstheme="minorHAnsi"/>
        </w:rPr>
        <w:fldChar w:fldCharType="end"/>
      </w:r>
      <w:r w:rsidRPr="003E3089">
        <w:rPr>
          <w:rFonts w:cstheme="minorHAnsi"/>
        </w:rPr>
        <w:t xml:space="preserve">. CAC scoring </w:t>
      </w:r>
      <w:r w:rsidR="0001591A">
        <w:rPr>
          <w:rFonts w:cstheme="minorHAnsi"/>
        </w:rPr>
        <w:t>is a</w:t>
      </w:r>
      <w:r w:rsidRPr="003E3089">
        <w:rPr>
          <w:rFonts w:cstheme="minorHAnsi"/>
        </w:rPr>
        <w:t xml:space="preserve"> test performed using computed tomography (CT) that measures the amount of calcium </w:t>
      </w:r>
      <w:r w:rsidR="00A75F8A" w:rsidRPr="003E3089">
        <w:rPr>
          <w:rFonts w:cstheme="minorHAnsi"/>
        </w:rPr>
        <w:t>buildup within</w:t>
      </w:r>
      <w:r w:rsidRPr="003E3089">
        <w:rPr>
          <w:rFonts w:cstheme="minorHAnsi"/>
        </w:rPr>
        <w:t xml:space="preserve"> the walls of the </w:t>
      </w:r>
      <w:del w:id="293" w:author="Molloi, Sabee" w:date="2022-12-28T22:01:00Z">
        <w:r w:rsidRPr="003E3089" w:rsidDel="00345BC6">
          <w:rPr>
            <w:rFonts w:cstheme="minorHAnsi"/>
          </w:rPr>
          <w:delText xml:space="preserve">heart's </w:delText>
        </w:r>
      </w:del>
      <w:ins w:id="294" w:author="Molloi, Sabee" w:date="2022-12-28T22:01:00Z">
        <w:r w:rsidR="00345BC6">
          <w:rPr>
            <w:rFonts w:cstheme="minorHAnsi"/>
          </w:rPr>
          <w:t>coronary</w:t>
        </w:r>
        <w:r w:rsidR="00345BC6" w:rsidRPr="003E3089">
          <w:rPr>
            <w:rFonts w:cstheme="minorHAnsi"/>
          </w:rPr>
          <w:t xml:space="preserve"> </w:t>
        </w:r>
      </w:ins>
      <w:r w:rsidRPr="003E3089">
        <w:rPr>
          <w:rFonts w:cstheme="minorHAnsi"/>
        </w:rPr>
        <w:t>arteries and is an essential predictor of coronary heart disease</w:t>
      </w:r>
      <w:r w:rsidR="00A75F8A" w:rsidRPr="003E3089">
        <w:rPr>
          <w:rFonts w:cstheme="minorHAnsi"/>
        </w:rPr>
        <w:t>. The</w:t>
      </w:r>
      <w:r w:rsidRPr="003E3089">
        <w:rPr>
          <w:rFonts w:cstheme="minorHAnsi"/>
        </w:rPr>
        <w:t xml:space="preserve"> leading cause of death in the United States is coronary heart disease, killing 659,000 </w:t>
      </w:r>
      <w:r w:rsidR="00A75F8A" w:rsidRPr="003E3089">
        <w:rPr>
          <w:rFonts w:cstheme="minorHAnsi"/>
        </w:rPr>
        <w:t>people annually</w:t>
      </w:r>
      <w:r w:rsidR="0058790C">
        <w:rPr>
          <w:rFonts w:cstheme="minorHAnsi"/>
        </w:rPr>
        <w:t xml:space="preserve">, and </w:t>
      </w:r>
      <w:r w:rsidR="00804BD3">
        <w:rPr>
          <w:rFonts w:cstheme="minorHAnsi"/>
        </w:rPr>
        <w:t xml:space="preserve">coronary heart disease is </w:t>
      </w:r>
      <w:r w:rsidRPr="003E3089">
        <w:rPr>
          <w:rFonts w:cstheme="minorHAnsi"/>
        </w:rPr>
        <w:t xml:space="preserve">the third leading cause of mortality worldwide </w:t>
      </w:r>
      <w:r w:rsidR="00106E40">
        <w:rPr>
          <w:rFonts w:cstheme="minorHAnsi"/>
        </w:rPr>
        <w:fldChar w:fldCharType="begin"/>
      </w:r>
      <w:r w:rsidR="00106E40">
        <w:rPr>
          <w:rFonts w:cstheme="minorHAnsi"/>
        </w:rPr>
        <w:instrText xml:space="preserve"> ADDIN ZOTERO_ITEM CSL_CITATION {"citationID":"FASt7POi","properties":{"formattedCitation":"(Lloyd-Jones et al., 2010)","plainCitation":"(Lloyd-Jones et al., 2010)","noteIndex":0},"citationItems":[{"id":277,"uris":["http://zotero.org/users/6884353/items/QD4RAFU6"],"itemData":{"id":277,"type":"article-journal","container-title":"Circulation","DOI":"10.1161/CIRCULATIONAHA.109.192666","ISSN":"1524-4539","issue":"7","journalAbbreviation":"Circulation","language":"eng","note":"PMID: 20177011","page":"948-954","source":"PubMed","title":"Executive summary: heart disease and stroke statistics--2010 update: a report from the American Heart Association","title-short":"Executive summary","volume":"121","author":[{"family":"Lloyd-Jones","given":"Donald"},{"family":"Adams","given":"Robert J."},{"family":"Brown","given":"Todd M."},{"family":"Carnethon","given":"Mercedes"},{"family":"Dai","given":"Shifan"},{"family":"De Simone","given":"Giovanni"},{"family":"Ferguson","given":"T. Bruce"},{"family":"Ford","given":"Earl"},{"family":"Furie","given":"Karen"},{"family":"Gillespie","given":"Cathleen"},{"family":"Go","given":"Alan"},{"family":"Greenlund","given":"Kurt"},{"family":"Haase","given":"Nancy"},{"family":"Hailpern","given":"Susan"},{"family":"Ho","given":"P. Michael"},{"family":"Howard","given":"Virginia"},{"family":"Kissela","given":"Brett"},{"family":"Kittner","given":"Steven"},{"family":"Lackland","given":"Daniel"},{"family":"Lisabeth","given":"Lynda"},{"family":"Marelli","given":"Ariane"},{"family":"McDermott","given":"Mary M."},{"family":"Meigs","given":"James"},{"family":"Mozaffarian","given":"Dariush"},{"family":"Mussolino","given":"Michael"},{"family":"Nichol","given":"Graham"},{"family":"Roger","given":"Véronique L."},{"family":"Rosamond","given":"Wayne"},{"family":"Sacco","given":"Ralph"},{"family":"Sorlie","given":"Paul"},{"family":"Stafford","given":"Randall"},{"family":"Thom","given":"Thomas"},{"family":"Wasserthiel-Smoller","given":"Sylvia"},{"family":"Wong","given":"Nathan D."},{"family":"Wylie-Rosett","given":"Judith"},{"literal":"American Heart Association Statistics Committee and Stroke Statistics Subcommittee"}],"issued":{"date-parts":[["2010",2,23]]}}}],"schema":"https://github.com/citation-style-language/schema/raw/master/csl-citation.json"} </w:instrText>
      </w:r>
      <w:r w:rsidR="00106E40">
        <w:rPr>
          <w:rFonts w:cstheme="minorHAnsi"/>
        </w:rPr>
        <w:fldChar w:fldCharType="separate"/>
      </w:r>
      <w:r w:rsidR="00106E40">
        <w:rPr>
          <w:rFonts w:cstheme="minorHAnsi"/>
          <w:noProof/>
        </w:rPr>
        <w:t>(Lloyd-Jones et al., 2010)</w:t>
      </w:r>
      <w:r w:rsidR="00106E40">
        <w:rPr>
          <w:rFonts w:cstheme="minorHAnsi"/>
        </w:rPr>
        <w:fldChar w:fldCharType="end"/>
      </w:r>
      <w:r w:rsidRPr="003E3089">
        <w:rPr>
          <w:rFonts w:cstheme="minorHAnsi"/>
        </w:rPr>
        <w:t>.</w:t>
      </w:r>
    </w:p>
    <w:p w14:paraId="396931CC" w14:textId="77777777" w:rsidR="00097141" w:rsidRPr="003E3089" w:rsidRDefault="00097141" w:rsidP="003E3089">
      <w:pPr>
        <w:spacing w:line="480" w:lineRule="auto"/>
        <w:rPr>
          <w:rFonts w:cstheme="minorHAnsi"/>
        </w:rPr>
      </w:pPr>
    </w:p>
    <w:p w14:paraId="75499077" w14:textId="32AD111E" w:rsidR="00097141" w:rsidRPr="003E3089" w:rsidRDefault="00097141" w:rsidP="003E3089">
      <w:pPr>
        <w:spacing w:line="480" w:lineRule="auto"/>
        <w:rPr>
          <w:rFonts w:cstheme="minorHAnsi"/>
        </w:rPr>
      </w:pPr>
      <w:proofErr w:type="spellStart"/>
      <w:r w:rsidRPr="003E3089">
        <w:rPr>
          <w:rFonts w:cstheme="minorHAnsi"/>
        </w:rPr>
        <w:t>Agatston</w:t>
      </w:r>
      <w:proofErr w:type="spellEnd"/>
      <w:r w:rsidRPr="003E3089">
        <w:rPr>
          <w:rFonts w:cstheme="minorHAnsi"/>
        </w:rPr>
        <w:t xml:space="preserve"> scoring is the most common CAC scoring technique </w:t>
      </w:r>
      <w:r w:rsidR="00106E40">
        <w:rPr>
          <w:rFonts w:cstheme="minorHAnsi"/>
        </w:rPr>
        <w:fldChar w:fldCharType="begin"/>
      </w:r>
      <w:r w:rsidR="00106E40">
        <w:rPr>
          <w:rFonts w:cstheme="minorHAnsi"/>
        </w:rPr>
        <w:instrText xml:space="preserve"> ADDIN ZOTERO_ITEM CSL_CITATION {"citationID":"QVzqZkZc","properties":{"formattedCitation":"(Agatston et al., 1990)","plainCitation":"(Agatston et al., 1990)","noteIndex":0},"citationItems":[{"id":283,"uris":["http://zotero.org/users/6884353/items/TET44U53"],"itemData":{"id":283,"type":"article-journal","abstract":"Ultrafast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106E40">
        <w:rPr>
          <w:rFonts w:cstheme="minorHAnsi"/>
        </w:rPr>
        <w:fldChar w:fldCharType="separate"/>
      </w:r>
      <w:r w:rsidR="00106E40">
        <w:rPr>
          <w:rFonts w:cstheme="minorHAnsi"/>
          <w:noProof/>
        </w:rPr>
        <w:t>(Agatston et al., 1990)</w:t>
      </w:r>
      <w:r w:rsidR="00106E40">
        <w:rPr>
          <w:rFonts w:cstheme="minorHAnsi"/>
        </w:rPr>
        <w:fldChar w:fldCharType="end"/>
      </w:r>
      <w:r w:rsidRPr="003E3089">
        <w:rPr>
          <w:rFonts w:cstheme="minorHAnsi"/>
        </w:rPr>
        <w:t xml:space="preserve"> and is a good predictor of </w:t>
      </w:r>
      <w:r w:rsidR="00A75F8A" w:rsidRPr="003E3089">
        <w:rPr>
          <w:rFonts w:cstheme="minorHAnsi"/>
        </w:rPr>
        <w:t>major adverse</w:t>
      </w:r>
      <w:r w:rsidRPr="003E3089">
        <w:rPr>
          <w:rFonts w:cstheme="minorHAnsi"/>
        </w:rPr>
        <w:t xml:space="preserve"> cardiac events (MACE) </w:t>
      </w:r>
      <w:r w:rsidR="00707EC3">
        <w:rPr>
          <w:rFonts w:cstheme="minorHAnsi"/>
        </w:rPr>
        <w:fldChar w:fldCharType="begin"/>
      </w:r>
      <w:r w:rsidR="00707EC3">
        <w:rPr>
          <w:rFonts w:cstheme="minorHAnsi"/>
        </w:rPr>
        <w:instrText xml:space="preserve"> ADDIN ZOTERO_ITEM CSL_CITATION {"citationID":"6MV4XlvX","properties":{"formattedCitation":"(Lo\\uc0\\u8208{}Kioeng\\uc0\\u8208{}Shioe et al., 2019)","plainCitation":"(Lo‐Kioeng‐Shioe et al., 2019)","noteIndex":0},"citationItems":[{"id":430,"uris":["http://zotero.org/users/6884353/items/UZIMMLK3"],"itemData":{"id":430,"type":"article-journal","abstract":"Background\n\nThe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707EC3">
        <w:rPr>
          <w:rFonts w:cstheme="minorHAnsi"/>
        </w:rPr>
        <w:fldChar w:fldCharType="separate"/>
      </w:r>
      <w:r w:rsidR="00707EC3" w:rsidRPr="00707EC3">
        <w:rPr>
          <w:rFonts w:ascii="Calibri" w:cs="Calibri"/>
        </w:rPr>
        <w:t>(Lo‐Kioeng‐Shioe et al., 2019)</w:t>
      </w:r>
      <w:r w:rsidR="00707EC3">
        <w:rPr>
          <w:rFonts w:cstheme="minorHAnsi"/>
        </w:rPr>
        <w:fldChar w:fldCharType="end"/>
      </w:r>
      <w:r w:rsidRPr="003E3089">
        <w:rPr>
          <w:rFonts w:cstheme="minorHAnsi"/>
        </w:rPr>
        <w:t xml:space="preserve">. Although, studies have shown that a significant number </w:t>
      </w:r>
      <w:r w:rsidR="00A75F8A" w:rsidRPr="003E3089">
        <w:rPr>
          <w:rFonts w:cstheme="minorHAnsi"/>
        </w:rPr>
        <w:t>of patients</w:t>
      </w:r>
      <w:r w:rsidRPr="003E3089">
        <w:rPr>
          <w:rFonts w:cstheme="minorHAnsi"/>
        </w:rPr>
        <w:t xml:space="preserve"> have been characterized as having no calcium (CAC=0) while still developing MACE </w:t>
      </w:r>
      <w:r w:rsidR="00707EC3">
        <w:rPr>
          <w:rFonts w:cstheme="minorHAnsi"/>
        </w:rPr>
        <w:fldChar w:fldCharType="begin"/>
      </w:r>
      <w:r w:rsidR="00707EC3">
        <w:rPr>
          <w:rFonts w:cstheme="minorHAnsi"/>
        </w:rPr>
        <w:instrText xml:space="preserve"> ADDIN ZOTERO_ITEM CSL_CITATION {"citationID":"kDMw7619","properties":{"formattedCitation":"(Bild et al., 2002)","plainCitation":"(Bild et al., 2002)","noteIndex":0},"citationItems":[{"id":288,"uris":["http://zotero.org/users/6884353/items/KBAVFKLM"],"itemData":{"id":288,"type":"article-journal","abstract":"The Multi-Ethnic Study of Atherosclerosis was initiated in July 2000 to investigate the prevalence, correlates, and progression of subclinical cardiovascular disease (CVD) in a population-based sample of 6,500 men and women aged 45–84 years. The cohort will be selected from six US field centers. Approximately 38% of the cohort will be White, 28% African-American, 23% Hispanic, and 11% Asian (of Chinese descent). Baseline measurements will include measurement of coronary calcium using computed tomography; measurement of ventricular mass and function using cardiac magnetic resonance imaging; measurement of flow-mediated brachial artery endothelial vasodilation, carotid intimal-medial wall thickness, and distensibility of the carotid arteries using ultrasonography; measurement of peripheral vascular disease using ankle and brachial blood pressures; electrocardiography; and assessments of microalbuminuria, standard CVD risk factors, sociodemographic factors, life habits, and psychosocial factors. Blood samples will be assayed for putative biochemical risk factors and stored for use in nested case-control studies. DNA will be extracted and lymphocytes will be immortalized for genetic studies. Measurement of selected subclinical disease indicators and risk factors will be repeated for the study of progression over 7 years. Participants will be followed through 2008 for identification and characterization of CVD events, including acute myocardial infarction and other coronary heart disease, stroke, peripheral vascular disease, and congestive heart failure; therapeutic interventions for CVD; and mortality.","container-title":"American Journal of Epidemiology","DOI":"10.1093/aje/kwf113","ISSN":"0002-9262","issue":"9","journalAbbreviation":"American Journal of Epidemiology","page":"871-881","source":"Silverchair","title":"Multi-Ethnic Study of Atherosclerosis: Objectives and Design","title-short":"Multi-Ethnic Study of Atherosclerosis","volume":"156","author":[{"family":"Bild","given":"Diane E."},{"family":"Bluemke","given":"David A."},{"family":"Burke","given":"Gregory L."},{"family":"Detrano","given":"Robert"},{"family":"Diez Roux","given":"Ana V."},{"family":"Folsom","given":"Aaron R."},{"family":"Greenland","given":"Philip"},{"family":"JacobsJr.","given":"David R."},{"family":"Kronmal","given":"Richard"},{"family":"Liu","given":"Kiang"},{"family":"Nelson","given":"Jennifer Clark"},{"family":"O’Leary","given":"Daniel"},{"family":"Saad","given":"Mohammed F."},{"family":"Shea","given":"Steven"},{"family":"Szklo","given":"Moyses"},{"family":"Tracy","given":"Russell P."}],"issued":{"date-parts":[["2002",11,1]]}}}],"schema":"https://github.com/citation-style-language/schema/raw/master/csl-citation.json"} </w:instrText>
      </w:r>
      <w:r w:rsidR="00707EC3">
        <w:rPr>
          <w:rFonts w:cstheme="minorHAnsi"/>
        </w:rPr>
        <w:fldChar w:fldCharType="separate"/>
      </w:r>
      <w:r w:rsidR="00707EC3">
        <w:rPr>
          <w:rFonts w:cstheme="minorHAnsi"/>
          <w:noProof/>
        </w:rPr>
        <w:t>(Bild et al., 2002)</w:t>
      </w:r>
      <w:r w:rsidR="00707EC3">
        <w:rPr>
          <w:rFonts w:cstheme="minorHAnsi"/>
        </w:rPr>
        <w:fldChar w:fldCharType="end"/>
      </w:r>
      <w:r w:rsidR="00707EC3">
        <w:rPr>
          <w:rFonts w:cstheme="minorHAnsi"/>
        </w:rPr>
        <w:t xml:space="preserve">. </w:t>
      </w:r>
      <w:r w:rsidR="00F9775A" w:rsidRPr="003E3089">
        <w:rPr>
          <w:rFonts w:cstheme="minorHAnsi"/>
        </w:rPr>
        <w:t>This</w:t>
      </w:r>
      <w:r w:rsidRPr="003E3089">
        <w:rPr>
          <w:rFonts w:cstheme="minorHAnsi"/>
        </w:rPr>
        <w:t xml:space="preserve"> is </w:t>
      </w:r>
      <w:r w:rsidR="0058790C">
        <w:rPr>
          <w:rFonts w:cstheme="minorHAnsi"/>
        </w:rPr>
        <w:t>likely</w:t>
      </w:r>
      <w:r w:rsidRPr="003E3089">
        <w:rPr>
          <w:rFonts w:cstheme="minorHAnsi"/>
        </w:rPr>
        <w:t xml:space="preserve"> due in part to the intensity thresholding requirements associated with the </w:t>
      </w:r>
      <w:proofErr w:type="spellStart"/>
      <w:r w:rsidRPr="003E3089">
        <w:rPr>
          <w:rFonts w:cstheme="minorHAnsi"/>
        </w:rPr>
        <w:t>Agatsto</w:t>
      </w:r>
      <w:r w:rsidR="00A75F8A" w:rsidRPr="003E3089">
        <w:rPr>
          <w:rFonts w:cstheme="minorHAnsi"/>
        </w:rPr>
        <w:t>n</w:t>
      </w:r>
      <w:proofErr w:type="spellEnd"/>
      <w:r w:rsidR="00A75F8A" w:rsidRPr="003E3089">
        <w:rPr>
          <w:rFonts w:cstheme="minorHAnsi"/>
        </w:rPr>
        <w:t xml:space="preserve"> </w:t>
      </w:r>
      <w:r w:rsidRPr="003E3089">
        <w:rPr>
          <w:rFonts w:cstheme="minorHAnsi"/>
        </w:rPr>
        <w:t xml:space="preserve">scoring technique, so other approaches like spatially weighted calcium scoring have been put forth </w:t>
      </w:r>
      <w:r w:rsidR="00A75F8A" w:rsidRPr="003E3089">
        <w:rPr>
          <w:rFonts w:cstheme="minorHAnsi"/>
        </w:rPr>
        <w:t xml:space="preserve">as </w:t>
      </w:r>
      <w:r w:rsidRPr="003E3089">
        <w:rPr>
          <w:rFonts w:cstheme="minorHAnsi"/>
        </w:rPr>
        <w:t xml:space="preserve">an alternative to </w:t>
      </w:r>
      <w:proofErr w:type="spellStart"/>
      <w:r w:rsidRPr="003E3089">
        <w:rPr>
          <w:rFonts w:cstheme="minorHAnsi"/>
        </w:rPr>
        <w:t>Agatston</w:t>
      </w:r>
      <w:proofErr w:type="spellEnd"/>
      <w:r w:rsidRPr="003E3089">
        <w:rPr>
          <w:rFonts w:cstheme="minorHAnsi"/>
        </w:rPr>
        <w:t xml:space="preserve"> scoring. Spatially weighted calcium scoring improves upon </w:t>
      </w:r>
      <w:r w:rsidR="00A75F8A" w:rsidRPr="003E3089">
        <w:rPr>
          <w:rFonts w:cstheme="minorHAnsi"/>
        </w:rPr>
        <w:t>traditional calcium</w:t>
      </w:r>
      <w:r w:rsidRPr="003E3089">
        <w:rPr>
          <w:rFonts w:cstheme="minorHAnsi"/>
        </w:rPr>
        <w:t xml:space="preserve"> scoring by avoiding thresholding and has been shown to predict MACE more accurately </w:t>
      </w:r>
      <w:r w:rsidR="00707EC3">
        <w:rPr>
          <w:rFonts w:cstheme="minorHAnsi"/>
        </w:rPr>
        <w:fldChar w:fldCharType="begin"/>
      </w:r>
      <w:r w:rsidR="00707EC3">
        <w:rPr>
          <w:rFonts w:cstheme="minorHAnsi"/>
        </w:rPr>
        <w:instrText xml:space="preserve"> ADDIN ZOTERO_ITEM CSL_CITATION {"citationID":"cZtsocHi","properties":{"formattedCitation":"(Liang et al., 2012; Shea et al., 2021)","plainCitation":"(Liang et al., 2012; Shea et al., 2021)","noteIndex":0},"citationItems":[{"id":184,"uris":["http://zotero.org/users/6884353/items/CR5WAUNS"],"itemData":{"id":184,"type":"article-journal","abstract":"BACKGROUND: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707EC3">
        <w:rPr>
          <w:rFonts w:cstheme="minorHAnsi"/>
        </w:rPr>
        <w:fldChar w:fldCharType="separate"/>
      </w:r>
      <w:r w:rsidR="00707EC3">
        <w:rPr>
          <w:rFonts w:cstheme="minorHAnsi"/>
          <w:noProof/>
        </w:rPr>
        <w:t>(Liang et al., 2012; Shea et al., 2021)</w:t>
      </w:r>
      <w:r w:rsidR="00707EC3">
        <w:rPr>
          <w:rFonts w:cstheme="minorHAnsi"/>
        </w:rPr>
        <w:fldChar w:fldCharType="end"/>
      </w:r>
      <w:r w:rsidR="00707EC3">
        <w:rPr>
          <w:rFonts w:cstheme="minorHAnsi"/>
        </w:rPr>
        <w:t xml:space="preserve">. </w:t>
      </w:r>
      <w:r w:rsidRPr="003E3089">
        <w:rPr>
          <w:rFonts w:cstheme="minorHAnsi"/>
        </w:rPr>
        <w:t xml:space="preserve">Spatially weighted calcium scoring is still limited in distinguishing non-zero CAC from noise. </w:t>
      </w:r>
      <w:r w:rsidR="00F9775A" w:rsidRPr="003E3089">
        <w:rPr>
          <w:rFonts w:cstheme="minorHAnsi"/>
        </w:rPr>
        <w:t>It also</w:t>
      </w:r>
      <w:r w:rsidRPr="003E3089">
        <w:rPr>
          <w:rFonts w:cstheme="minorHAnsi"/>
        </w:rPr>
        <w:t xml:space="preserve"> lacks quantitative insight as it is an arbitrary score without any direct physical association.</w:t>
      </w:r>
    </w:p>
    <w:p w14:paraId="35BAA9AD" w14:textId="77777777" w:rsidR="00097141" w:rsidRPr="003E3089" w:rsidRDefault="00097141" w:rsidP="003E3089">
      <w:pPr>
        <w:spacing w:line="480" w:lineRule="auto"/>
        <w:rPr>
          <w:rFonts w:cstheme="minorHAnsi"/>
        </w:rPr>
      </w:pPr>
    </w:p>
    <w:p w14:paraId="22382C67" w14:textId="3A7CB983" w:rsidR="00097141" w:rsidRPr="003E3089" w:rsidRDefault="00097141" w:rsidP="003E3089">
      <w:pPr>
        <w:spacing w:line="480" w:lineRule="auto"/>
        <w:rPr>
          <w:rFonts w:cstheme="minorHAnsi"/>
        </w:rPr>
      </w:pPr>
      <w:r w:rsidRPr="003E3089">
        <w:rPr>
          <w:rFonts w:cstheme="minorHAnsi"/>
        </w:rPr>
        <w:t xml:space="preserve">The </w:t>
      </w:r>
      <w:proofErr w:type="spellStart"/>
      <w:r w:rsidRPr="003E3089">
        <w:rPr>
          <w:rFonts w:cstheme="minorHAnsi"/>
        </w:rPr>
        <w:t>Agatston</w:t>
      </w:r>
      <w:proofErr w:type="spellEnd"/>
      <w:r w:rsidRPr="003E3089">
        <w:rPr>
          <w:rFonts w:cstheme="minorHAnsi"/>
        </w:rPr>
        <w:t xml:space="preserve"> technique can be used to estimate calcium volume and calcium mass. The calcium mass score acquired via the </w:t>
      </w:r>
      <w:proofErr w:type="spellStart"/>
      <w:r w:rsidRPr="003E3089">
        <w:rPr>
          <w:rFonts w:cstheme="minorHAnsi"/>
        </w:rPr>
        <w:t>Agaston</w:t>
      </w:r>
      <w:proofErr w:type="spellEnd"/>
      <w:r w:rsidRPr="003E3089">
        <w:rPr>
          <w:rFonts w:cstheme="minorHAnsi"/>
        </w:rPr>
        <w:t xml:space="preserve"> technique is fundamentally similar to traditional </w:t>
      </w:r>
      <w:proofErr w:type="spellStart"/>
      <w:r w:rsidRPr="003E3089">
        <w:rPr>
          <w:rFonts w:cstheme="minorHAnsi"/>
        </w:rPr>
        <w:t>Agatston</w:t>
      </w:r>
      <w:proofErr w:type="spellEnd"/>
      <w:r w:rsidRPr="003E3089">
        <w:rPr>
          <w:rFonts w:cstheme="minorHAnsi"/>
        </w:rPr>
        <w:t xml:space="preserve"> calcium scoring and suffers from many of the same limitations inherent to the </w:t>
      </w:r>
      <w:proofErr w:type="spellStart"/>
      <w:r w:rsidRPr="003E3089">
        <w:rPr>
          <w:rFonts w:cstheme="minorHAnsi"/>
        </w:rPr>
        <w:t>Agatston</w:t>
      </w:r>
      <w:proofErr w:type="spellEnd"/>
      <w:r w:rsidRPr="003E3089">
        <w:rPr>
          <w:rFonts w:cstheme="minorHAnsi"/>
        </w:rPr>
        <w:t xml:space="preserve"> scoring approach</w:t>
      </w:r>
      <w:r w:rsidR="00A75F8A" w:rsidRPr="003E3089">
        <w:rPr>
          <w:rFonts w:cstheme="minorHAnsi"/>
        </w:rPr>
        <w:t xml:space="preserve"> </w:t>
      </w:r>
      <w:r w:rsidR="00707EC3">
        <w:rPr>
          <w:rFonts w:cstheme="minorHAnsi"/>
        </w:rPr>
        <w:fldChar w:fldCharType="begin"/>
      </w:r>
      <w:r w:rsidR="00707EC3">
        <w:rPr>
          <w:rFonts w:cstheme="minorHAnsi"/>
        </w:rPr>
        <w:instrText xml:space="preserve"> ADDIN ZOTERO_ITEM CSL_CITATION {"citationID":"yBUMumsY","properties":{"formattedCitation":"(Blaha et al., 2017; Willemink et al., 2014)","plainCitation":"(Blaha et al., 2017; Willemink et al., 2014)","noteIndex":0},"citationItems":[{"id":419,"uris":["http://zotero.org/users/6884353/items/VXYSJC6Y"],"itemData":{"id":419,"type":"article-journal","abstract":"Quantification of coronary artery calcium (CAC) has been shown to be reliable, reproducible, and predictive of cardiovascular risk. Formal CAC scoring was introduced in 1990, with early scoring algorithms notable for their simplicity and elegance. Yet, with little evidence available on how to best build a score, and without a conceptual model guiding score development, these scores were, to a large degree, arbitrary. In this review, we describe the traditional approaches for clinical CAC scoring, noting their strengths, weaknesses, and limitations. We then discuss a conceptual model for developing an improved CAC score, reviewing the evidence supporting approaches most likely to lead to meaningful score improvement (for example, accounting for CAC density and regional distribution). After discussing the potential implementation of an improved score in clinical practice, we follow with a discussion of the future of CAC scoring, asking the central question: do we really need a new CAC score?","container-title":"JACC: Cardiovascular Imaging","DOI":"10.1016/j.jcmg.2017.05.007","ISSN":"1936-878X","issue":"8","journalAbbreviation":"JACC: Cardiovascular Imaging","language":"en","page":"923-937","source":"ScienceDirect","title":"Coronary Artery Calcium Scoring: Is It Time for a Change in Methodology?","title-short":"Coronary Artery Calcium Scoring","volume":"10","author":[{"family":"Blaha","given":"Michael J."},{"family":"Mortensen","given":"Martin Bødtker"},{"family":"Kianoush","given":"Sina"},{"family":"Tota-Maharaj","given":"Rajesh"},{"family":"Cainzos-Achirica","given":"Miguel"}],"issued":{"date-parts":[["2017",8,1]]}}},{"id":424,"uris":["http://zotero.org/users/6884353/items/UG3ZLSXR"],"itemData":{"id":424,"type":"article-journal","abstract":"Purpose\n\nTo determine the intervendor variability of Agatston scoring determined with state-of-the-art computed tomographic (CT) systems from the four major vendors in an ex vivo setup and to simulate the subsequent effects on cardiovascular risk reclassification in a large population-based cohort.\n\nMaterials and Methods\n\nResearch ethics board approval was not necessary because cadaveric hearts from individuals who donated their bodies to science were used. Agatston scores obtained with CT scanners from four different vendors were compared. Fifteen ex vivo human hearts were placed in a phantom resembling an average human adult. Hearts were scanned at equal radiation dose settings for the systems of all four vendors. Agatston scores were quantified semiautomatically with software used clinically. The ex vivo Agatston scores were used to simulate the effects of different CT scanners on reclassification of 432 individuals aged 55 years or older from a population-based study who were at intermediate cardiovascular risk based on Framingham risk scores. The Friedman test was used to evaluate overall differences, and post hoc analyses were performed by using the Wilcoxon signed-rank test with Bonferroni correction.\n\nResults\n\nAgatston scores differed substantially when CT scanners from different vendors were used, with median Agatston scores ranging from 332 (interquartile range, 114–1135) to 469 (interquartile range, 183–1381; P &lt; .05). Simulation showed that these differences resulted in a change in cardiovascular risk classification in 0.5%–6.5% of individuals at intermediate risk when a CT scanner from a different vendor was used.\n\nConclusion\n\nAmong individuals at intermediate cardiovascular risk, state-of the-art CT scanners made by different vendors produced substantially different Agatston scores, which can result in reclassification of patients to the high- or low-risk categories in up to 6.5% of cases.\n\n© RSNA, 2014","container-title":"Radiology","DOI":"10.1148/radiol.14140066","ISSN":"0033-8419","issue":"3","note":"publisher: Radiological Society of North America","page":"695-702","source":"pubs.rsna.org (Atypon)","title":"Coronary Artery Calcification Scoring with State-of-the-Art CT Scanners from Different Vendors Has Substantial Effect on Risk Classification","volume":"273","author":[{"family":"Willemink","given":"Martin J."},{"family":"Vliegenthart","given":"Rozemarijn"},{"family":"Takx","given":"Richard A. P."},{"family":"Leiner","given":"Tim"},{"family":"Budde","given":"Ricardo P. J."},{"family":"Bleys","given":"Ronald L. A. W."},{"family":"Das","given":"Marco"},{"family":"Wildberger","given":"Joachim E."},{"family":"Prokop","given":"Mathias"},{"family":"Buls","given":"Nico"},{"family":"Mey","given":"Johan","non-dropping-particle":"de"},{"family":"Schilham","given":"Arnold M. R."},{"family":"Jong","given":"Pim A.","non-dropping-particle":"de"}],"issued":{"date-parts":[["2014",12]]}}}],"schema":"https://github.com/citation-style-language/schema/raw/master/csl-citation.json"} </w:instrText>
      </w:r>
      <w:r w:rsidR="00707EC3">
        <w:rPr>
          <w:rFonts w:cstheme="minorHAnsi"/>
        </w:rPr>
        <w:fldChar w:fldCharType="separate"/>
      </w:r>
      <w:r w:rsidR="00707EC3">
        <w:rPr>
          <w:rFonts w:cstheme="minorHAnsi"/>
          <w:noProof/>
        </w:rPr>
        <w:t>(Blaha et al., 2017; Willemink et al., 2014)</w:t>
      </w:r>
      <w:r w:rsidR="00707EC3">
        <w:rPr>
          <w:rFonts w:cstheme="minorHAnsi"/>
        </w:rPr>
        <w:fldChar w:fldCharType="end"/>
      </w:r>
      <w:r w:rsidRPr="003E3089">
        <w:rPr>
          <w:rFonts w:cstheme="minorHAnsi"/>
        </w:rPr>
        <w:t xml:space="preserve">. A previous study also showed that calcium mass quantification via </w:t>
      </w:r>
      <w:r w:rsidRPr="003E3089">
        <w:rPr>
          <w:rFonts w:cstheme="minorHAnsi"/>
        </w:rPr>
        <w:lastRenderedPageBreak/>
        <w:t xml:space="preserve">the </w:t>
      </w:r>
      <w:proofErr w:type="spellStart"/>
      <w:r w:rsidRPr="003E3089">
        <w:rPr>
          <w:rFonts w:cstheme="minorHAnsi"/>
        </w:rPr>
        <w:t>Agatston</w:t>
      </w:r>
      <w:proofErr w:type="spellEnd"/>
      <w:r w:rsidRPr="003E3089">
        <w:rPr>
          <w:rFonts w:cstheme="minorHAnsi"/>
        </w:rPr>
        <w:t xml:space="preserve"> approach produces up to 50% underestimation of calcium mass for large patients </w:t>
      </w:r>
      <w:r w:rsidR="00707EC3">
        <w:rPr>
          <w:rFonts w:cstheme="minorHAnsi"/>
        </w:rPr>
        <w:fldChar w:fldCharType="begin"/>
      </w:r>
      <w:r w:rsidR="00707EC3">
        <w:rPr>
          <w:rFonts w:cstheme="minorHAnsi"/>
        </w:rPr>
        <w:instrText xml:space="preserve"> ADDIN ZOTERO_TEMP </w:instrText>
      </w:r>
      <w:r w:rsidR="00707EC3">
        <w:rPr>
          <w:rFonts w:cstheme="minorHAnsi"/>
        </w:rPr>
        <w:fldChar w:fldCharType="separate"/>
      </w:r>
      <w:r w:rsidR="00707EC3">
        <w:rPr>
          <w:rFonts w:cstheme="minorHAnsi"/>
          <w:noProof/>
        </w:rPr>
        <w:t xml:space="preserve"> </w:t>
      </w:r>
      <w:r w:rsidR="00707EC3">
        <w:rPr>
          <w:rFonts w:cstheme="minorHAnsi"/>
        </w:rPr>
        <w:fldChar w:fldCharType="end"/>
      </w:r>
      <w:r w:rsidR="001B1F03">
        <w:rPr>
          <w:rFonts w:cstheme="minorHAnsi"/>
        </w:rPr>
        <w:fldChar w:fldCharType="begin"/>
      </w:r>
      <w:r w:rsidR="001B1F03">
        <w:rPr>
          <w:rFonts w:cstheme="minorHAnsi"/>
        </w:rPr>
        <w:instrText xml:space="preserve"> ADDIN ZOTERO_ITEM CSL_CITATION {"citationID":"V5TKXUBP","properties":{"formattedCitation":"(Willemink et al., 2015)","plainCitation":"(Willemink et al., 2015)","noteIndex":0},"citationItems":[{"id":443,"uris":["http://zotero.org/users/6884353/items/MPLPXHTL"],"itemData":{"id":443,"type":"article-journal","abstract":"OBJECTIVE: To evaluate the effect of chest size on coronary calcium score (CCS) as assessed with new-generation CT systems from 4 major vendors.\nMETHODS: An anthropomorphic, small-sized (300 × 200 mm) chest phantom containing 100 small calcifications (diameters, 0.5-2.0 mm) was evaluated with and without an extension ring on state-of-the-art CT systems from 4 vendors. The extension ring was used to mimic a patient with a large chest size (400 × 300 mm). Image acquisition was repeated 5 times with small translations and/or rotations. Routine clinical acquisition and reconstruction protocols for small and large patients were used. CCS was quantified as Agatston and mass scores with vendor software.\nRESULTS: The small-sized phantom resulted in median (interquartiles) Agatston scores of 10 (9-35), 136 (123-146), 34 (30-37), and 87 (85-89) for Philips, GE, Siemens, and Toshiba, respectively. Mass scores were 4 mg (3-9 mg), 23 mg (21-27 mg), 8 mg (8-9 mg), and 20 mg (20-20 mg), respectively. Adding the extension ring resulted in reduced Agatston scores for all vendors (17%-48%) and mass scores for 2 vendors (11%-49%). Median Agatston scores decreased to 9 (5-10), 79 (60-80), 27 (24-32), and 45 (29-53) units, and median mass scores remained similar for Philips at 4 mg (4-6 mg) and Siemens at 8 mg (7-8 mg) and decreased for the other vendors to 13 mg (11-14 mg) and 10 mg (8-13 mg), respectively.\nCONCLUSION: This multivendor phantom study showed that CCS can be underestimated up to 50% (49%-66%) for Agatston scores and 49% (36%-59%) for mass scores at a larger chest size, which may be relevant for women and large patients. However, CCS underestimation by chest size differs considerably by vendor.","container-title":"Journal of Cardiovascular Computed Tomography","DOI":"10.1016/j.jcct.2015.03.010","ISSN":"1876-861X","issue":"5","journalAbbreviation":"J Cardiovasc Comput Tomogr","language":"eng","note":"PMID: 25980948","page":"415-421","source":"PubMed","title":"Coronary calcium scores are systematically underestimated at a large chest size: A multivendor phantom study","title-short":"Coronary calcium scores are systematically underestimated at a large chest size","volume":"9","author":[{"family":"Willemink","given":"Martin J."},{"family":"Abramiuc","given":"Bronislaw"},{"family":"Harder","given":"Annemarie M.","non-dropping-particle":"den"},{"family":"Werf","given":"Niels R.","non-dropping-particle":"van der"},{"family":"Jong","given":"Pim A.","non-dropping-particle":"de"},{"family":"Budde","given":"Ricardo P. J."},{"family":"Wildberger","given":"Joachim E."},{"family":"Vliegenthart","given":"Rozemarijn"},{"family":"Willems","given":"Tineke P."},{"family":"Greuter","given":"Marcel J. W."},{"family":"Leiner","given":"Tim"}],"issued":{"date-parts":[["2015"]]}}}],"schema":"https://github.com/citation-style-language/schema/raw/master/csl-citation.json"} </w:instrText>
      </w:r>
      <w:r w:rsidR="001B1F03">
        <w:rPr>
          <w:rFonts w:cstheme="minorHAnsi"/>
        </w:rPr>
        <w:fldChar w:fldCharType="separate"/>
      </w:r>
      <w:r w:rsidR="001B1F03">
        <w:rPr>
          <w:rFonts w:cstheme="minorHAnsi"/>
          <w:noProof/>
        </w:rPr>
        <w:t>(Willemink et al., 2015)</w:t>
      </w:r>
      <w:r w:rsidR="001B1F03">
        <w:rPr>
          <w:rFonts w:cstheme="minorHAnsi"/>
        </w:rPr>
        <w:fldChar w:fldCharType="end"/>
      </w:r>
      <w:r w:rsidRPr="003E3089">
        <w:rPr>
          <w:rFonts w:cstheme="minorHAnsi"/>
        </w:rPr>
        <w:t>.</w:t>
      </w:r>
    </w:p>
    <w:p w14:paraId="5CADD85C" w14:textId="77777777" w:rsidR="00F9775A" w:rsidRPr="003E3089" w:rsidRDefault="00F9775A" w:rsidP="003E3089">
      <w:pPr>
        <w:spacing w:line="480" w:lineRule="auto"/>
        <w:rPr>
          <w:rFonts w:cstheme="minorHAnsi"/>
        </w:rPr>
      </w:pPr>
    </w:p>
    <w:p w14:paraId="600C38F8" w14:textId="3487816F" w:rsidR="00097141" w:rsidRPr="003E3089" w:rsidRDefault="00097141" w:rsidP="003E3089">
      <w:pPr>
        <w:spacing w:line="480" w:lineRule="auto"/>
        <w:rPr>
          <w:rFonts w:cstheme="minorHAnsi"/>
        </w:rPr>
      </w:pPr>
      <w:r w:rsidRPr="003E3089">
        <w:rPr>
          <w:rFonts w:cstheme="minorHAnsi"/>
        </w:rPr>
        <w:t xml:space="preserve">A CAC measurement technique that improves the accuracy, reproducibility, sensitivity, and specificity of the measured calcium mass would help to improve coronary heart disease diagnosis and stratify risk more accurately, especially for </w:t>
      </w:r>
      <w:del w:id="295" w:author="Molloi, Sabee" w:date="2022-12-28T22:07:00Z">
        <w:r w:rsidRPr="003E3089" w:rsidDel="009F17F0">
          <w:rPr>
            <w:rFonts w:cstheme="minorHAnsi"/>
          </w:rPr>
          <w:delText>undetectable and nearly undetectable calcium levels</w:delText>
        </w:r>
      </w:del>
      <w:ins w:id="296" w:author="Molloi, Sabee" w:date="2022-12-28T22:07:00Z">
        <w:r w:rsidR="009F17F0">
          <w:rPr>
            <w:rFonts w:cstheme="minorHAnsi"/>
          </w:rPr>
          <w:t>cal</w:t>
        </w:r>
      </w:ins>
      <w:ins w:id="297" w:author="Molloi, Sabee" w:date="2022-12-28T22:08:00Z">
        <w:r w:rsidR="009F17F0">
          <w:rPr>
            <w:rFonts w:cstheme="minorHAnsi"/>
          </w:rPr>
          <w:t>cifications near</w:t>
        </w:r>
        <w:r w:rsidR="00F614D3">
          <w:rPr>
            <w:rFonts w:cstheme="minorHAnsi"/>
          </w:rPr>
          <w:t xml:space="preserve"> the </w:t>
        </w:r>
      </w:ins>
      <w:ins w:id="298" w:author="Molloi, Sabee" w:date="2022-12-28T22:09:00Z">
        <w:r w:rsidR="009F443C" w:rsidRPr="009F443C">
          <w:rPr>
            <w:rFonts w:cstheme="minorHAnsi"/>
          </w:rPr>
          <w:t>threshold</w:t>
        </w:r>
      </w:ins>
      <w:ins w:id="299" w:author="Mike Black" w:date="2022-12-30T13:05:00Z">
        <w:r w:rsidR="00D16E0C">
          <w:rPr>
            <w:rFonts w:cstheme="minorHAnsi"/>
          </w:rPr>
          <w:t xml:space="preserve"> of</w:t>
        </w:r>
      </w:ins>
      <w:ins w:id="300" w:author="Molloi, Sabee" w:date="2022-12-28T22:09:00Z">
        <w:r w:rsidR="009F443C" w:rsidRPr="009F443C">
          <w:rPr>
            <w:rFonts w:cstheme="minorHAnsi"/>
          </w:rPr>
          <w:t xml:space="preserve"> </w:t>
        </w:r>
      </w:ins>
      <w:ins w:id="301" w:author="Molloi, Sabee" w:date="2022-12-28T22:08:00Z">
        <w:r w:rsidR="00F614D3">
          <w:rPr>
            <w:rFonts w:cstheme="minorHAnsi"/>
          </w:rPr>
          <w:t>detectab</w:t>
        </w:r>
      </w:ins>
      <w:ins w:id="302" w:author="Molloi, Sabee" w:date="2022-12-28T22:09:00Z">
        <w:r w:rsidR="009F443C">
          <w:rPr>
            <w:rFonts w:cstheme="minorHAnsi"/>
          </w:rPr>
          <w:t>ility</w:t>
        </w:r>
      </w:ins>
      <w:r w:rsidRPr="003E3089">
        <w:rPr>
          <w:rFonts w:cstheme="minorHAnsi"/>
        </w:rPr>
        <w:t xml:space="preserve">. A more quantitative calcium mass calculation would likewise help improve risk stratification and diagnosis of coronary heart disease. </w:t>
      </w:r>
      <w:del w:id="303" w:author="Molloi, Sabee" w:date="2022-12-28T22:10:00Z">
        <w:r w:rsidRPr="003E3089" w:rsidDel="00E30102">
          <w:rPr>
            <w:rFonts w:cstheme="minorHAnsi"/>
          </w:rPr>
          <w:delText xml:space="preserve">The </w:delText>
        </w:r>
      </w:del>
      <w:ins w:id="304" w:author="Molloi, Sabee" w:date="2022-12-28T22:10:00Z">
        <w:r w:rsidR="00E30102">
          <w:rPr>
            <w:rFonts w:cstheme="minorHAnsi"/>
          </w:rPr>
          <w:t>An</w:t>
        </w:r>
        <w:r w:rsidR="00E30102" w:rsidRPr="003E3089">
          <w:rPr>
            <w:rFonts w:cstheme="minorHAnsi"/>
          </w:rPr>
          <w:t xml:space="preserve"> </w:t>
        </w:r>
      </w:ins>
      <w:r w:rsidRPr="003E3089">
        <w:rPr>
          <w:rFonts w:cstheme="minorHAnsi"/>
        </w:rPr>
        <w:t xml:space="preserve">integrated intensity or Hounsfield unit (HU) technique recently demonstrated the ability to accurately assess coronary artery cross-sectional area, </w:t>
      </w:r>
      <w:del w:id="305" w:author="Molloi, Sabee" w:date="2022-12-28T22:11:00Z">
        <w:r w:rsidRPr="003E3089" w:rsidDel="00A1639D">
          <w:rPr>
            <w:rFonts w:cstheme="minorHAnsi"/>
          </w:rPr>
          <w:delText>even past the visible</w:delText>
        </w:r>
      </w:del>
      <w:ins w:id="306" w:author="Molloi, Sabee" w:date="2022-12-28T22:11:00Z">
        <w:r w:rsidR="00A1639D">
          <w:rPr>
            <w:rFonts w:cstheme="minorHAnsi"/>
          </w:rPr>
          <w:t>near</w:t>
        </w:r>
        <w:r w:rsidR="00003080">
          <w:rPr>
            <w:rFonts w:cstheme="minorHAnsi"/>
          </w:rPr>
          <w:t xml:space="preserve"> the</w:t>
        </w:r>
      </w:ins>
      <w:r w:rsidRPr="003E3089">
        <w:rPr>
          <w:rFonts w:cstheme="minorHAnsi"/>
        </w:rPr>
        <w:t xml:space="preserve"> threshold </w:t>
      </w:r>
      <w:ins w:id="307" w:author="Molloi, Sabee" w:date="2022-12-28T22:11:00Z">
        <w:r w:rsidR="00003080">
          <w:rPr>
            <w:rFonts w:cstheme="minorHAnsi"/>
          </w:rPr>
          <w:t>of detectability</w:t>
        </w:r>
      </w:ins>
      <w:ins w:id="308" w:author="Molloi, Sabee" w:date="2022-12-28T22:12:00Z">
        <w:r w:rsidR="00003080">
          <w:rPr>
            <w:rFonts w:cstheme="minorHAnsi"/>
          </w:rPr>
          <w:t xml:space="preserve"> </w:t>
        </w:r>
      </w:ins>
      <w:r w:rsidR="001B1F03">
        <w:rPr>
          <w:rFonts w:cstheme="minorHAnsi"/>
        </w:rPr>
        <w:fldChar w:fldCharType="begin"/>
      </w:r>
      <w:r w:rsidR="001B1F03">
        <w:rPr>
          <w:rFonts w:cstheme="minorHAnsi"/>
        </w:rPr>
        <w:instrText xml:space="preserve"> ADDIN ZOTERO_ITEM CSL_CITATION {"citationID":"k2Hpt2aS","properties":{"formattedCitation":"(Molloi et al., 2017)","plainCitation":"(Molloi et al., 2017)","noteIndex":0},"citationItems":[{"id":192,"uris":["http://zotero.org/users/6884353/items/KLBTIH2A"],"itemData":{"id":192,"type":"article-journal","abstract":"Coronary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1B1F03">
        <w:rPr>
          <w:rFonts w:cstheme="minorHAnsi"/>
        </w:rPr>
        <w:fldChar w:fldCharType="separate"/>
      </w:r>
      <w:r w:rsidR="001B1F03">
        <w:rPr>
          <w:rFonts w:cstheme="minorHAnsi"/>
          <w:noProof/>
        </w:rPr>
        <w:t>(Molloi et al., 2017)</w:t>
      </w:r>
      <w:r w:rsidR="001B1F03">
        <w:rPr>
          <w:rFonts w:cstheme="minorHAnsi"/>
        </w:rPr>
        <w:fldChar w:fldCharType="end"/>
      </w:r>
      <w:r w:rsidR="001B1F03">
        <w:rPr>
          <w:rFonts w:cstheme="minorHAnsi"/>
        </w:rPr>
        <w:t xml:space="preserve">. </w:t>
      </w:r>
      <w:ins w:id="309" w:author="Molloi, Sabee" w:date="2022-12-28T22:14:00Z">
        <w:r w:rsidR="00E32A9E">
          <w:rPr>
            <w:rFonts w:cstheme="minorHAnsi"/>
          </w:rPr>
          <w:t xml:space="preserve">A similar </w:t>
        </w:r>
        <w:r w:rsidR="00FF19EA">
          <w:rPr>
            <w:rFonts w:cstheme="minorHAnsi"/>
          </w:rPr>
          <w:t xml:space="preserve">approach based on </w:t>
        </w:r>
      </w:ins>
      <w:del w:id="310" w:author="Molloi, Sabee" w:date="2022-12-28T22:15:00Z">
        <w:r w:rsidRPr="003E3089" w:rsidDel="00FF19EA">
          <w:rPr>
            <w:rFonts w:cstheme="minorHAnsi"/>
          </w:rPr>
          <w:delText xml:space="preserve">Similarly, </w:delText>
        </w:r>
      </w:del>
      <w:r w:rsidRPr="003E3089">
        <w:rPr>
          <w:rFonts w:cstheme="minorHAnsi"/>
        </w:rPr>
        <w:t>volume fraction</w:t>
      </w:r>
      <w:ins w:id="311" w:author="Molloi, Sabee" w:date="2022-12-28T22:15:00Z">
        <w:r w:rsidR="00E31B44">
          <w:rPr>
            <w:rFonts w:cstheme="minorHAnsi"/>
          </w:rPr>
          <w:t>s of two mater</w:t>
        </w:r>
      </w:ins>
      <w:ins w:id="312" w:author="Molloi, Sabee" w:date="2022-12-28T22:16:00Z">
        <w:r w:rsidR="00E31B44">
          <w:rPr>
            <w:rFonts w:cstheme="minorHAnsi"/>
          </w:rPr>
          <w:t xml:space="preserve">ials </w:t>
        </w:r>
        <w:r w:rsidR="005D5C32">
          <w:rPr>
            <w:rFonts w:cstheme="minorHAnsi"/>
          </w:rPr>
          <w:t>within a voxel</w:t>
        </w:r>
      </w:ins>
      <w:ins w:id="313" w:author="Molloi, Sabee" w:date="2022-12-28T22:17:00Z">
        <w:r w:rsidR="00666626">
          <w:rPr>
            <w:rFonts w:cstheme="minorHAnsi"/>
          </w:rPr>
          <w:t xml:space="preserve"> can be used </w:t>
        </w:r>
      </w:ins>
      <w:ins w:id="314" w:author="Mike Black" w:date="2022-12-30T13:05:00Z">
        <w:r w:rsidR="00555B26">
          <w:rPr>
            <w:rFonts w:cstheme="minorHAnsi"/>
          </w:rPr>
          <w:t xml:space="preserve">for </w:t>
        </w:r>
      </w:ins>
      <w:ins w:id="315" w:author="Molloi, Sabee" w:date="2022-12-28T22:17:00Z">
        <w:r w:rsidR="00437C93">
          <w:rPr>
            <w:rFonts w:cstheme="minorHAnsi"/>
          </w:rPr>
          <w:t>calcium</w:t>
        </w:r>
      </w:ins>
      <w:r w:rsidRPr="003E3089">
        <w:rPr>
          <w:rFonts w:cstheme="minorHAnsi"/>
        </w:rPr>
        <w:t xml:space="preserve"> mass quantification</w:t>
      </w:r>
      <w:del w:id="316" w:author="Molloi, Sabee" w:date="2022-12-28T22:18:00Z">
        <w:r w:rsidRPr="003E3089" w:rsidDel="002B4ACB">
          <w:rPr>
            <w:rFonts w:cstheme="minorHAnsi"/>
          </w:rPr>
          <w:delText xml:space="preserve"> has demonstrated the ability to accurately measure the mass of lung tissue in pulmonary computed tomography (CT) scans</w:delText>
        </w:r>
      </w:del>
      <w:r w:rsidRPr="003E3089">
        <w:rPr>
          <w:rFonts w:cstheme="minorHAnsi"/>
        </w:rPr>
        <w:t xml:space="preserve">. These techniques have not </w:t>
      </w:r>
      <w:ins w:id="317" w:author="Molloi, Sabee" w:date="2022-12-28T22:18:00Z">
        <w:r w:rsidR="002B4ACB">
          <w:rPr>
            <w:rFonts w:cstheme="minorHAnsi"/>
          </w:rPr>
          <w:t xml:space="preserve">previously </w:t>
        </w:r>
      </w:ins>
      <w:r w:rsidRPr="003E3089">
        <w:rPr>
          <w:rFonts w:cstheme="minorHAnsi"/>
        </w:rPr>
        <w:t xml:space="preserve">been </w:t>
      </w:r>
      <w:del w:id="318" w:author="Molloi, Sabee" w:date="2022-12-28T22:19:00Z">
        <w:r w:rsidRPr="003E3089" w:rsidDel="002B4ACB">
          <w:rPr>
            <w:rFonts w:cstheme="minorHAnsi"/>
          </w:rPr>
          <w:delText xml:space="preserve">adapted </w:delText>
        </w:r>
      </w:del>
      <w:ins w:id="319" w:author="Molloi, Sabee" w:date="2022-12-28T22:19:00Z">
        <w:r w:rsidR="002B4ACB">
          <w:rPr>
            <w:rFonts w:cstheme="minorHAnsi"/>
          </w:rPr>
          <w:t>used</w:t>
        </w:r>
        <w:r w:rsidR="002B4ACB" w:rsidRPr="003E3089">
          <w:rPr>
            <w:rFonts w:cstheme="minorHAnsi"/>
          </w:rPr>
          <w:t xml:space="preserve"> </w:t>
        </w:r>
      </w:ins>
      <w:r w:rsidRPr="003E3089">
        <w:rPr>
          <w:rFonts w:cstheme="minorHAnsi"/>
        </w:rPr>
        <w:t>for calcium mass quantification</w:t>
      </w:r>
      <w:del w:id="320" w:author="Molloi, Sabee" w:date="2022-12-28T22:19:00Z">
        <w:r w:rsidRPr="003E3089" w:rsidDel="002B4ACB">
          <w:rPr>
            <w:rFonts w:cstheme="minorHAnsi"/>
          </w:rPr>
          <w:delText xml:space="preserve"> and CAC scoring</w:delText>
        </w:r>
      </w:del>
      <w:r w:rsidRPr="003E3089">
        <w:rPr>
          <w:rFonts w:cstheme="minorHAnsi"/>
        </w:rPr>
        <w:t>.</w:t>
      </w:r>
    </w:p>
    <w:p w14:paraId="4F288E48" w14:textId="77777777" w:rsidR="00097141" w:rsidRPr="003E3089" w:rsidRDefault="00097141" w:rsidP="003E3089">
      <w:pPr>
        <w:spacing w:line="480" w:lineRule="auto"/>
        <w:rPr>
          <w:rFonts w:cstheme="minorHAnsi"/>
        </w:rPr>
      </w:pPr>
    </w:p>
    <w:p w14:paraId="3F4A525C" w14:textId="20648C26" w:rsidR="00097141" w:rsidRPr="003E3089" w:rsidRDefault="00097141" w:rsidP="003E3089">
      <w:pPr>
        <w:spacing w:line="480" w:lineRule="auto"/>
        <w:rPr>
          <w:rFonts w:cstheme="minorHAnsi"/>
        </w:rPr>
      </w:pPr>
      <w:r w:rsidRPr="003E3089">
        <w:rPr>
          <w:rFonts w:cstheme="minorHAnsi"/>
        </w:rPr>
        <w:t xml:space="preserve">This study </w:t>
      </w:r>
      <w:del w:id="321" w:author="Molloi, Sabee" w:date="2022-12-28T22:19:00Z">
        <w:r w:rsidRPr="003E3089" w:rsidDel="002806FA">
          <w:rPr>
            <w:rFonts w:cstheme="minorHAnsi"/>
          </w:rPr>
          <w:delText xml:space="preserve">adapted </w:delText>
        </w:r>
      </w:del>
      <w:ins w:id="322" w:author="Molloi, Sabee" w:date="2022-12-28T22:19:00Z">
        <w:r w:rsidR="002806FA">
          <w:rPr>
            <w:rFonts w:cstheme="minorHAnsi"/>
          </w:rPr>
          <w:t>used</w:t>
        </w:r>
        <w:r w:rsidR="002806FA" w:rsidRPr="003E3089">
          <w:rPr>
            <w:rFonts w:cstheme="minorHAnsi"/>
          </w:rPr>
          <w:t xml:space="preserve"> </w:t>
        </w:r>
      </w:ins>
      <w:r w:rsidRPr="003E3089">
        <w:rPr>
          <w:rFonts w:cstheme="minorHAnsi"/>
        </w:rPr>
        <w:t xml:space="preserve">the integrated HU and volume fraction mass quantification techniques to quantify coronary artery calcium in CT scans by accounting for the partial volume effect. These new calcium mass quantification techniques, integrated calcium mass, and volume fraction calcium mass were evaluated on simulated CT scans where the total calcium mass was known. These techniques </w:t>
      </w:r>
      <w:ins w:id="323" w:author="Molloi, Sabee" w:date="2022-12-28T22:22:00Z">
        <w:r w:rsidR="000E4274">
          <w:rPr>
            <w:rFonts w:cstheme="minorHAnsi"/>
          </w:rPr>
          <w:t xml:space="preserve">along with the </w:t>
        </w:r>
        <w:r w:rsidR="00241F7E" w:rsidRPr="003E3089">
          <w:rPr>
            <w:rFonts w:cstheme="minorHAnsi"/>
          </w:rPr>
          <w:t xml:space="preserve">standard </w:t>
        </w:r>
        <w:proofErr w:type="spellStart"/>
        <w:r w:rsidR="00241F7E" w:rsidRPr="003E3089">
          <w:rPr>
            <w:rFonts w:cstheme="minorHAnsi"/>
          </w:rPr>
          <w:t>Agatston</w:t>
        </w:r>
        <w:proofErr w:type="spellEnd"/>
        <w:r w:rsidR="00241F7E" w:rsidRPr="003E3089">
          <w:rPr>
            <w:rFonts w:cstheme="minorHAnsi"/>
          </w:rPr>
          <w:t xml:space="preserve"> scoring technique and the recently introduced spatially weighted calcium scoring technique </w:t>
        </w:r>
      </w:ins>
      <w:r w:rsidRPr="003E3089">
        <w:rPr>
          <w:rFonts w:cstheme="minorHAnsi"/>
        </w:rPr>
        <w:t xml:space="preserve">were compared to the known calcium mass to determine </w:t>
      </w:r>
      <w:del w:id="324" w:author="Molloi, Sabee" w:date="2022-12-28T22:23:00Z">
        <w:r w:rsidRPr="003E3089" w:rsidDel="003030E7">
          <w:rPr>
            <w:rFonts w:cstheme="minorHAnsi"/>
          </w:rPr>
          <w:delText xml:space="preserve">which </w:delText>
        </w:r>
        <w:r w:rsidR="0058790C" w:rsidDel="003030E7">
          <w:rPr>
            <w:rFonts w:cstheme="minorHAnsi"/>
          </w:rPr>
          <w:delText>method</w:delText>
        </w:r>
        <w:r w:rsidRPr="003E3089" w:rsidDel="003030E7">
          <w:rPr>
            <w:rFonts w:cstheme="minorHAnsi"/>
          </w:rPr>
          <w:delText xml:space="preserve"> was the most robust and accurate compared to the gold</w:delText>
        </w:r>
      </w:del>
      <w:ins w:id="325" w:author="Molloi, Sabee" w:date="2022-12-28T22:23:00Z">
        <w:r w:rsidR="003030E7">
          <w:rPr>
            <w:rFonts w:cstheme="minorHAnsi"/>
          </w:rPr>
          <w:t>their accuracy and precision</w:t>
        </w:r>
      </w:ins>
      <w:del w:id="326" w:author="Molloi, Sabee" w:date="2022-12-28T22:22:00Z">
        <w:r w:rsidRPr="003E3089" w:rsidDel="00241F7E">
          <w:rPr>
            <w:rFonts w:cstheme="minorHAnsi"/>
          </w:rPr>
          <w:delText xml:space="preserve"> standard Agatston scoring technique and the recently introduced spatially weighted calcium scoring technique</w:delText>
        </w:r>
      </w:del>
      <w:r w:rsidRPr="003E3089">
        <w:rPr>
          <w:rFonts w:cstheme="minorHAnsi"/>
        </w:rPr>
        <w:t>.</w:t>
      </w:r>
    </w:p>
    <w:p w14:paraId="324FCEBD" w14:textId="77777777" w:rsidR="00F9775A" w:rsidRPr="003E3089" w:rsidRDefault="00F9775A" w:rsidP="003E3089">
      <w:pPr>
        <w:spacing w:line="480" w:lineRule="auto"/>
        <w:rPr>
          <w:rFonts w:cstheme="minorHAnsi"/>
        </w:rPr>
      </w:pPr>
    </w:p>
    <w:p w14:paraId="5779D96F" w14:textId="19D4D4DD" w:rsidR="009F5C8F" w:rsidRPr="003E3089" w:rsidDel="00A165DF" w:rsidRDefault="00097141" w:rsidP="003E3089">
      <w:pPr>
        <w:spacing w:line="480" w:lineRule="auto"/>
        <w:rPr>
          <w:moveFrom w:id="327" w:author="Molloi, Sabee" w:date="2022-12-28T22:26:00Z"/>
          <w:rFonts w:cstheme="minorHAnsi"/>
        </w:rPr>
      </w:pPr>
      <w:moveFromRangeStart w:id="328" w:author="Molloi, Sabee" w:date="2022-12-28T22:26:00Z" w:name="move123158816"/>
      <w:moveFrom w:id="329" w:author="Molloi, Sabee" w:date="2022-12-28T22:26:00Z">
        <w:r w:rsidRPr="003E3089" w:rsidDel="00A165DF">
          <w:rPr>
            <w:rFonts w:cstheme="minorHAnsi"/>
          </w:rPr>
          <w:lastRenderedPageBreak/>
          <w:t xml:space="preserve">Throughout this study, Agatston scoring refers to the calcium mass </w:t>
        </w:r>
        <w:r w:rsidR="00F9775A" w:rsidRPr="003E3089" w:rsidDel="00A165DF">
          <w:rPr>
            <w:rFonts w:cstheme="minorHAnsi"/>
          </w:rPr>
          <w:t>calculations</w:t>
        </w:r>
        <w:r w:rsidRPr="003E3089" w:rsidDel="00A165DF">
          <w:rPr>
            <w:rFonts w:cstheme="minorHAnsi"/>
          </w:rPr>
          <w:t xml:space="preserve"> derived from the Agatston </w:t>
        </w:r>
        <w:r w:rsidR="00F9775A" w:rsidRPr="003E3089" w:rsidDel="00A165DF">
          <w:rPr>
            <w:rFonts w:cstheme="minorHAnsi"/>
          </w:rPr>
          <w:t>scoring method</w:t>
        </w:r>
        <w:r w:rsidRPr="003E3089" w:rsidDel="00A165DF">
          <w:rPr>
            <w:rFonts w:cstheme="minorHAnsi"/>
          </w:rPr>
          <w:t>. Spatially weighted calcium scoring refers only to the calcium score without associated physical units. Integrated calcium mass and volume fraction calcium mass refer</w:t>
        </w:r>
        <w:r w:rsidR="00625465" w:rsidRPr="003E3089" w:rsidDel="00A165DF">
          <w:rPr>
            <w:rFonts w:cstheme="minorHAnsi"/>
          </w:rPr>
          <w:t xml:space="preserve"> </w:t>
        </w:r>
        <w:r w:rsidRPr="003E3089" w:rsidDel="00A165DF">
          <w:rPr>
            <w:rFonts w:cstheme="minorHAnsi"/>
          </w:rPr>
          <w:t>to the calcium mass calculated via the integrated HU approach and volume fraction mass quantification technique, respectively. This study's calcium scoring algorithms are publicly available at https://github.com/Dale-Black/CalciumScoring.jl</w:t>
        </w:r>
        <w:r w:rsidR="001B1F03" w:rsidDel="00A165DF">
          <w:rPr>
            <w:rFonts w:cstheme="minorHAnsi"/>
          </w:rPr>
          <w:t>.</w:t>
        </w:r>
      </w:moveFrom>
    </w:p>
    <w:moveFromRangeEnd w:id="328"/>
    <w:p w14:paraId="351B5242" w14:textId="3CE68884" w:rsidR="009F5C8F" w:rsidRPr="003E3089" w:rsidRDefault="009F5C8F" w:rsidP="003E3089">
      <w:pPr>
        <w:pStyle w:val="Heading1"/>
        <w:spacing w:line="480" w:lineRule="auto"/>
        <w:rPr>
          <w:rFonts w:asciiTheme="minorHAnsi" w:hAnsiTheme="minorHAnsi" w:cstheme="minorHAnsi"/>
        </w:rPr>
      </w:pPr>
      <w:r w:rsidRPr="003E3089">
        <w:rPr>
          <w:rFonts w:asciiTheme="minorHAnsi" w:hAnsiTheme="minorHAnsi" w:cstheme="minorHAnsi"/>
        </w:rPr>
        <w:t>II. Method</w:t>
      </w:r>
    </w:p>
    <w:p w14:paraId="4FE644E2" w14:textId="030409B2" w:rsidR="00743297" w:rsidRPr="003E3089" w:rsidRDefault="009F5C8F" w:rsidP="003E3089">
      <w:pPr>
        <w:pStyle w:val="Heading2"/>
        <w:spacing w:line="480" w:lineRule="auto"/>
        <w:rPr>
          <w:rFonts w:asciiTheme="minorHAnsi" w:hAnsiTheme="minorHAnsi" w:cstheme="minorHAnsi"/>
        </w:rPr>
      </w:pPr>
      <w:r w:rsidRPr="003E3089">
        <w:rPr>
          <w:rFonts w:asciiTheme="minorHAnsi" w:hAnsiTheme="minorHAnsi" w:cstheme="minorHAnsi"/>
        </w:rPr>
        <w:t>2.1 – Simulation</w:t>
      </w:r>
    </w:p>
    <w:p w14:paraId="4FED5FA7" w14:textId="779C1B50" w:rsidR="00743297" w:rsidRPr="003E3089" w:rsidRDefault="00743297" w:rsidP="003E3089">
      <w:pPr>
        <w:spacing w:line="480" w:lineRule="auto"/>
        <w:rPr>
          <w:rFonts w:cstheme="minorHAnsi"/>
        </w:rPr>
      </w:pPr>
      <w:r w:rsidRPr="003E3089">
        <w:rPr>
          <w:rFonts w:cstheme="minorHAnsi"/>
        </w:rPr>
        <w:t xml:space="preserve">The simulation study was set to match the scanning parameters of the 320-slice CT scanner (Canon </w:t>
      </w:r>
      <w:proofErr w:type="spellStart"/>
      <w:r w:rsidRPr="003E3089">
        <w:rPr>
          <w:rFonts w:cstheme="minorHAnsi"/>
        </w:rPr>
        <w:t>Aquilion</w:t>
      </w:r>
      <w:proofErr w:type="spellEnd"/>
      <w:r w:rsidRPr="003E3089">
        <w:rPr>
          <w:rFonts w:cstheme="minorHAnsi"/>
        </w:rPr>
        <w:t xml:space="preserve"> One, Canon America Medical Systems, Tustin, CA) as previously reported </w:t>
      </w:r>
      <w:r w:rsidR="00B91A61">
        <w:rPr>
          <w:rFonts w:cstheme="minorHAnsi"/>
        </w:rPr>
        <w:fldChar w:fldCharType="begin"/>
      </w:r>
      <w:r w:rsidR="00B91A61">
        <w:rPr>
          <w:rFonts w:cstheme="minorHAnsi"/>
        </w:rPr>
        <w:instrText xml:space="preserve"> ADDIN ZOTERO_ITEM CSL_CITATION {"citationID":"viqTFTxl","properties":{"formattedCitation":"(Ding et al., 2021)","plainCitation":"(Ding et al., 2021)","noteIndex":0},"citationItems":[{"id":123,"uris":["http://zotero.org/users/6884353/items/PAXSDEXW"],"itemData":{"id":123,"type":"article-journal","abstract":"To investigate the feasibility of quantifying the chemical composition of coronary artery plaque in terms of water, lipid, protein, and calcium contents using dual-energy computed tomography (CT) in a simulation study. A CT simulation package was developed based on physical parameters of a clinical CT scanner. A digital thorax phantom was designed to simulate coronary arterial plaques in the range of 2-5 mm in diameter. Both non-calcified and calcified plaques were studied. The non-calcified plaques were simulated as a mixture of water, lipid, and protein, while the calcified plaques also contained calcium. The water, lipid, protein, and calcium compositions of the plaques were selected to be within the expected clinical range. A total of 95 plaques for each lesion size were simulated using the CT simulation package at 80 and 135 kVp. Half-value layer measurements were made to make sure the simulated dose was within the range of clinical dual energy scanning protocols. Dual-energy material decomposition using a previously developed technique was performed to determine the volumetric fraction of water, lipid, protein, and calcium contents in each plaque. For non-calcified plaque, the total volume conservation provides the third constrain for three-material decomposition with dual energy CT. For calcified plaque, a fourth criterion was introduced from a previous report suggesting a linear correlation between water and protein contents in soft tissue. For non-calcified plaque, the root mean-squared error (RMSE) of the image-based decomposition was estimated to be 0.7%, 1.5%, and 0.3% for water, lipid, and protein contents, respectively. As for the calcified plaques, the RMSE of the 5 mm plaques were estimated to be 5.6%, 5.7%, 0.2%, and 3.1%, for water, lipid, calcium, and protein contents, respectively. The RMSE increases as the plaque size reduces. The simulation results indicate that chemical composition of coronary arterial plaques can be quantified using dual-energy CT. By accurately quantifying the content of a coronary plaque lesion, our decomposition method may provide valuable insight for the assessment and stratification of coronary artery disease.","container-title":"The International Journal of Cardiovascular Imaging","DOI":"10.1007/s10554-020-01961-y","ISSN":"1875-8312","issue":"1","journalAbbreviation":"Int J Cardiovasc Imaging","language":"eng","note":"PMID: 32876901\nPMCID: PMC7880863","page":"331-341","source":"PubMed","title":"Characterization of arterial plaque composition with dual energy computed tomography: a simulation study","title-short":"Characterization of arterial plaque composition with dual energy computed tomography","volume":"37","author":[{"family":"Ding","given":"Huanjun"},{"family":"Wang","given":"Chenggong"},{"family":"Malkasian","given":"Shant"},{"family":"Johnson","given":"Travis"},{"family":"Molloi","given":"Sabee"}],"issued":{"date-parts":[["2021",1]]}}}],"schema":"https://github.com/citation-style-language/schema/raw/master/csl-citation.json"} </w:instrText>
      </w:r>
      <w:r w:rsidR="00B91A61">
        <w:rPr>
          <w:rFonts w:cstheme="minorHAnsi"/>
        </w:rPr>
        <w:fldChar w:fldCharType="separate"/>
      </w:r>
      <w:r w:rsidR="00B91A61">
        <w:rPr>
          <w:rFonts w:cstheme="minorHAnsi"/>
          <w:noProof/>
        </w:rPr>
        <w:t>(Ding et al., 2021)</w:t>
      </w:r>
      <w:r w:rsidR="00B91A61">
        <w:rPr>
          <w:rFonts w:cstheme="minorHAnsi"/>
        </w:rPr>
        <w:fldChar w:fldCharType="end"/>
      </w:r>
      <w:r w:rsidRPr="003E3089">
        <w:rPr>
          <w:rFonts w:cstheme="minorHAnsi"/>
        </w:rPr>
        <w:t xml:space="preserve">. The X-ray spectrum was created with an interpolating polynomial model </w:t>
      </w:r>
      <w:r w:rsidR="00B91A61">
        <w:rPr>
          <w:rFonts w:cstheme="minorHAnsi"/>
        </w:rPr>
        <w:fldChar w:fldCharType="begin"/>
      </w:r>
      <w:r w:rsidR="00B91A61">
        <w:rPr>
          <w:rFonts w:cstheme="minorHAnsi"/>
        </w:rPr>
        <w:instrText xml:space="preserve"> ADDIN ZOTERO_ITEM CSL_CITATION {"citationID":"ZBet7QAu","properties":{"formattedCitation":"(Boone et al., 1997)","plainCitation":"(Boone et al., 1997)","noteIndex":0},"citationItems":[{"id":397,"uris":["http://zotero.org/users/6884353/items/4STBGITF"],"itemData":{"id":397,"type":"article-journal","abstract":"Computer simulation is a convenient and frequently used tool in the study of x-ray mammography, for the design of novel detector systems, the evaluation of dose deposition, x-ray technique optimization, and other applications. An important component in the simulation process is the accurate computer-generation of x-ray spectra. A computer model for the generation of x-ray spectra in the mammographic energy range from 18 kV to 40 kV has been developed. The proposed model requires no assumptions concerning the physics of x-ray production in an x-ray tube, but rather makes use of x-ray spectra recently measured experimentally in the laboratories of the Center for Devices and Radiological Health. Using x-ray spectra measured for molybdenum, rhodium, and tungsten anode x-ray tubes at 13 different kV's (18, 20, 22, ..., 42 kV), a spectral model using interpolating polynomials was developed. At each energy in the spectrum, the x-ray photon fluence was fit using 2, 3, or 4 term (depending on the energy) polynomials as a function of the applied tube voltage (kV). Using the polynomial fit coefficients determined at each 0.5 keV interval in the x-ray spectrum, accurate x-ray spectra can be generated for any arbitrary kV between 18 and 40 kV. Each anode material (Mo, Rh, W) uses a different set of polynomial coefficients. The molybdenum anode spectral model using interpolating polynomials is given the acronym MASMIP, and the rhodium and tungsten spectral models are called RASMIP and TASMIP, respectively. It is shown that the mean differences in photon fluence calculated over the energy channels and over the kV range from 20 to 40 kV were -0.073% (sigma = 1.58%) for MASMIP, -0.145% (sigma = 1.263%) for RASMIP, and 0.611% (sigma = 2.07%) for TASMIP. The polynomial coefficients for all three models are given in an Appendix. A short C subroutine which uses the polynomial coefficients and generates x-ray spectra based on the proposed model is available on the World Wide Web at http:/(/)www.aip.org/epaps/epaps.html.","container-title":"Medical Physics","DOI":"10.1118/1.598100","ISSN":"0094-2405","issue":"12","journalAbbreviation":"Med Phys","language":"eng","note":"PMID: 9434969","page":"1863-1874","source":"PubMed","title":"Molybdenum, rhodium, and tungsten anode spectral models using interpolating polynomials with application to mammography","volume":"24","author":[{"family":"Boone","given":"J. M."},{"family":"Fewell","given":"T. R."},{"family":"Jennings","given":"R. J."}],"issued":{"date-parts":[["1997",12]]}}}],"schema":"https://github.com/citation-style-language/schema/raw/master/csl-citation.json"} </w:instrText>
      </w:r>
      <w:r w:rsidR="00B91A61">
        <w:rPr>
          <w:rFonts w:cstheme="minorHAnsi"/>
        </w:rPr>
        <w:fldChar w:fldCharType="separate"/>
      </w:r>
      <w:r w:rsidR="00B91A61">
        <w:rPr>
          <w:rFonts w:cstheme="minorHAnsi"/>
          <w:noProof/>
        </w:rPr>
        <w:t>(Boone et al., 1997)</w:t>
      </w:r>
      <w:r w:rsidR="00B91A61">
        <w:rPr>
          <w:rFonts w:cstheme="minorHAnsi"/>
        </w:rPr>
        <w:fldChar w:fldCharType="end"/>
      </w:r>
      <w:r w:rsidRPr="003E3089">
        <w:rPr>
          <w:rFonts w:cstheme="minorHAnsi"/>
        </w:rPr>
        <w:t xml:space="preserve">. The linear attenuation coefficients were </w:t>
      </w:r>
      <w:r w:rsidR="0058790C">
        <w:rPr>
          <w:rFonts w:cstheme="minorHAnsi"/>
        </w:rPr>
        <w:t>made</w:t>
      </w:r>
      <w:r w:rsidRPr="003E3089">
        <w:rPr>
          <w:rFonts w:cstheme="minorHAnsi"/>
        </w:rPr>
        <w:t xml:space="preserve"> from their chemical composition </w:t>
      </w:r>
      <w:r w:rsidR="00B91A61">
        <w:rPr>
          <w:rFonts w:cstheme="minorHAnsi"/>
        </w:rPr>
        <w:fldChar w:fldCharType="begin"/>
      </w:r>
      <w:r w:rsidR="00B91A61">
        <w:rPr>
          <w:rFonts w:cstheme="minorHAnsi"/>
        </w:rPr>
        <w:instrText xml:space="preserve"> ADDIN ZOTERO_ITEM CSL_CITATION {"citationID":"08au8nE1","properties":{"formattedCitation":"(Boone and Chavez, 1996)","plainCitation":"(Boone and Chavez, 1996)","noteIndex":0},"citationItems":[{"id":400,"uris":["http://zotero.org/users/6884353/items/JHBBFCB3"],"itemData":{"id":400,"type":"article-journal","abstract":"The purpose of this technical report is to make available an up-to-date source of attenuation coefficient data to the medical physics community, and to compare these data with other more familiar sources. Data files from Lawrence Livermore National Laboratory (in Livermore, CA) were truncated to match the needs of the medical physics community, and an interpolation routine was written to calculate a continuous set of cross sections spanning energies from 1 keV to 50 MeV. Coefficient data are available for elements Z = 1 through Z = 100. Values for mass attenuation coefficients, mass-energy-transfer coefficients, and mass-energy absorption coefficients are produced by a single computer subroutine. In addition to total interaction cross sections, the cross sections for photoelectric, Rayleigh, Compton, pair, and some triplet interactions are also produced by this single program. The coefficients were compared to the 1970 data of Storm and Israel over the energy interval from 1 to 1000 keV; for elements 10, 20, 30, 40, 50, 60, 70, and 80, the average positive difference between the Storm and Israel coefficients and the coefficients reported here are 1.4%, 2.7%, and 2.6%, for the mass attenuation, mass energy-transfer, and mass-energy absorption coefficients, respectively. The 1969 data compilation of mass attenuation coefficients from McMaster et al. were also compared with the newer LLNL data. Over the energy region from 10 keV to 1000 keV, and from elements Z = 1 to Z = 82 (inclusive), the overall average difference was 1.53% (sigma = 0.85%). While the overall average difference was small, there was larger variation (&gt; 5%) between cross sections for some elements. In addition to coefficient data, other useful data such as the density, atomic weight, K, L1, L2, L3, M, and N edges, and numerous characteristic emission energies are output by the program, depending on a single input variable. The computer source code, written in C, can be accessed and downloaded from the World Wide Web at: http:@www.aip.org/epaps/epaps.html [E-MPHSA-23-1977].","container-title":"Medical Physics","DOI":"10.1118/1.597899","ISSN":"0094-2405","issue":"12","journalAbbreviation":"Med Phys","language":"eng","note":"PMID: 8994164","page":"1997-2005","source":"PubMed","title":"Comparison of x-ray cross sections for diagnostic and therapeutic medical physics","volume":"23","author":[{"family":"Boone","given":"J. M."},{"family":"Chavez","given":"A. E."}],"issued":{"date-parts":[["1996",12]]}}}],"schema":"https://github.com/citation-style-language/schema/raw/master/csl-citation.json"} </w:instrText>
      </w:r>
      <w:r w:rsidR="00B91A61">
        <w:rPr>
          <w:rFonts w:cstheme="minorHAnsi"/>
        </w:rPr>
        <w:fldChar w:fldCharType="separate"/>
      </w:r>
      <w:r w:rsidR="00B91A61">
        <w:rPr>
          <w:rFonts w:cstheme="minorHAnsi"/>
          <w:noProof/>
        </w:rPr>
        <w:t>(Boone and Chavez, 1996)</w:t>
      </w:r>
      <w:r w:rsidR="00B91A61">
        <w:rPr>
          <w:rFonts w:cstheme="minorHAnsi"/>
        </w:rPr>
        <w:fldChar w:fldCharType="end"/>
      </w:r>
      <w:r w:rsidRPr="003E3089">
        <w:rPr>
          <w:rFonts w:cstheme="minorHAnsi"/>
        </w:rPr>
        <w:t>. Poisson noise was added to simulate quantum noise. The simulation did not include Compton scatter, but beam hardening was included. A3200x2200 pixel digital phantom was designed based on an anthropomorphic thorax phantom with a size of 30x20</w:t>
      </w:r>
      <w:ins w:id="330" w:author="Molloi, Sabee" w:date="2022-12-29T16:36:00Z">
        <w:r w:rsidR="00560ACF">
          <w:rPr>
            <w:rFonts w:cstheme="minorHAnsi"/>
          </w:rPr>
          <w:t xml:space="preserve"> </w:t>
        </w:r>
      </w:ins>
      <w:r w:rsidRPr="003E3089">
        <w:rPr>
          <w:rFonts w:cstheme="minorHAnsi"/>
        </w:rPr>
        <w:t>cm</w:t>
      </w:r>
      <w:ins w:id="331" w:author="Molloi, Sabee" w:date="2022-12-29T16:36:00Z">
        <w:r w:rsidR="00560ACF" w:rsidRPr="00560ACF">
          <w:rPr>
            <w:rFonts w:cstheme="minorHAnsi"/>
            <w:vertAlign w:val="superscript"/>
            <w:rPrChange w:id="332" w:author="Molloi, Sabee" w:date="2022-12-29T16:36:00Z">
              <w:rPr>
                <w:rFonts w:cstheme="minorHAnsi"/>
              </w:rPr>
            </w:rPrChange>
          </w:rPr>
          <w:t>2</w:t>
        </w:r>
      </w:ins>
      <w:r w:rsidRPr="003E3089">
        <w:rPr>
          <w:rFonts w:cstheme="minorHAnsi"/>
        </w:rPr>
        <w:t xml:space="preserve"> (QRM-Thorax, QRM, </w:t>
      </w:r>
      <w:proofErr w:type="spellStart"/>
      <w:r w:rsidRPr="003E3089">
        <w:rPr>
          <w:rFonts w:cstheme="minorHAnsi"/>
        </w:rPr>
        <w:t>Mӧhrendorf</w:t>
      </w:r>
      <w:proofErr w:type="spellEnd"/>
      <w:r w:rsidRPr="003E3089">
        <w:rPr>
          <w:rFonts w:cstheme="minorHAnsi"/>
        </w:rPr>
        <w:t>, Germany). To simulate different patient sizes, additional fat rings emulated by a mixture of 20% water and 80% lipid were added, which resulted in a medium-sized phantom of 35x25</w:t>
      </w:r>
      <w:ins w:id="333" w:author="Molloi, Sabee" w:date="2022-12-29T16:36:00Z">
        <w:r w:rsidR="00F84CD6">
          <w:rPr>
            <w:rFonts w:cstheme="minorHAnsi"/>
          </w:rPr>
          <w:t xml:space="preserve"> </w:t>
        </w:r>
      </w:ins>
      <w:r w:rsidRPr="003E3089">
        <w:rPr>
          <w:rFonts w:cstheme="minorHAnsi"/>
        </w:rPr>
        <w:t>cm</w:t>
      </w:r>
      <w:ins w:id="334" w:author="Molloi, Sabee" w:date="2022-12-29T16:37:00Z">
        <w:r w:rsidR="00F84CD6" w:rsidRPr="00B970A4">
          <w:rPr>
            <w:rFonts w:cstheme="minorHAnsi"/>
            <w:vertAlign w:val="superscript"/>
            <w:rPrChange w:id="335" w:author="Molloi, Sabee" w:date="2022-12-29T16:37:00Z">
              <w:rPr>
                <w:rFonts w:cstheme="minorHAnsi"/>
              </w:rPr>
            </w:rPrChange>
          </w:rPr>
          <w:t>2</w:t>
        </w:r>
      </w:ins>
      <w:r w:rsidRPr="003E3089">
        <w:rPr>
          <w:rFonts w:cstheme="minorHAnsi"/>
        </w:rPr>
        <w:t xml:space="preserve"> and a large-sized phantom of 40x30</w:t>
      </w:r>
      <w:ins w:id="336" w:author="Molloi, Sabee" w:date="2022-12-29T16:37:00Z">
        <w:r w:rsidR="00B970A4">
          <w:rPr>
            <w:rFonts w:cstheme="minorHAnsi"/>
          </w:rPr>
          <w:t xml:space="preserve"> </w:t>
        </w:r>
      </w:ins>
      <w:r w:rsidRPr="003E3089">
        <w:rPr>
          <w:rFonts w:cstheme="minorHAnsi"/>
        </w:rPr>
        <w:t>cm</w:t>
      </w:r>
      <w:ins w:id="337" w:author="Molloi, Sabee" w:date="2022-12-29T16:37:00Z">
        <w:r w:rsidR="00B970A4" w:rsidRPr="00B970A4">
          <w:rPr>
            <w:rFonts w:cstheme="minorHAnsi"/>
            <w:vertAlign w:val="superscript"/>
            <w:rPrChange w:id="338" w:author="Molloi, Sabee" w:date="2022-12-29T16:37:00Z">
              <w:rPr>
                <w:rFonts w:cstheme="minorHAnsi"/>
              </w:rPr>
            </w:rPrChange>
          </w:rPr>
          <w:t>2</w:t>
        </w:r>
      </w:ins>
      <w:r w:rsidRPr="003E3089">
        <w:rPr>
          <w:rFonts w:cstheme="minorHAnsi"/>
        </w:rPr>
        <w:t>. There were nine calcification inserts within the thorax with different densities and sizes. Three calcification inserts of different diameters (1, 3, and 5 mm) and different hydroxyapatite (HA) densities were placed within each phantom. For the normal</w:t>
      </w:r>
      <w:r w:rsidR="0058790C">
        <w:rPr>
          <w:rFonts w:cstheme="minorHAnsi"/>
        </w:rPr>
        <w:t>-</w:t>
      </w:r>
      <w:r w:rsidRPr="003E3089">
        <w:rPr>
          <w:rFonts w:cstheme="minorHAnsi"/>
        </w:rPr>
        <w:t>density study, the HA densities in the inserts were 200, 400, and 800</w:t>
      </w:r>
      <w:r w:rsidR="003C3B74">
        <w:rPr>
          <w:rFonts w:cstheme="minorHAnsi"/>
        </w:rPr>
        <w:t xml:space="preserve"> </w:t>
      </w:r>
      <w:r w:rsidR="003C3B74" w:rsidRPr="003E3089">
        <w:rPr>
          <w:rFonts w:cstheme="minorHAnsi"/>
        </w:rPr>
        <w:t>mgHAcm</w:t>
      </w:r>
      <w:r w:rsidR="003C3B74" w:rsidRPr="00270D55">
        <w:rPr>
          <w:rFonts w:cstheme="minorHAnsi"/>
          <w:vertAlign w:val="superscript"/>
        </w:rPr>
        <w:t>-3</w:t>
      </w:r>
      <w:r w:rsidRPr="003E3089">
        <w:rPr>
          <w:rFonts w:cstheme="minorHAnsi"/>
        </w:rPr>
        <w:t xml:space="preserve">. For the low-density study, the densities were changed to 25, 50, and 100 </w:t>
      </w:r>
      <w:r w:rsidR="003C3B74" w:rsidRPr="003E3089">
        <w:rPr>
          <w:rFonts w:cstheme="minorHAnsi"/>
        </w:rPr>
        <w:t>mgHAcm</w:t>
      </w:r>
      <w:r w:rsidR="003C3B74" w:rsidRPr="00270D55">
        <w:rPr>
          <w:rFonts w:cstheme="minorHAnsi"/>
          <w:vertAlign w:val="superscript"/>
        </w:rPr>
        <w:t>-3</w:t>
      </w:r>
      <w:r w:rsidRPr="003E3089">
        <w:rPr>
          <w:rFonts w:cstheme="minorHAnsi"/>
        </w:rPr>
        <w:t xml:space="preserve">. Each phantom also contained a 10 mm diameter calibration rod. All phantom sizes and density levels were scanned using 80, 100, 120, and 135 kV tube voltages. For small, medium, and large patient sizes, the exposure value was adjusted to 0.9, 2.0, and 5.4 </w:t>
      </w:r>
      <w:proofErr w:type="spellStart"/>
      <w:r w:rsidRPr="003E3089">
        <w:rPr>
          <w:rFonts w:cstheme="minorHAnsi"/>
        </w:rPr>
        <w:t>mR</w:t>
      </w:r>
      <w:proofErr w:type="spellEnd"/>
      <w:r w:rsidRPr="003E3089">
        <w:rPr>
          <w:rFonts w:cstheme="minorHAnsi"/>
        </w:rPr>
        <w:t>, respectively, resulting in similar noise levels for different-sized phantoms.</w:t>
      </w:r>
    </w:p>
    <w:p w14:paraId="62FF8A44" w14:textId="77777777" w:rsidR="00743297" w:rsidRPr="003E3089" w:rsidRDefault="00743297" w:rsidP="003E3089">
      <w:pPr>
        <w:spacing w:line="480" w:lineRule="auto"/>
        <w:rPr>
          <w:rFonts w:cstheme="minorHAnsi"/>
        </w:rPr>
      </w:pPr>
    </w:p>
    <w:p w14:paraId="607B636E" w14:textId="3ED85DB9" w:rsidR="00743297" w:rsidRPr="003E3089" w:rsidRDefault="00743297" w:rsidP="003E3089">
      <w:pPr>
        <w:spacing w:line="480" w:lineRule="auto"/>
        <w:rPr>
          <w:rFonts w:cstheme="minorHAnsi"/>
        </w:rPr>
      </w:pPr>
      <w:r w:rsidRPr="003E3089">
        <w:rPr>
          <w:rFonts w:cstheme="minorHAnsi"/>
        </w:rPr>
        <w:t xml:space="preserve">Simulation materials and geometries are shown in Figure 1. Acquisition and reconstruction parameters for the simulated and physical phantoms are shown in Table 1. The calibration rods were all 10 mm in </w:t>
      </w:r>
      <w:r w:rsidRPr="003E3089">
        <w:rPr>
          <w:rFonts w:cstheme="minorHAnsi"/>
        </w:rPr>
        <w:lastRenderedPageBreak/>
        <w:t>diameter. All calcium scoring measurements were repeated across each kV, patient size, calcium insert size, and calcium insert density.</w:t>
      </w:r>
    </w:p>
    <w:p w14:paraId="380E7BD5" w14:textId="77777777" w:rsidR="00743297" w:rsidRPr="003E3089" w:rsidRDefault="00743297" w:rsidP="003E3089">
      <w:pPr>
        <w:spacing w:line="480" w:lineRule="auto"/>
        <w:rPr>
          <w:rFonts w:cstheme="minorHAnsi"/>
        </w:rPr>
      </w:pPr>
    </w:p>
    <w:p w14:paraId="03FC7B7E" w14:textId="04A9C3F0" w:rsidR="009F5C8F" w:rsidRPr="003E3089" w:rsidRDefault="00743297" w:rsidP="003E3089">
      <w:pPr>
        <w:spacing w:line="480" w:lineRule="auto"/>
        <w:rPr>
          <w:rFonts w:cstheme="minorHAnsi"/>
        </w:rPr>
      </w:pPr>
      <w:r w:rsidRPr="003E3089">
        <w:rPr>
          <w:rFonts w:cstheme="minorHAnsi"/>
        </w:rPr>
        <w:t xml:space="preserve">Segmenting regions of interest (ROIs) is an important step in calcium measurement. For this study, segmentations were done automatically based on previous work by Praagh et al. </w:t>
      </w:r>
      <w:r w:rsidR="00B91A61">
        <w:rPr>
          <w:rFonts w:cstheme="minorHAnsi"/>
        </w:rPr>
        <w:fldChar w:fldCharType="begin"/>
      </w:r>
      <w:r w:rsidR="00B91A61">
        <w:rPr>
          <w:rFonts w:cstheme="minorHAnsi"/>
        </w:rPr>
        <w:instrText xml:space="preserve"> ADDIN ZOTERO_ITEM CSL_CITATION {"citationID":"OGbVTneE","properties":{"formattedCitation":"(Praagh et al., 2021)","plainCitation":"(Praagh et al., 2021)","noteIndex":0},"citationItems":[{"id":191,"uris":["http://zotero.org/users/6884353/items/7YTXBC8N"],"itemData":{"id":191,"type":"article-journal","container-title":"Medical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B91A61">
        <w:rPr>
          <w:rFonts w:cstheme="minorHAnsi"/>
        </w:rPr>
        <w:fldChar w:fldCharType="separate"/>
      </w:r>
      <w:r w:rsidR="00B91A61">
        <w:rPr>
          <w:rFonts w:cstheme="minorHAnsi"/>
          <w:noProof/>
        </w:rPr>
        <w:t>(Praagh et al., 2021)</w:t>
      </w:r>
      <w:r w:rsidR="00B91A61">
        <w:rPr>
          <w:rFonts w:cstheme="minorHAnsi"/>
        </w:rPr>
        <w:fldChar w:fldCharType="end"/>
      </w:r>
      <w:r w:rsidRPr="003E3089">
        <w:rPr>
          <w:rFonts w:cstheme="minorHAnsi"/>
        </w:rPr>
        <w:t xml:space="preserve"> and adapted for simulated phantoms. The automatic segmentation approach effectively segments calcium inserts based on the known geometry of the simulated phantom without requiring manual intervention. </w:t>
      </w:r>
      <w:moveFromRangeStart w:id="339" w:author="Molloi, Sabee" w:date="2022-12-29T21:00:00Z" w:name="move123240050"/>
      <w:moveFrom w:id="340" w:author="Molloi, Sabee" w:date="2022-12-29T21:00:00Z">
        <w:r w:rsidRPr="001641B4" w:rsidDel="006D64A3">
          <w:rPr>
            <w:rFonts w:cstheme="minorHAnsi"/>
            <w:highlight w:val="yellow"/>
            <w:rPrChange w:id="341" w:author="Molloi, Sabee" w:date="2022-12-29T16:44:00Z">
              <w:rPr>
                <w:rFonts w:cstheme="minorHAnsi"/>
              </w:rPr>
            </w:rPrChange>
          </w:rPr>
          <w:t xml:space="preserve">This is important because much of this study is focused on the accurate measurement of calcium mass for inserts below the threshold of visual detectability. In patients, coronary artery centerline estimates can be extracted in non-contrast CT scans by automatic methods, such as atlas-based approaches </w:t>
        </w:r>
        <w:r w:rsidR="00B91A61" w:rsidRPr="001641B4" w:rsidDel="006D64A3">
          <w:rPr>
            <w:rFonts w:cstheme="minorHAnsi"/>
            <w:highlight w:val="yellow"/>
            <w:rPrChange w:id="342" w:author="Molloi, Sabee" w:date="2022-12-29T16:44:00Z">
              <w:rPr>
                <w:rFonts w:cstheme="minorHAnsi"/>
              </w:rPr>
            </w:rPrChange>
          </w:rPr>
          <w:fldChar w:fldCharType="begin"/>
        </w:r>
        <w:r w:rsidR="00B91A61" w:rsidRPr="001641B4" w:rsidDel="006D64A3">
          <w:rPr>
            <w:rFonts w:cstheme="minorHAnsi"/>
            <w:highlight w:val="yellow"/>
            <w:rPrChange w:id="343" w:author="Molloi, Sabee" w:date="2022-12-29T16:44:00Z">
              <w:rPr>
                <w:rFonts w:cstheme="minorHAnsi"/>
              </w:rPr>
            </w:rPrChange>
          </w:rPr>
          <w:instrText xml:space="preserve"> ADDIN ZOTERO_ITEM CSL_CITATION {"citationID":"9zIlBkwB","properties":{"formattedCitation":"(Shahzad et al., 2013; Wolterink et al., 2015)","plainCitation":"(Shahzad et al., 2013; Wolterink et al., 2015)","noteIndex":0},"citationItems":[{"id":408,"uris":["http://zotero.org/users/6884353/items/6NBXGNBB"],"itemData":{"id":408,"type":"article-journal","container-title":"Academic Radiology","DOI":"10.1016/j.acra.2012.07.018","ISSN":"10766332","issue":"1","journalAbbreviation":"Academic Radiology","language":"en","page":"1-9","source":"DOI.org (Crossref)","title":"Vessel Specific Coronary Artery Calcium Scoring","volume":"20","author":[{"family":"Shahzad","given":"Rahil"},{"family":"Walsum","given":"Theo","non-dropping-particle":"van"},{"family":"Schaap","given":"Michiel"},{"family":"Rossi","given":"Alexia"},{"family":"Klein","given":"Stefan"},{"family":"Weustink","given":"Annick C."},{"family":"Feyter","given":"Pim J.","non-dropping-particle":"de"},{"family":"Vliet","given":"Lucas J.","non-dropping-particle":"van"},{"family":"Niessen","given":"Wiro J."}],"issued":{"date-parts":[["2013",1]]}}},{"id":411,"uris":["http://zotero.org/users/6884353/items/NCUCLBD9"],"itemData":{"id":411,"type":"article-journal","abstract":"The amount of coronary artery calcification (CAC) is a strong and independent predictor of cardiovascular events. We present a system that automatically quantifies total patient and per coronary artery CAC in non-contrast-enhanced, ECG-triggered cardiac CT. The system identifies candidate calcifications that cannot be automatically labeled with high certainty and optionally presents these to an expert for review. Candidates were extracted by intensity-based thresholding and described by location features derived from estimated coronary artery positions, as well as size, shape and intensity features. Next, a two-class classifier distinguished between coronary calcifications and negatives or a multiclass classifier labeled CAC per coronary artery. Candidates that could not be labeled with high certainty were identified by entropy-based ambiguity detection and presented to an expert for review and possible relabeling. The system was evaluated with 530 test images. Using the two-class classifier, the intra-class correlation coefficient (ICC) between reference and automatically determined total patient CAC volume was 0.95. Using the multiclass classifier, the ICC between reference and automatically determined per artery CAC volume was 0.98 (LAD), 0.69 (LCX), and 0.95 (RCA). In 49% of CTs, no ambiguous candidates were identified, while review of the remaining CTs increased the ICC for total patient CAC volume to 1.00, and per artery CAC volume to 1.00 (LAD), 0.95 (LCX), and 0.99 (RCA). In conclusion, CAC can be automatically identified in non-contrast-enhanced ECG-triggered cardiac CT. Ambiguity detection with expert review may enable the application of automatic CAC scoring in the clinic with a performance comparable to that of a human expert.","container-title":"IEEE Transactions on Medical Imaging","DOI":"10.1109/TMI.2015.2412651","ISSN":"1558-254X","issue":"9","note":"event-title: IEEE Transactions on Medical Imaging","page":"1867-1878","source":"IEEE Xplore","title":"Automatic Coronary Calcium Scoring in Non-Contrast-Enhanced ECG-Triggered Cardiac CT With Ambiguity Detection","volume":"34","author":[{"family":"Wolterink","given":"Jelmer M."},{"family":"Leiner","given":"Tim"},{"family":"Takx","given":"Richard A. P."},{"family":"Viergever","given":"Max A."},{"family":"Išgum","given":"Ivana"}],"issued":{"date-parts":[["2015",9]]}}}],"schema":"https://github.com/citation-style-language/schema/raw/master/csl-citation.json"} </w:instrText>
        </w:r>
        <w:r w:rsidR="00B91A61" w:rsidRPr="001641B4" w:rsidDel="006D64A3">
          <w:rPr>
            <w:rFonts w:cstheme="minorHAnsi"/>
            <w:highlight w:val="yellow"/>
            <w:rPrChange w:id="344" w:author="Molloi, Sabee" w:date="2022-12-29T16:44:00Z">
              <w:rPr>
                <w:rFonts w:cstheme="minorHAnsi"/>
              </w:rPr>
            </w:rPrChange>
          </w:rPr>
          <w:fldChar w:fldCharType="separate"/>
        </w:r>
        <w:r w:rsidR="00B91A61" w:rsidRPr="001641B4" w:rsidDel="006D64A3">
          <w:rPr>
            <w:rFonts w:cstheme="minorHAnsi"/>
            <w:noProof/>
            <w:highlight w:val="yellow"/>
            <w:rPrChange w:id="345" w:author="Molloi, Sabee" w:date="2022-12-29T16:44:00Z">
              <w:rPr>
                <w:rFonts w:cstheme="minorHAnsi"/>
                <w:noProof/>
              </w:rPr>
            </w:rPrChange>
          </w:rPr>
          <w:t>(Shahzad et al., 2013; Wolterink et al., 2015)</w:t>
        </w:r>
        <w:r w:rsidR="00B91A61" w:rsidRPr="001641B4" w:rsidDel="006D64A3">
          <w:rPr>
            <w:rFonts w:cstheme="minorHAnsi"/>
            <w:highlight w:val="yellow"/>
            <w:rPrChange w:id="346" w:author="Molloi, Sabee" w:date="2022-12-29T16:44:00Z">
              <w:rPr>
                <w:rFonts w:cstheme="minorHAnsi"/>
              </w:rPr>
            </w:rPrChange>
          </w:rPr>
          <w:fldChar w:fldCharType="end"/>
        </w:r>
        <w:r w:rsidRPr="001641B4" w:rsidDel="006D64A3">
          <w:rPr>
            <w:rFonts w:cstheme="minorHAnsi"/>
            <w:highlight w:val="yellow"/>
            <w:rPrChange w:id="347" w:author="Molloi, Sabee" w:date="2022-12-29T16:44:00Z">
              <w:rPr>
                <w:rFonts w:cstheme="minorHAnsi"/>
              </w:rPr>
            </w:rPrChange>
          </w:rPr>
          <w:t>. Recently, deep learning has shown promise in automatically segmenting cardiac anatomy and has the potential to accurately segment coronary artery centerlines in non-contrast CT scans using a supervised learning approach in patient images like the OrCaScore dataset</w:t>
        </w:r>
        <w:r w:rsidR="006A01B9" w:rsidRPr="001641B4" w:rsidDel="006D64A3">
          <w:rPr>
            <w:rFonts w:cstheme="minorHAnsi"/>
            <w:highlight w:val="yellow"/>
            <w:rPrChange w:id="348" w:author="Molloi, Sabee" w:date="2022-12-29T16:44:00Z">
              <w:rPr>
                <w:rFonts w:cstheme="minorHAnsi"/>
              </w:rPr>
            </w:rPrChange>
          </w:rPr>
          <w:t xml:space="preserve"> </w:t>
        </w:r>
        <w:r w:rsidR="00B91A61" w:rsidRPr="001641B4" w:rsidDel="006D64A3">
          <w:rPr>
            <w:rFonts w:cstheme="minorHAnsi"/>
            <w:highlight w:val="yellow"/>
            <w:rPrChange w:id="349" w:author="Molloi, Sabee" w:date="2022-12-29T16:44:00Z">
              <w:rPr>
                <w:rFonts w:cstheme="minorHAnsi"/>
              </w:rPr>
            </w:rPrChange>
          </w:rPr>
          <w:fldChar w:fldCharType="begin"/>
        </w:r>
        <w:r w:rsidR="00B91A61" w:rsidRPr="001641B4" w:rsidDel="006D64A3">
          <w:rPr>
            <w:rFonts w:cstheme="minorHAnsi"/>
            <w:highlight w:val="yellow"/>
            <w:rPrChange w:id="350" w:author="Molloi, Sabee" w:date="2022-12-29T16:44:00Z">
              <w:rPr>
                <w:rFonts w:cstheme="minorHAnsi"/>
              </w:rPr>
            </w:rPrChange>
          </w:rPr>
          <w:instrText xml:space="preserve"> ADDIN ZOTERO_ITEM CSL_CITATION {"citationID":"jdSSrIYB","properties":{"formattedCitation":"(Wolterink et al., 2016)","plainCitation":"(Wolterink et al., 2016)","noteIndex":0},"citationItems":[{"id":416,"uris":["http://zotero.org/users/6884353/items/A89XG2LB"],"itemData":{"id":416,"type":"article-journal","abstract":"Purpose: The amount of coronary artery calcification (CAC) is a strong and independent predictor of cardiovascular disease (CVD) events. In clinical practice, CAC is 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 Methods: Cardiac CT exams of 72 patients distributed over four CVD risk categories were provided for (semi)automatic CAC scoring. Each exam consisted of a noncontrast-enhanced calcium scoring CT (CSCT) and a corresponding coronary CT angiography (CCTA) scan. The exams were acquired in four different hospitals using state-of-the-art equipment from four major CT scanner vendors. The data were divided into 32 training exams and 40 test exams. A reference standard for CAC in CSCT was defined by consensus of two experts following a clinical protocol. The framework organizers evaluated the performance of (semi)automatic methods on test CSCT scans, per lesion, artery, and patient. Results: Five (semi)automatic methods were evaluated. Four methods used both CSCT and CCTA to identify CAC, and one method used only CSCT. The evaluated methods correctly detected between 52% and 94% of CAC lesions with positive predictive values between 65% and 96%. Lesions in distal coronary arteries were most commonly missed and aortic calcifications close to the coronary ostia were the most common false positive errors. The majority (between 88% and 98%) of correctly identified CAC lesions were assigned to the correct artery. Linearly weighted Cohen's kappa for patient CVD risk categorization by the evaluated methods ranged from 0.80 to 1.00. Conclusions: A publicly available standardized framework for the evaluation of (semi)automatic methods for CAC identification in cardiac CT is described. An evaluation of five (semi)automatic methods within this framework shows that automatic per patient CVD risk categorization is feasible. CAC lesions at ambiguous locations such as the coronary ostia remain challenging, but their detection had limited impact on CVD risk determination.","container-title":"Medical Physics","DOI":"10.1118/1.4945696","ISSN":"2473-4209","issue":"5","language":"en","note":"_eprint: https://onlinelibrary.wiley.com/doi/pdf/10.1118/1.4945696","page":"2361-2373","source":"Wiley Online Library","title":"An evaluation of automatic coronary artery calcium scoring methods with cardiac CT using the orCaScore framework","volume":"43","author":[{"family":"Wolterink","given":"Jelmer M."},{"family":"Leiner","given":"Tim"},{"family":"Vos","given":"Bob D.","non-dropping-particle":"de"},{"family":"Coatrieux","given":"Jean-Louis"},{"family":"Kelm","given":"B. Michael"},{"family":"Kondo","given":"Satoshi"},{"family":"Salgado","given":"Rodrigo A."},{"family":"Shahzad","given":"Rahil"},{"family":"Shu","given":"Huazhong"},{"family":"Snoeren","given":"Miranda"},{"family":"Takx","given":"Richard A. P."},{"family":"Vliet","given":"Lucas J.","non-dropping-particle":"van"},{"family":"Walsum","given":"Theo","non-dropping-particle":"van"},{"family":"Willems","given":"Tineke P."},{"family":"Yang","given":"Guanyu"},{"family":"Zheng","given":"Yefeng"},{"family":"Viergever","given":"Max A."},{"family":"Išgum","given":"Ivana"}],"issued":{"date-parts":[["2016"]]}}}],"schema":"https://github.com/citation-style-language/schema/raw/master/csl-citation.json"} </w:instrText>
        </w:r>
        <w:r w:rsidR="00B91A61" w:rsidRPr="001641B4" w:rsidDel="006D64A3">
          <w:rPr>
            <w:rFonts w:cstheme="minorHAnsi"/>
            <w:highlight w:val="yellow"/>
            <w:rPrChange w:id="351" w:author="Molloi, Sabee" w:date="2022-12-29T16:44:00Z">
              <w:rPr>
                <w:rFonts w:cstheme="minorHAnsi"/>
              </w:rPr>
            </w:rPrChange>
          </w:rPr>
          <w:fldChar w:fldCharType="separate"/>
        </w:r>
        <w:r w:rsidR="00B91A61" w:rsidRPr="001641B4" w:rsidDel="006D64A3">
          <w:rPr>
            <w:rFonts w:cstheme="minorHAnsi"/>
            <w:noProof/>
            <w:highlight w:val="yellow"/>
            <w:rPrChange w:id="352" w:author="Molloi, Sabee" w:date="2022-12-29T16:44:00Z">
              <w:rPr>
                <w:rFonts w:cstheme="minorHAnsi"/>
                <w:noProof/>
              </w:rPr>
            </w:rPrChange>
          </w:rPr>
          <w:t>(Wolterink et al., 2016)</w:t>
        </w:r>
        <w:r w:rsidR="00B91A61" w:rsidRPr="001641B4" w:rsidDel="006D64A3">
          <w:rPr>
            <w:rFonts w:cstheme="minorHAnsi"/>
            <w:highlight w:val="yellow"/>
            <w:rPrChange w:id="353" w:author="Molloi, Sabee" w:date="2022-12-29T16:44:00Z">
              <w:rPr>
                <w:rFonts w:cstheme="minorHAnsi"/>
              </w:rPr>
            </w:rPrChange>
          </w:rPr>
          <w:fldChar w:fldCharType="end"/>
        </w:r>
        <w:r w:rsidRPr="001641B4" w:rsidDel="006D64A3">
          <w:rPr>
            <w:rFonts w:cstheme="minorHAnsi"/>
            <w:highlight w:val="yellow"/>
            <w:rPrChange w:id="354" w:author="Molloi, Sabee" w:date="2022-12-29T16:44:00Z">
              <w:rPr>
                <w:rFonts w:cstheme="minorHAnsi"/>
              </w:rPr>
            </w:rPrChange>
          </w:rPr>
          <w:t>. The coronary artery centerlines can then automatically generate ROIs for calcium mass measurement of coronary artery calcification</w:t>
        </w:r>
        <w:r w:rsidRPr="001641B4" w:rsidDel="006D64A3">
          <w:rPr>
            <w:rFonts w:cstheme="minorHAnsi"/>
            <w:highlight w:val="red"/>
            <w:rPrChange w:id="355" w:author="Molloi, Sabee" w:date="2022-12-29T16:44:00Z">
              <w:rPr>
                <w:rFonts w:cstheme="minorHAnsi"/>
              </w:rPr>
            </w:rPrChange>
          </w:rPr>
          <w:t>.</w:t>
        </w:r>
      </w:moveFrom>
      <w:moveFromRangeEnd w:id="339"/>
    </w:p>
    <w:p w14:paraId="4F4DB473" w14:textId="7310812E" w:rsidR="0072483A" w:rsidRPr="003E3089" w:rsidRDefault="0072483A" w:rsidP="003E3089">
      <w:pPr>
        <w:spacing w:line="480" w:lineRule="auto"/>
        <w:rPr>
          <w:rFonts w:cstheme="minorHAnsi"/>
        </w:rPr>
      </w:pPr>
    </w:p>
    <w:p w14:paraId="5B38C702" w14:textId="3B42586E" w:rsidR="0072483A" w:rsidRPr="003E3089" w:rsidRDefault="0072483A" w:rsidP="003E3089">
      <w:pPr>
        <w:spacing w:line="480" w:lineRule="auto"/>
        <w:rPr>
          <w:rFonts w:cstheme="minorHAnsi"/>
        </w:rPr>
      </w:pPr>
      <w:r w:rsidRPr="003E3089">
        <w:rPr>
          <w:rFonts w:cstheme="minorHAnsi"/>
          <w:noProof/>
        </w:rPr>
        <w:drawing>
          <wp:inline distT="0" distB="0" distL="0" distR="0" wp14:anchorId="34769F82" wp14:editId="75C254F6">
            <wp:extent cx="5943600" cy="33147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8"/>
                    <a:stretch>
                      <a:fillRect/>
                    </a:stretch>
                  </pic:blipFill>
                  <pic:spPr>
                    <a:xfrm>
                      <a:off x="0" y="0"/>
                      <a:ext cx="5943600" cy="3314700"/>
                    </a:xfrm>
                    <a:prstGeom prst="rect">
                      <a:avLst/>
                    </a:prstGeom>
                  </pic:spPr>
                </pic:pic>
              </a:graphicData>
            </a:graphic>
          </wp:inline>
        </w:drawing>
      </w:r>
    </w:p>
    <w:p w14:paraId="139EA5D2" w14:textId="77777777" w:rsidR="0072483A" w:rsidRPr="003E3089" w:rsidRDefault="0072483A" w:rsidP="003E3089">
      <w:pPr>
        <w:spacing w:line="480" w:lineRule="auto"/>
        <w:jc w:val="center"/>
        <w:rPr>
          <w:rFonts w:cstheme="minorHAnsi"/>
        </w:rPr>
      </w:pPr>
      <w:r w:rsidRPr="003E3089">
        <w:rPr>
          <w:rFonts w:cstheme="minorHAnsi"/>
        </w:rPr>
        <w:t>Fig. 1 Shows a sketch of the simulated phantom with the colors highlighting the different materials in the simulated phantoms.</w:t>
      </w:r>
    </w:p>
    <w:p w14:paraId="7B473F8F" w14:textId="74BB60E6" w:rsidR="0072483A" w:rsidRPr="003E3089" w:rsidRDefault="0072483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2440"/>
        <w:gridCol w:w="2447"/>
        <w:gridCol w:w="2360"/>
      </w:tblGrid>
      <w:tr w:rsidR="0072483A" w:rsidRPr="003E3089" w14:paraId="100F0FEE" w14:textId="77777777" w:rsidTr="007D09F6">
        <w:trPr>
          <w:cnfStyle w:val="100000000000" w:firstRow="1" w:lastRow="0" w:firstColumn="0" w:lastColumn="0" w:oddVBand="0" w:evenVBand="0" w:oddHBand="0" w:evenHBand="0" w:firstRowFirstColumn="0" w:firstRowLastColumn="0" w:lastRowFirstColumn="0" w:lastRowLastColumn="0"/>
          <w:jc w:val="center"/>
        </w:trPr>
        <w:tc>
          <w:tcPr>
            <w:tcW w:w="2440" w:type="dxa"/>
          </w:tcPr>
          <w:p w14:paraId="1B8989B2" w14:textId="02B700A6" w:rsidR="0072483A" w:rsidRPr="003E3089" w:rsidRDefault="0072483A" w:rsidP="003E3089">
            <w:pPr>
              <w:rPr>
                <w:rFonts w:cstheme="minorHAnsi"/>
              </w:rPr>
            </w:pPr>
            <w:r w:rsidRPr="003E3089">
              <w:rPr>
                <w:rFonts w:cstheme="minorHAnsi"/>
              </w:rPr>
              <w:t>Parameter</w:t>
            </w:r>
          </w:p>
        </w:tc>
        <w:tc>
          <w:tcPr>
            <w:tcW w:w="2447" w:type="dxa"/>
          </w:tcPr>
          <w:p w14:paraId="06742EE2" w14:textId="59978486" w:rsidR="0072483A" w:rsidRPr="003E3089" w:rsidRDefault="0072483A" w:rsidP="003E3089">
            <w:pPr>
              <w:rPr>
                <w:rFonts w:cstheme="minorHAnsi"/>
              </w:rPr>
            </w:pPr>
            <w:r w:rsidRPr="003E3089">
              <w:rPr>
                <w:rFonts w:cstheme="minorHAnsi"/>
              </w:rPr>
              <w:t>Simulation</w:t>
            </w:r>
          </w:p>
        </w:tc>
        <w:tc>
          <w:tcPr>
            <w:tcW w:w="2360" w:type="dxa"/>
          </w:tcPr>
          <w:p w14:paraId="323756F0" w14:textId="7383A7CC" w:rsidR="0072483A" w:rsidRPr="003E3089" w:rsidRDefault="0072483A" w:rsidP="003E3089">
            <w:pPr>
              <w:rPr>
                <w:rFonts w:cstheme="minorHAnsi"/>
              </w:rPr>
            </w:pPr>
            <w:r w:rsidRPr="003E3089">
              <w:rPr>
                <w:rFonts w:cstheme="minorHAnsi"/>
              </w:rPr>
              <w:t>Physical</w:t>
            </w:r>
          </w:p>
        </w:tc>
      </w:tr>
      <w:tr w:rsidR="0072483A" w:rsidRPr="003E3089" w14:paraId="27957CD8" w14:textId="77777777" w:rsidTr="007D09F6">
        <w:trPr>
          <w:jc w:val="center"/>
        </w:trPr>
        <w:tc>
          <w:tcPr>
            <w:tcW w:w="2440" w:type="dxa"/>
            <w:vAlign w:val="center"/>
          </w:tcPr>
          <w:p w14:paraId="2CE2CFAA" w14:textId="68F63CD1" w:rsidR="0072483A" w:rsidRPr="003E3089" w:rsidRDefault="0072483A" w:rsidP="003E3089">
            <w:pPr>
              <w:rPr>
                <w:rFonts w:cstheme="minorHAnsi"/>
                <w:color w:val="000000" w:themeColor="text1"/>
                <w:szCs w:val="22"/>
              </w:rPr>
            </w:pPr>
            <w:r w:rsidRPr="003E3089">
              <w:rPr>
                <w:rFonts w:cstheme="minorHAnsi"/>
                <w:color w:val="000000" w:themeColor="text1"/>
                <w:szCs w:val="22"/>
              </w:rPr>
              <w:t>Manufacturer</w:t>
            </w:r>
          </w:p>
        </w:tc>
        <w:tc>
          <w:tcPr>
            <w:tcW w:w="2447" w:type="dxa"/>
            <w:vAlign w:val="center"/>
          </w:tcPr>
          <w:p w14:paraId="14457B10" w14:textId="679C866A"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c>
          <w:tcPr>
            <w:tcW w:w="2360" w:type="dxa"/>
            <w:vAlign w:val="center"/>
          </w:tcPr>
          <w:p w14:paraId="488EC12B" w14:textId="513B2010"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r>
      <w:tr w:rsidR="0072483A" w:rsidRPr="003E3089" w14:paraId="72FAE566" w14:textId="77777777" w:rsidTr="007D09F6">
        <w:trPr>
          <w:jc w:val="center"/>
        </w:trPr>
        <w:tc>
          <w:tcPr>
            <w:tcW w:w="2440" w:type="dxa"/>
            <w:vAlign w:val="center"/>
          </w:tcPr>
          <w:p w14:paraId="2CE3255D" w14:textId="498814FD" w:rsidR="0072483A" w:rsidRPr="003E3089" w:rsidRDefault="0072483A" w:rsidP="003E3089">
            <w:pPr>
              <w:rPr>
                <w:rFonts w:cstheme="minorHAnsi"/>
                <w:color w:val="000000" w:themeColor="text1"/>
                <w:szCs w:val="22"/>
              </w:rPr>
            </w:pPr>
            <w:r w:rsidRPr="003E3089">
              <w:rPr>
                <w:rFonts w:cstheme="minorHAnsi"/>
                <w:color w:val="000000" w:themeColor="text1"/>
                <w:szCs w:val="22"/>
              </w:rPr>
              <w:t>CT System</w:t>
            </w:r>
          </w:p>
        </w:tc>
        <w:tc>
          <w:tcPr>
            <w:tcW w:w="2447" w:type="dxa"/>
            <w:vAlign w:val="center"/>
          </w:tcPr>
          <w:p w14:paraId="211D31C9" w14:textId="13735423" w:rsidR="0072483A" w:rsidRPr="003E3089" w:rsidRDefault="0072483A" w:rsidP="003E3089">
            <w:pPr>
              <w:rPr>
                <w:rFonts w:cstheme="minorHAnsi"/>
                <w:color w:val="000000" w:themeColor="text1"/>
                <w:szCs w:val="22"/>
              </w:rPr>
            </w:pPr>
            <w:proofErr w:type="spellStart"/>
            <w:r w:rsidRPr="003E3089">
              <w:rPr>
                <w:rFonts w:cstheme="minorHAnsi"/>
                <w:color w:val="000000" w:themeColor="text1"/>
                <w:szCs w:val="22"/>
              </w:rPr>
              <w:t>Aquilion</w:t>
            </w:r>
            <w:proofErr w:type="spellEnd"/>
            <w:r w:rsidRPr="003E3089">
              <w:rPr>
                <w:rFonts w:cstheme="minorHAnsi"/>
                <w:color w:val="000000" w:themeColor="text1"/>
                <w:szCs w:val="22"/>
              </w:rPr>
              <w:t xml:space="preserve"> One Vision</w:t>
            </w:r>
          </w:p>
        </w:tc>
        <w:tc>
          <w:tcPr>
            <w:tcW w:w="2360" w:type="dxa"/>
            <w:vAlign w:val="center"/>
          </w:tcPr>
          <w:p w14:paraId="780BAD0E" w14:textId="60353F48" w:rsidR="0072483A" w:rsidRPr="003E3089" w:rsidRDefault="0072483A" w:rsidP="003E3089">
            <w:pPr>
              <w:rPr>
                <w:rFonts w:cstheme="minorHAnsi"/>
                <w:color w:val="000000" w:themeColor="text1"/>
                <w:szCs w:val="22"/>
              </w:rPr>
            </w:pPr>
            <w:proofErr w:type="spellStart"/>
            <w:r w:rsidRPr="003E3089">
              <w:rPr>
                <w:rFonts w:cstheme="minorHAnsi"/>
                <w:color w:val="000000" w:themeColor="text1"/>
                <w:szCs w:val="22"/>
              </w:rPr>
              <w:t>Aquilion</w:t>
            </w:r>
            <w:proofErr w:type="spellEnd"/>
            <w:r w:rsidRPr="003E3089">
              <w:rPr>
                <w:rFonts w:cstheme="minorHAnsi"/>
                <w:color w:val="000000" w:themeColor="text1"/>
                <w:szCs w:val="22"/>
              </w:rPr>
              <w:t xml:space="preserve"> One Vision</w:t>
            </w:r>
          </w:p>
        </w:tc>
      </w:tr>
      <w:tr w:rsidR="0072483A" w:rsidRPr="003E3089" w14:paraId="5271E9BD" w14:textId="77777777" w:rsidTr="007D09F6">
        <w:trPr>
          <w:jc w:val="center"/>
        </w:trPr>
        <w:tc>
          <w:tcPr>
            <w:tcW w:w="2440" w:type="dxa"/>
            <w:vAlign w:val="center"/>
          </w:tcPr>
          <w:p w14:paraId="1E3F68E0" w14:textId="5D310CAA" w:rsidR="0072483A" w:rsidRPr="003E3089" w:rsidRDefault="0072483A" w:rsidP="003E3089">
            <w:pPr>
              <w:rPr>
                <w:rFonts w:cstheme="minorHAnsi"/>
                <w:color w:val="000000" w:themeColor="text1"/>
                <w:szCs w:val="22"/>
              </w:rPr>
            </w:pPr>
            <w:r w:rsidRPr="003E3089">
              <w:rPr>
                <w:rFonts w:cstheme="minorHAnsi"/>
                <w:color w:val="000000" w:themeColor="text1"/>
                <w:szCs w:val="22"/>
              </w:rPr>
              <w:lastRenderedPageBreak/>
              <w:t>Reconstruction</w:t>
            </w:r>
          </w:p>
        </w:tc>
        <w:tc>
          <w:tcPr>
            <w:tcW w:w="2447" w:type="dxa"/>
            <w:vAlign w:val="center"/>
          </w:tcPr>
          <w:p w14:paraId="01A725BB" w14:textId="4A6F6FD2"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c>
          <w:tcPr>
            <w:tcW w:w="2360" w:type="dxa"/>
            <w:vAlign w:val="center"/>
          </w:tcPr>
          <w:p w14:paraId="045F2DEF" w14:textId="29E5E52F"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r>
      <w:tr w:rsidR="0072483A" w:rsidRPr="003E3089" w14:paraId="0845CFE4" w14:textId="77777777" w:rsidTr="007D09F6">
        <w:trPr>
          <w:jc w:val="center"/>
        </w:trPr>
        <w:tc>
          <w:tcPr>
            <w:tcW w:w="2440" w:type="dxa"/>
            <w:vAlign w:val="center"/>
          </w:tcPr>
          <w:p w14:paraId="7720DAAC" w14:textId="3DBFD00B" w:rsidR="0072483A" w:rsidRPr="003E3089" w:rsidRDefault="0072483A" w:rsidP="003E3089">
            <w:pPr>
              <w:rPr>
                <w:rFonts w:cstheme="minorHAnsi"/>
                <w:color w:val="000000" w:themeColor="text1"/>
                <w:szCs w:val="22"/>
              </w:rPr>
            </w:pPr>
            <w:r w:rsidRPr="003E3089">
              <w:rPr>
                <w:rFonts w:cstheme="minorHAnsi"/>
                <w:color w:val="000000" w:themeColor="text1"/>
                <w:szCs w:val="22"/>
              </w:rPr>
              <w:t>Tube Voltage (kV)</w:t>
            </w:r>
          </w:p>
        </w:tc>
        <w:tc>
          <w:tcPr>
            <w:tcW w:w="2447" w:type="dxa"/>
            <w:vAlign w:val="center"/>
          </w:tcPr>
          <w:p w14:paraId="4271DF5C" w14:textId="7CBD3152" w:rsidR="0072483A" w:rsidRPr="003E3089" w:rsidRDefault="0072483A" w:rsidP="003E3089">
            <w:pPr>
              <w:rPr>
                <w:rFonts w:cstheme="minorHAnsi"/>
                <w:color w:val="000000" w:themeColor="text1"/>
                <w:szCs w:val="22"/>
              </w:rPr>
            </w:pPr>
            <w:r w:rsidRPr="003E3089">
              <w:rPr>
                <w:rFonts w:cstheme="minorHAnsi"/>
                <w:color w:val="000000" w:themeColor="text1"/>
                <w:szCs w:val="22"/>
              </w:rPr>
              <w:t>80, 100, 120, 135</w:t>
            </w:r>
          </w:p>
        </w:tc>
        <w:tc>
          <w:tcPr>
            <w:tcW w:w="2360" w:type="dxa"/>
            <w:vAlign w:val="center"/>
          </w:tcPr>
          <w:p w14:paraId="2592B566" w14:textId="1C2101A2" w:rsidR="0072483A" w:rsidRPr="003E3089" w:rsidRDefault="0072483A" w:rsidP="003E3089">
            <w:pPr>
              <w:rPr>
                <w:rFonts w:cstheme="minorHAnsi"/>
                <w:color w:val="000000" w:themeColor="text1"/>
                <w:szCs w:val="22"/>
              </w:rPr>
            </w:pPr>
            <w:r w:rsidRPr="003E3089">
              <w:rPr>
                <w:rFonts w:cstheme="minorHAnsi"/>
                <w:color w:val="000000" w:themeColor="text1"/>
                <w:szCs w:val="22"/>
              </w:rPr>
              <w:t>120</w:t>
            </w:r>
          </w:p>
        </w:tc>
      </w:tr>
      <w:tr w:rsidR="0072483A" w:rsidRPr="003E3089" w14:paraId="7D799FF2" w14:textId="77777777" w:rsidTr="007D09F6">
        <w:trPr>
          <w:jc w:val="center"/>
        </w:trPr>
        <w:tc>
          <w:tcPr>
            <w:tcW w:w="2440" w:type="dxa"/>
            <w:vAlign w:val="center"/>
          </w:tcPr>
          <w:p w14:paraId="79451C64" w14:textId="029CFA4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Small (</w:t>
            </w:r>
            <w:proofErr w:type="spellStart"/>
            <w:r w:rsidRPr="003E3089">
              <w:rPr>
                <w:rFonts w:cstheme="minorHAnsi"/>
                <w:color w:val="000000" w:themeColor="text1"/>
                <w:szCs w:val="22"/>
              </w:rPr>
              <w:t>mR</w:t>
            </w:r>
            <w:proofErr w:type="spellEnd"/>
            <w:r w:rsidRPr="003E3089">
              <w:rPr>
                <w:rFonts w:cstheme="minorHAnsi"/>
                <w:color w:val="000000" w:themeColor="text1"/>
                <w:szCs w:val="22"/>
              </w:rPr>
              <w:t>)</w:t>
            </w:r>
          </w:p>
        </w:tc>
        <w:tc>
          <w:tcPr>
            <w:tcW w:w="2447" w:type="dxa"/>
            <w:vAlign w:val="center"/>
          </w:tcPr>
          <w:p w14:paraId="6B5F1BDE" w14:textId="011A0157" w:rsidR="0072483A" w:rsidRPr="003E3089" w:rsidRDefault="0072483A" w:rsidP="003E3089">
            <w:pPr>
              <w:rPr>
                <w:rFonts w:cstheme="minorHAnsi"/>
                <w:color w:val="000000" w:themeColor="text1"/>
                <w:szCs w:val="22"/>
              </w:rPr>
            </w:pPr>
            <w:r w:rsidRPr="003E3089">
              <w:rPr>
                <w:rFonts w:cstheme="minorHAnsi"/>
                <w:color w:val="000000" w:themeColor="text1"/>
                <w:szCs w:val="22"/>
              </w:rPr>
              <w:t>0.9</w:t>
            </w:r>
          </w:p>
        </w:tc>
        <w:tc>
          <w:tcPr>
            <w:tcW w:w="2360" w:type="dxa"/>
            <w:vAlign w:val="center"/>
          </w:tcPr>
          <w:p w14:paraId="3ABCF116" w14:textId="4616DA0A" w:rsidR="0072483A" w:rsidRPr="003E3089" w:rsidRDefault="0072483A" w:rsidP="003E3089">
            <w:pPr>
              <w:rPr>
                <w:rFonts w:cstheme="minorHAnsi"/>
                <w:color w:val="000000" w:themeColor="text1"/>
                <w:szCs w:val="22"/>
              </w:rPr>
            </w:pPr>
            <w:r w:rsidRPr="003E3089">
              <w:rPr>
                <w:rFonts w:cstheme="minorHAnsi"/>
                <w:color w:val="000000" w:themeColor="text1"/>
                <w:szCs w:val="22"/>
              </w:rPr>
              <w:t>15</w:t>
            </w:r>
          </w:p>
        </w:tc>
      </w:tr>
      <w:tr w:rsidR="0072483A" w:rsidRPr="003E3089" w14:paraId="1AFBD464" w14:textId="77777777" w:rsidTr="007D09F6">
        <w:trPr>
          <w:jc w:val="center"/>
        </w:trPr>
        <w:tc>
          <w:tcPr>
            <w:tcW w:w="2440" w:type="dxa"/>
            <w:vAlign w:val="center"/>
          </w:tcPr>
          <w:p w14:paraId="3DFA07A4" w14:textId="5B397BA9"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Medium (</w:t>
            </w:r>
            <w:proofErr w:type="spellStart"/>
            <w:r w:rsidRPr="003E3089">
              <w:rPr>
                <w:rFonts w:cstheme="minorHAnsi"/>
                <w:color w:val="000000" w:themeColor="text1"/>
                <w:szCs w:val="22"/>
              </w:rPr>
              <w:t>mR</w:t>
            </w:r>
            <w:proofErr w:type="spellEnd"/>
            <w:r w:rsidRPr="003E3089">
              <w:rPr>
                <w:rFonts w:cstheme="minorHAnsi"/>
                <w:color w:val="000000" w:themeColor="text1"/>
                <w:szCs w:val="22"/>
              </w:rPr>
              <w:t>)</w:t>
            </w:r>
          </w:p>
        </w:tc>
        <w:tc>
          <w:tcPr>
            <w:tcW w:w="2447" w:type="dxa"/>
            <w:vAlign w:val="center"/>
          </w:tcPr>
          <w:p w14:paraId="3C03FAD1" w14:textId="5DB22578" w:rsidR="0072483A" w:rsidRPr="003E3089" w:rsidRDefault="0072483A" w:rsidP="003E3089">
            <w:pPr>
              <w:rPr>
                <w:rFonts w:cstheme="minorHAnsi"/>
                <w:color w:val="000000" w:themeColor="text1"/>
                <w:szCs w:val="22"/>
              </w:rPr>
            </w:pPr>
            <w:r w:rsidRPr="003E3089">
              <w:rPr>
                <w:rFonts w:cstheme="minorHAnsi"/>
                <w:color w:val="000000" w:themeColor="text1"/>
                <w:szCs w:val="22"/>
              </w:rPr>
              <w:t>2</w:t>
            </w:r>
          </w:p>
        </w:tc>
        <w:tc>
          <w:tcPr>
            <w:tcW w:w="2360" w:type="dxa"/>
            <w:vAlign w:val="center"/>
          </w:tcPr>
          <w:p w14:paraId="7FB9EE67" w14:textId="49843067"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7B888FD6" w14:textId="77777777" w:rsidTr="007D09F6">
        <w:trPr>
          <w:jc w:val="center"/>
        </w:trPr>
        <w:tc>
          <w:tcPr>
            <w:tcW w:w="2440" w:type="dxa"/>
            <w:vAlign w:val="center"/>
          </w:tcPr>
          <w:p w14:paraId="4A0FB441" w14:textId="4749D96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Large (</w:t>
            </w:r>
            <w:proofErr w:type="spellStart"/>
            <w:r w:rsidRPr="003E3089">
              <w:rPr>
                <w:rFonts w:cstheme="minorHAnsi"/>
                <w:color w:val="000000" w:themeColor="text1"/>
                <w:szCs w:val="22"/>
              </w:rPr>
              <w:t>mR</w:t>
            </w:r>
            <w:proofErr w:type="spellEnd"/>
            <w:r w:rsidRPr="003E3089">
              <w:rPr>
                <w:rFonts w:cstheme="minorHAnsi"/>
                <w:color w:val="000000" w:themeColor="text1"/>
                <w:szCs w:val="22"/>
              </w:rPr>
              <w:t>)</w:t>
            </w:r>
          </w:p>
        </w:tc>
        <w:tc>
          <w:tcPr>
            <w:tcW w:w="2447" w:type="dxa"/>
            <w:vAlign w:val="center"/>
          </w:tcPr>
          <w:p w14:paraId="5782F6BB" w14:textId="165455A6" w:rsidR="0072483A" w:rsidRPr="003E3089" w:rsidRDefault="0072483A" w:rsidP="003E3089">
            <w:pPr>
              <w:rPr>
                <w:rFonts w:cstheme="minorHAnsi"/>
                <w:color w:val="000000" w:themeColor="text1"/>
                <w:szCs w:val="22"/>
              </w:rPr>
            </w:pPr>
            <w:r w:rsidRPr="003E3089">
              <w:rPr>
                <w:rFonts w:cstheme="minorHAnsi"/>
                <w:color w:val="000000" w:themeColor="text1"/>
                <w:szCs w:val="22"/>
              </w:rPr>
              <w:t>5.4</w:t>
            </w:r>
          </w:p>
        </w:tc>
        <w:tc>
          <w:tcPr>
            <w:tcW w:w="2360" w:type="dxa"/>
            <w:vAlign w:val="center"/>
          </w:tcPr>
          <w:p w14:paraId="56404AF5" w14:textId="7050B280" w:rsidR="0072483A" w:rsidRPr="003E3089" w:rsidRDefault="0072483A" w:rsidP="003E3089">
            <w:pPr>
              <w:rPr>
                <w:rFonts w:cstheme="minorHAnsi"/>
                <w:color w:val="000000" w:themeColor="text1"/>
                <w:szCs w:val="22"/>
              </w:rPr>
            </w:pPr>
            <w:r w:rsidRPr="003E3089">
              <w:rPr>
                <w:rFonts w:cstheme="minorHAnsi"/>
                <w:color w:val="000000" w:themeColor="text1"/>
                <w:szCs w:val="22"/>
              </w:rPr>
              <w:t>84</w:t>
            </w:r>
          </w:p>
        </w:tc>
      </w:tr>
      <w:tr w:rsidR="0072483A" w:rsidRPr="003E3089" w14:paraId="4F1C6E79" w14:textId="77777777" w:rsidTr="007D09F6">
        <w:trPr>
          <w:jc w:val="center"/>
        </w:trPr>
        <w:tc>
          <w:tcPr>
            <w:tcW w:w="2440" w:type="dxa"/>
            <w:vAlign w:val="center"/>
          </w:tcPr>
          <w:p w14:paraId="7FD9E09A" w14:textId="77259762" w:rsidR="0072483A" w:rsidRPr="003E3089" w:rsidRDefault="0072483A" w:rsidP="003E3089">
            <w:pPr>
              <w:rPr>
                <w:rFonts w:cstheme="minorHAnsi"/>
                <w:color w:val="000000" w:themeColor="text1"/>
                <w:szCs w:val="22"/>
              </w:rPr>
            </w:pPr>
            <w:r w:rsidRPr="003E3089">
              <w:rPr>
                <w:rFonts w:cstheme="minorHAnsi"/>
                <w:color w:val="000000" w:themeColor="text1"/>
                <w:szCs w:val="22"/>
              </w:rPr>
              <w:t>Slice Thickness (mm)</w:t>
            </w:r>
          </w:p>
        </w:tc>
        <w:tc>
          <w:tcPr>
            <w:tcW w:w="2447" w:type="dxa"/>
            <w:vAlign w:val="center"/>
          </w:tcPr>
          <w:p w14:paraId="648A6ED3" w14:textId="3C667335"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2DCA90A9" w14:textId="5CE37408" w:rsidR="0072483A" w:rsidRPr="003E3089" w:rsidRDefault="0072483A" w:rsidP="003E3089">
            <w:pPr>
              <w:rPr>
                <w:rFonts w:cstheme="minorHAnsi"/>
                <w:color w:val="000000" w:themeColor="text1"/>
                <w:szCs w:val="22"/>
              </w:rPr>
            </w:pPr>
            <w:r w:rsidRPr="003E3089">
              <w:rPr>
                <w:rFonts w:cstheme="minorHAnsi"/>
                <w:color w:val="000000" w:themeColor="text1"/>
                <w:szCs w:val="22"/>
              </w:rPr>
              <w:t>3.0</w:t>
            </w:r>
          </w:p>
        </w:tc>
      </w:tr>
      <w:tr w:rsidR="0072483A" w:rsidRPr="003E3089" w14:paraId="18DEC55A" w14:textId="77777777" w:rsidTr="007D09F6">
        <w:trPr>
          <w:jc w:val="center"/>
        </w:trPr>
        <w:tc>
          <w:tcPr>
            <w:tcW w:w="2440" w:type="dxa"/>
            <w:vAlign w:val="center"/>
          </w:tcPr>
          <w:p w14:paraId="78B3F4FD" w14:textId="782D846F"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Small (pixels)</w:t>
            </w:r>
          </w:p>
        </w:tc>
        <w:tc>
          <w:tcPr>
            <w:tcW w:w="2447" w:type="dxa"/>
            <w:vAlign w:val="center"/>
          </w:tcPr>
          <w:p w14:paraId="2ACA78FC" w14:textId="415E910B" w:rsidR="0072483A" w:rsidRPr="003E3089" w:rsidRDefault="0072483A" w:rsidP="003E3089">
            <w:pPr>
              <w:rPr>
                <w:rFonts w:cstheme="minorHAnsi"/>
                <w:color w:val="000000" w:themeColor="text1"/>
                <w:szCs w:val="22"/>
              </w:rPr>
            </w:pPr>
            <w:r w:rsidRPr="003E3089">
              <w:rPr>
                <w:rFonts w:cstheme="minorHAnsi"/>
                <w:color w:val="000000" w:themeColor="text1"/>
                <w:szCs w:val="22"/>
              </w:rPr>
              <w:t>640 x 440</w:t>
            </w:r>
          </w:p>
        </w:tc>
        <w:tc>
          <w:tcPr>
            <w:tcW w:w="2360" w:type="dxa"/>
            <w:vAlign w:val="center"/>
          </w:tcPr>
          <w:p w14:paraId="349024C1" w14:textId="1D16294E"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5E4A5F70" w14:textId="77777777" w:rsidTr="007D09F6">
        <w:trPr>
          <w:jc w:val="center"/>
        </w:trPr>
        <w:tc>
          <w:tcPr>
            <w:tcW w:w="2440" w:type="dxa"/>
            <w:vAlign w:val="center"/>
          </w:tcPr>
          <w:p w14:paraId="6651B667" w14:textId="053E7DA7"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Medium (pixels)</w:t>
            </w:r>
          </w:p>
        </w:tc>
        <w:tc>
          <w:tcPr>
            <w:tcW w:w="2447" w:type="dxa"/>
            <w:vAlign w:val="center"/>
          </w:tcPr>
          <w:p w14:paraId="67CF7D5C" w14:textId="63EF3633" w:rsidR="0072483A" w:rsidRPr="003E3089" w:rsidRDefault="0072483A" w:rsidP="003E3089">
            <w:pPr>
              <w:rPr>
                <w:rFonts w:cstheme="minorHAnsi"/>
                <w:color w:val="000000" w:themeColor="text1"/>
                <w:szCs w:val="22"/>
              </w:rPr>
            </w:pPr>
            <w:r w:rsidRPr="003E3089">
              <w:rPr>
                <w:rFonts w:cstheme="minorHAnsi"/>
                <w:color w:val="000000" w:themeColor="text1"/>
                <w:szCs w:val="22"/>
              </w:rPr>
              <w:t>740 x 540</w:t>
            </w:r>
          </w:p>
        </w:tc>
        <w:tc>
          <w:tcPr>
            <w:tcW w:w="2360" w:type="dxa"/>
            <w:vAlign w:val="center"/>
          </w:tcPr>
          <w:p w14:paraId="1E091A80" w14:textId="28B4A0E8"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69519025" w14:textId="77777777" w:rsidTr="007D09F6">
        <w:trPr>
          <w:jc w:val="center"/>
        </w:trPr>
        <w:tc>
          <w:tcPr>
            <w:tcW w:w="2440" w:type="dxa"/>
            <w:vAlign w:val="center"/>
          </w:tcPr>
          <w:p w14:paraId="652D2B41" w14:textId="496735BA"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Large (pixels)</w:t>
            </w:r>
          </w:p>
        </w:tc>
        <w:tc>
          <w:tcPr>
            <w:tcW w:w="2447" w:type="dxa"/>
            <w:vAlign w:val="center"/>
          </w:tcPr>
          <w:p w14:paraId="10E14823" w14:textId="6AFF2F3F" w:rsidR="0072483A" w:rsidRPr="003E3089" w:rsidRDefault="0072483A" w:rsidP="003E3089">
            <w:pPr>
              <w:rPr>
                <w:rFonts w:cstheme="minorHAnsi"/>
                <w:color w:val="000000" w:themeColor="text1"/>
                <w:szCs w:val="22"/>
              </w:rPr>
            </w:pPr>
            <w:r w:rsidRPr="003E3089">
              <w:rPr>
                <w:rFonts w:cstheme="minorHAnsi"/>
                <w:color w:val="000000" w:themeColor="text1"/>
                <w:szCs w:val="22"/>
              </w:rPr>
              <w:t>840 x 640</w:t>
            </w:r>
          </w:p>
        </w:tc>
        <w:tc>
          <w:tcPr>
            <w:tcW w:w="2360" w:type="dxa"/>
            <w:vAlign w:val="center"/>
          </w:tcPr>
          <w:p w14:paraId="2D99334B" w14:textId="38489089"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3BAB02C1" w14:textId="77777777" w:rsidTr="007D09F6">
        <w:trPr>
          <w:jc w:val="center"/>
        </w:trPr>
        <w:tc>
          <w:tcPr>
            <w:tcW w:w="2440" w:type="dxa"/>
            <w:vAlign w:val="center"/>
          </w:tcPr>
          <w:p w14:paraId="7F779DE5" w14:textId="1784F40B"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Element Width (mm)</w:t>
            </w:r>
          </w:p>
        </w:tc>
        <w:tc>
          <w:tcPr>
            <w:tcW w:w="2447" w:type="dxa"/>
            <w:vAlign w:val="center"/>
          </w:tcPr>
          <w:p w14:paraId="2AF144AB" w14:textId="5AC4733B"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04E40BF2" w14:textId="27436499" w:rsidR="0072483A" w:rsidRPr="00C06965" w:rsidRDefault="0072483A" w:rsidP="003E3089">
            <w:pPr>
              <w:rPr>
                <w:rFonts w:cstheme="minorHAnsi"/>
                <w:color w:val="000000" w:themeColor="text1"/>
                <w:szCs w:val="22"/>
                <w:highlight w:val="yellow"/>
              </w:rPr>
            </w:pPr>
            <w:del w:id="356" w:author="Molloi, Sabee" w:date="2022-12-29T16:44:00Z">
              <w:r w:rsidRPr="00555B26" w:rsidDel="00654B26">
                <w:rPr>
                  <w:rFonts w:cstheme="minorHAnsi"/>
                  <w:color w:val="000000" w:themeColor="text1"/>
                  <w:szCs w:val="22"/>
                  <w:rPrChange w:id="357" w:author="Mike Black" w:date="2022-12-30T13:07:00Z">
                    <w:rPr>
                      <w:rFonts w:cstheme="minorHAnsi"/>
                      <w:color w:val="000000" w:themeColor="text1"/>
                      <w:szCs w:val="22"/>
                      <w:highlight w:val="yellow"/>
                    </w:rPr>
                  </w:rPrChange>
                </w:rPr>
                <w:delText>UNSURE</w:delText>
              </w:r>
            </w:del>
            <w:ins w:id="358" w:author="Molloi, Sabee" w:date="2022-12-29T16:44:00Z">
              <w:r w:rsidR="00654B26" w:rsidRPr="00555B26">
                <w:rPr>
                  <w:rFonts w:cstheme="minorHAnsi"/>
                  <w:color w:val="000000" w:themeColor="text1"/>
                  <w:szCs w:val="22"/>
                  <w:rPrChange w:id="359" w:author="Mike Black" w:date="2022-12-30T13:07:00Z">
                    <w:rPr>
                      <w:rFonts w:cstheme="minorHAnsi"/>
                      <w:color w:val="000000" w:themeColor="text1"/>
                      <w:szCs w:val="22"/>
                      <w:highlight w:val="yellow"/>
                    </w:rPr>
                  </w:rPrChange>
                </w:rPr>
                <w:t>0.5</w:t>
              </w:r>
            </w:ins>
          </w:p>
        </w:tc>
      </w:tr>
      <w:tr w:rsidR="0072483A" w:rsidRPr="003E3089" w14:paraId="1819B3EC" w14:textId="77777777" w:rsidTr="007D09F6">
        <w:trPr>
          <w:jc w:val="center"/>
        </w:trPr>
        <w:tc>
          <w:tcPr>
            <w:tcW w:w="2440" w:type="dxa"/>
            <w:vAlign w:val="center"/>
          </w:tcPr>
          <w:p w14:paraId="44348239" w14:textId="62930ACF"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Thickness (mm)</w:t>
            </w:r>
          </w:p>
        </w:tc>
        <w:tc>
          <w:tcPr>
            <w:tcW w:w="2447" w:type="dxa"/>
            <w:vAlign w:val="center"/>
          </w:tcPr>
          <w:p w14:paraId="2D749F26" w14:textId="3D857547" w:rsidR="0072483A" w:rsidRPr="00555B26" w:rsidRDefault="0072483A" w:rsidP="003E3089">
            <w:pPr>
              <w:rPr>
                <w:rFonts w:cstheme="minorHAnsi"/>
                <w:color w:val="000000" w:themeColor="text1"/>
                <w:szCs w:val="22"/>
              </w:rPr>
            </w:pPr>
            <w:r w:rsidRPr="00555B26">
              <w:rPr>
                <w:rFonts w:cstheme="minorHAnsi"/>
                <w:color w:val="000000" w:themeColor="text1"/>
                <w:szCs w:val="22"/>
              </w:rPr>
              <w:t>0.5</w:t>
            </w:r>
          </w:p>
        </w:tc>
        <w:tc>
          <w:tcPr>
            <w:tcW w:w="2360" w:type="dxa"/>
            <w:vAlign w:val="center"/>
          </w:tcPr>
          <w:p w14:paraId="6E0A317E" w14:textId="4C77A72B" w:rsidR="0072483A" w:rsidRPr="00555B26" w:rsidRDefault="0072483A" w:rsidP="003E3089">
            <w:pPr>
              <w:rPr>
                <w:rFonts w:cstheme="minorHAnsi"/>
                <w:color w:val="000000" w:themeColor="text1"/>
                <w:szCs w:val="22"/>
                <w:rPrChange w:id="360" w:author="Mike Black" w:date="2022-12-30T13:07:00Z">
                  <w:rPr>
                    <w:rFonts w:cstheme="minorHAnsi"/>
                    <w:color w:val="000000" w:themeColor="text1"/>
                    <w:szCs w:val="22"/>
                    <w:highlight w:val="yellow"/>
                  </w:rPr>
                </w:rPrChange>
              </w:rPr>
            </w:pPr>
            <w:del w:id="361" w:author="Molloi, Sabee" w:date="2022-12-29T16:45:00Z">
              <w:r w:rsidRPr="00555B26" w:rsidDel="00232535">
                <w:rPr>
                  <w:rFonts w:cstheme="minorHAnsi"/>
                  <w:color w:val="000000" w:themeColor="text1"/>
                  <w:szCs w:val="22"/>
                  <w:rPrChange w:id="362" w:author="Mike Black" w:date="2022-12-30T13:07:00Z">
                    <w:rPr>
                      <w:rFonts w:cstheme="minorHAnsi"/>
                      <w:color w:val="000000" w:themeColor="text1"/>
                      <w:szCs w:val="22"/>
                      <w:highlight w:val="yellow"/>
                    </w:rPr>
                  </w:rPrChange>
                </w:rPr>
                <w:delText>UNSURE</w:delText>
              </w:r>
            </w:del>
            <w:ins w:id="363" w:author="Molloi, Sabee" w:date="2022-12-29T16:45:00Z">
              <w:r w:rsidR="00232535" w:rsidRPr="00555B26">
                <w:rPr>
                  <w:rFonts w:cstheme="minorHAnsi"/>
                  <w:color w:val="000000" w:themeColor="text1"/>
                  <w:szCs w:val="22"/>
                  <w:rPrChange w:id="364" w:author="Mike Black" w:date="2022-12-30T13:07:00Z">
                    <w:rPr>
                      <w:rFonts w:cstheme="minorHAnsi"/>
                      <w:color w:val="000000" w:themeColor="text1"/>
                      <w:szCs w:val="22"/>
                      <w:highlight w:val="yellow"/>
                    </w:rPr>
                  </w:rPrChange>
                </w:rPr>
                <w:t>0.5</w:t>
              </w:r>
            </w:ins>
            <w:ins w:id="365" w:author="Molloi, Sabee" w:date="2022-12-31T14:49:00Z">
              <w:r w:rsidR="00D51517" w:rsidRPr="00026FB6">
                <w:rPr>
                  <w:rFonts w:cstheme="minorHAnsi"/>
                  <w:color w:val="000000" w:themeColor="text1"/>
                  <w:szCs w:val="22"/>
                  <w:vertAlign w:val="superscript"/>
                  <w:rPrChange w:id="366" w:author="Molloi, Sabee" w:date="2022-12-31T14:49:00Z">
                    <w:rPr>
                      <w:rFonts w:cstheme="minorHAnsi"/>
                      <w:color w:val="000000" w:themeColor="text1"/>
                      <w:szCs w:val="22"/>
                    </w:rPr>
                  </w:rPrChange>
                </w:rPr>
                <w:t>a</w:t>
              </w:r>
            </w:ins>
          </w:p>
        </w:tc>
      </w:tr>
    </w:tbl>
    <w:p w14:paraId="3CF459D1" w14:textId="77777777" w:rsidR="00CB37AC" w:rsidRDefault="002653D1" w:rsidP="003E3089">
      <w:pPr>
        <w:spacing w:line="480" w:lineRule="auto"/>
        <w:jc w:val="center"/>
        <w:rPr>
          <w:ins w:id="367" w:author="Mike Black" w:date="2023-01-01T13:52:00Z"/>
          <w:rFonts w:cstheme="minorHAnsi"/>
        </w:rPr>
      </w:pPr>
      <w:r w:rsidRPr="003E3089">
        <w:rPr>
          <w:rFonts w:cstheme="minorHAnsi"/>
        </w:rPr>
        <w:t>Table 1. Acquisition and reconstruction parameters for the simulated and physical phantoms.</w:t>
      </w:r>
      <w:ins w:id="368" w:author="Molloi, Sabee" w:date="2022-12-31T14:49:00Z">
        <w:r w:rsidR="00026FB6">
          <w:rPr>
            <w:rFonts w:cstheme="minorHAnsi"/>
          </w:rPr>
          <w:t xml:space="preserve"> </w:t>
        </w:r>
      </w:ins>
    </w:p>
    <w:p w14:paraId="7402566A" w14:textId="6563B3C4" w:rsidR="002653D1" w:rsidRPr="003E3089" w:rsidRDefault="00026FB6" w:rsidP="003E3089">
      <w:pPr>
        <w:spacing w:line="480" w:lineRule="auto"/>
        <w:jc w:val="center"/>
        <w:rPr>
          <w:rFonts w:cstheme="minorHAnsi"/>
        </w:rPr>
      </w:pPr>
      <w:ins w:id="369" w:author="Molloi, Sabee" w:date="2022-12-31T14:49:00Z">
        <w:r>
          <w:rPr>
            <w:rFonts w:cstheme="minorHAnsi"/>
          </w:rPr>
          <w:t>a.</w:t>
        </w:r>
      </w:ins>
      <w:ins w:id="370" w:author="Molloi, Sabee" w:date="2022-12-31T14:50:00Z">
        <w:r>
          <w:rPr>
            <w:rFonts w:cstheme="minorHAnsi"/>
          </w:rPr>
          <w:t xml:space="preserve"> </w:t>
        </w:r>
        <w:r w:rsidR="00A32272">
          <w:rPr>
            <w:rFonts w:cstheme="minorHAnsi"/>
          </w:rPr>
          <w:t>approximate detector thickness.</w:t>
        </w:r>
      </w:ins>
    </w:p>
    <w:p w14:paraId="18BA2356" w14:textId="77777777" w:rsidR="002653D1" w:rsidRPr="003E3089" w:rsidRDefault="002653D1" w:rsidP="003E3089">
      <w:pPr>
        <w:spacing w:line="480" w:lineRule="auto"/>
        <w:rPr>
          <w:rFonts w:cstheme="minorHAnsi"/>
        </w:rPr>
      </w:pPr>
    </w:p>
    <w:p w14:paraId="0A60F66F" w14:textId="2B6FEE60" w:rsidR="002653D1" w:rsidRPr="003E3089" w:rsidRDefault="002653D1" w:rsidP="003E3089">
      <w:pPr>
        <w:spacing w:line="480" w:lineRule="auto"/>
        <w:rPr>
          <w:rFonts w:cstheme="minorHAnsi"/>
        </w:rPr>
      </w:pPr>
      <w:r w:rsidRPr="003E3089">
        <w:rPr>
          <w:rFonts w:cstheme="minorHAnsi"/>
        </w:rPr>
        <w:t xml:space="preserve">To study the effect that motion has on </w:t>
      </w:r>
      <w:proofErr w:type="spellStart"/>
      <w:r w:rsidRPr="003E3089">
        <w:rPr>
          <w:rFonts w:cstheme="minorHAnsi"/>
        </w:rPr>
        <w:t>Agatston</w:t>
      </w:r>
      <w:proofErr w:type="spellEnd"/>
      <w:r w:rsidRPr="003E3089">
        <w:rPr>
          <w:rFonts w:cstheme="minorHAnsi"/>
        </w:rPr>
        <w:t xml:space="preserve"> scoring, integrated calcium mass, volume fraction calcium mass, and spatially weighted calcium scoring, we simulated motion using a previously reported random motion filter</w:t>
      </w:r>
      <w:r w:rsidR="00104FA4">
        <w:rPr>
          <w:rFonts w:cstheme="minorHAnsi"/>
        </w:rPr>
        <w:t xml:space="preserve"> </w:t>
      </w:r>
      <w:r w:rsidR="00104FA4">
        <w:rPr>
          <w:rFonts w:cstheme="minorHAnsi"/>
        </w:rPr>
        <w:fldChar w:fldCharType="begin"/>
      </w:r>
      <w:r w:rsidR="00104FA4">
        <w:rPr>
          <w:rFonts w:cstheme="minorHAnsi"/>
        </w:rPr>
        <w:instrText xml:space="preserve"> ADDIN ZOTERO_ITEM CSL_CITATION {"citationID":"Xp7GMIBt","properties":{"formattedCitation":"(P\\uc0\\u233{}rez-Garc\\uc0\\u237{}a et al., 2021; Shaw et al., 2019)","plainCitation":"(Pérez-García et al., 2021; Shaw et al., 2019)","noteIndex":0},"citationItems":[{"id":447,"uris":["http://zotero.org/users/6884353/items/9BMUARZ3"],"itemData":{"id":447,"type":"article-journal","abstract":"Background and objective\nProcessing of medical images such as MRI or CT presents different challenges compared to RGB images typically used in computer vision. These include a lack of labels for large datasets, high computational costs, and the need of metadata to describe the physical properties of voxels. Data augmentation is used to artificially increase the size of the training datasets. Training with image subvolumes or patches decreases the need for computational power. Spatial metadata needs to be carefully taken into account in order to ensure a correct alignment and orientation of volumes.\nMethods\nWe present TorchIO, an open-source Python library to enable efficient loading, preprocessing, augmentation and patch-based sampling of medical images for deep learning. TorchIO follows the style of PyTorch and integrates standard medical image processing libraries to efficiently process images during training of neural networks. TorchIO transforms can be easily composed, reproduced, traced and extended. Most transforms can be inverted, making the library suitable for test-time augmentation and estimation of aleatoric uncertainty in the context of segmentation. We provide multiple generic preprocessing and augmentation operations as well as simulation of MRI-specific artifacts.\nResults\nSource code, comprehensive tutorials and extensive documentation for TorchIO can be found at http://torchio.rtfd.io/. The package can be installed from the Python Package Index (PyPI) running pip install torchio. It includes a command-line interface which allows users to apply transforms to image files without using Python. Additionally, we provide a graphical user interface within a TorchIO extension in 3D Slicer to visualize the effects of transforms.\nConclusion\nTorchIO was developed to help researchers standardize medical image processing pipelines and allow them to focus on the deep learning experiments. It encourages good open-science practices, as it supports experiment reproducibility and is version-controlled so that the software can be cited precisely. Due to its modularity, the library is compatible with other frameworks for deep learning with medical images.","container-title":"Computer Methods and Programs in Biomedicine","DOI":"10.1016/j.cmpb.2021.106236","ISSN":"0169-2607","journalAbbreviation":"Computer Methods and Programs in Biomedicine","language":"en","page":"106236","source":"ScienceDirect","title":"TorchIO: A Python library for efficient loading, preprocessing, augmentation and patch-based sampling of medical images in deep learning","title-short":"TorchIO","volume":"208","author":[{"family":"Pérez-García","given":"Fernando"},{"family":"Sparks","given":"Rachel"},{"family":"Ourselin","given":"Sébastien"}],"issued":{"date-parts":[["2021",9,1]]}}},{"id":445,"uris":["http://zotero.org/users/6884353/items/G2KRUKK4"],"itemData":{"id":445,"type":"paper-conference","abstract":"Patient movement during the acquisition of magnetic resonance images (MRI) can cause unwanted image artefacts. These artefacts may affect the quality of diagnosis by clinicians and cause errors in automated image analysis. In this work, we present a method for generating realistic motion artefacts from artefact-free data to be used in deep learning frameworks to increase training appearance variability and ultimately make machine learning algorithms such as convolutional neural networks (CNNs) robust to the presence of motion artefacts. We model patient movement as a sequence of randomly-generated, ‘de-meaned’, rigid 3D affine transforms which, by resampling artefact-free volumes, are then combined in k-space to generate realistic motion artefacts. We show that by augmenting the training of semantic segmentation CNNs with artefacted data, we can train models that generalise better and perform more reliably in the presence of artefacted data, with negligible cost to their performance on artefact-free data. We show that the performance of models trained using artefacted data on segmentation tasks on real-world test-retest image pairs is more robust. Finally, we demonstrate that measures of uncertainty obtained from motion augmented models reflect the presence of artefacts and can thus provide relevant information to ensure the safe usage of deep learning extracted biomarkers in clinics.","container-title":"Proceedings of The 2nd International Conference on Medical Imaging with Deep Learning","event-title":"International Conference on Medical Imaging with Deep Learning","language":"en","note":"ISSN: 2640-3498","page":"427-436","publisher":"PMLR","source":"proceedings.mlr.press","title":"MRI k-Space Motion Artefact Augmentation: Model Robustness and Task-Specific Uncertainty","title-short":"MRI k-Space Motion Artefact Augmentation","URL":"https://proceedings.mlr.press/v102/shaw19a.html","author":[{"family":"Shaw","given":"Richard"},{"family":"Sudre","given":"Carole"},{"family":"Ourselin","given":"Sebastien"},{"family":"Cardoso","given":"M. Jorge"}],"accessed":{"date-parts":[["2022",12,27]]},"issued":{"date-parts":[["2019",5,24]]}}}],"schema":"https://github.com/citation-style-language/schema/raw/master/csl-citation.json"} </w:instrText>
      </w:r>
      <w:r w:rsidR="00104FA4">
        <w:rPr>
          <w:rFonts w:cstheme="minorHAnsi"/>
        </w:rPr>
        <w:fldChar w:fldCharType="separate"/>
      </w:r>
      <w:r w:rsidR="00104FA4" w:rsidRPr="00104FA4">
        <w:rPr>
          <w:rFonts w:ascii="Calibri" w:cs="Calibri"/>
        </w:rPr>
        <w:t>(Pérez-García et al., 2021; Shaw et al., 2019)</w:t>
      </w:r>
      <w:r w:rsidR="00104FA4">
        <w:rPr>
          <w:rFonts w:cstheme="minorHAnsi"/>
        </w:rPr>
        <w:fldChar w:fldCharType="end"/>
      </w:r>
      <w:r w:rsidR="00104FA4">
        <w:rPr>
          <w:rFonts w:cstheme="minorHAnsi"/>
        </w:rPr>
        <w:t xml:space="preserve">. </w:t>
      </w:r>
      <w:r w:rsidRPr="003E3089">
        <w:rPr>
          <w:rFonts w:cstheme="minorHAnsi"/>
        </w:rPr>
        <w:t>We then performed repeated analysis on this simulated motion data to better understand the effect that motion has on all four calcium scoring techniques.</w:t>
      </w:r>
    </w:p>
    <w:p w14:paraId="53815DAD" w14:textId="40600CB5" w:rsidR="0072483A" w:rsidRPr="003E3089" w:rsidRDefault="0072483A" w:rsidP="003E3089">
      <w:pPr>
        <w:spacing w:line="480" w:lineRule="auto"/>
        <w:rPr>
          <w:rFonts w:cstheme="minorHAnsi"/>
        </w:rPr>
      </w:pPr>
    </w:p>
    <w:p w14:paraId="3FD4475B" w14:textId="08A237AF"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t>2.2 – Physical Phantom</w:t>
      </w:r>
    </w:p>
    <w:p w14:paraId="4D855F2C" w14:textId="5E49A7F7" w:rsidR="002653D1" w:rsidRPr="003E3089" w:rsidRDefault="002653D1" w:rsidP="003E3089">
      <w:pPr>
        <w:spacing w:line="480" w:lineRule="auto"/>
        <w:rPr>
          <w:rFonts w:cstheme="minorHAnsi"/>
        </w:rPr>
      </w:pPr>
      <w:r w:rsidRPr="003E3089">
        <w:rPr>
          <w:rFonts w:cstheme="minorHAnsi"/>
        </w:rPr>
        <w:t xml:space="preserve">This study also utilized an anthropomorphic thorax phantom (QRM-Thorax, QRM, </w:t>
      </w:r>
      <w:proofErr w:type="spellStart"/>
      <w:r w:rsidRPr="003E3089">
        <w:rPr>
          <w:rFonts w:cstheme="minorHAnsi"/>
        </w:rPr>
        <w:t>Möhrendorf</w:t>
      </w:r>
      <w:proofErr w:type="spellEnd"/>
      <w:r w:rsidRPr="003E3089">
        <w:rPr>
          <w:rFonts w:cstheme="minorHAnsi"/>
        </w:rPr>
        <w:t xml:space="preserve">, Germany) with an insert containing calcium (Cardiac Calcification Insert (CCI), QRM, </w:t>
      </w:r>
      <w:proofErr w:type="spellStart"/>
      <w:r w:rsidRPr="003E3089">
        <w:rPr>
          <w:rFonts w:cstheme="minorHAnsi"/>
        </w:rPr>
        <w:t>Möhrendorf</w:t>
      </w:r>
      <w:proofErr w:type="spellEnd"/>
      <w:r w:rsidRPr="003E3089">
        <w:rPr>
          <w:rFonts w:cstheme="minorHAnsi"/>
        </w:rPr>
        <w:t>, Germany). All images were acquired by Praagh et al.</w:t>
      </w:r>
      <w:r w:rsidR="00632E6E">
        <w:rPr>
          <w:rFonts w:cstheme="minorHAnsi"/>
        </w:rPr>
        <w:t xml:space="preserve"> </w:t>
      </w:r>
      <w:r w:rsidR="00632E6E">
        <w:rPr>
          <w:rFonts w:cstheme="minorHAnsi"/>
        </w:rPr>
        <w:fldChar w:fldCharType="begin"/>
      </w:r>
      <w:r w:rsidR="00632E6E">
        <w:rPr>
          <w:rFonts w:cstheme="minorHAnsi"/>
        </w:rPr>
        <w:instrText xml:space="preserve"> ADDIN ZOTERO_ITEM CSL_CITATION {"citationID":"UPVLJkx0","properties":{"formattedCitation":"(Praagh et al., 2021)","plainCitation":"(Praagh et al., 2021)","noteIndex":0},"citationItems":[{"id":191,"uris":["http://zotero.org/users/6884353/items/7YTXBC8N"],"itemData":{"id":191,"type":"article-journal","container-title":"Medical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632E6E">
        <w:rPr>
          <w:rFonts w:cstheme="minorHAnsi"/>
        </w:rPr>
        <w:fldChar w:fldCharType="separate"/>
      </w:r>
      <w:r w:rsidR="00632E6E">
        <w:rPr>
          <w:rFonts w:cstheme="minorHAnsi"/>
          <w:noProof/>
        </w:rPr>
        <w:t>(Praagh et al., 2021)</w:t>
      </w:r>
      <w:r w:rsidR="00632E6E">
        <w:rPr>
          <w:rFonts w:cstheme="minorHAnsi"/>
        </w:rPr>
        <w:fldChar w:fldCharType="end"/>
      </w:r>
      <w:r w:rsidR="00632E6E">
        <w:rPr>
          <w:rFonts w:cstheme="minorHAnsi"/>
        </w:rPr>
        <w:t xml:space="preserve">, </w:t>
      </w:r>
      <w:r w:rsidRPr="003E3089">
        <w:rPr>
          <w:rFonts w:cstheme="minorHAnsi"/>
        </w:rPr>
        <w:t xml:space="preserve">and a subset of scans </w:t>
      </w:r>
      <w:del w:id="371" w:author="Mike Black" w:date="2022-12-30T13:08:00Z">
        <w:r w:rsidRPr="003E3089" w:rsidDel="00555B26">
          <w:rPr>
            <w:rFonts w:cstheme="minorHAnsi"/>
          </w:rPr>
          <w:delText>w</w:delText>
        </w:r>
        <w:r w:rsidR="00632E6E" w:rsidDel="00555B26">
          <w:rPr>
            <w:rFonts w:cstheme="minorHAnsi"/>
          </w:rPr>
          <w:delText>ere</w:delText>
        </w:r>
      </w:del>
      <w:ins w:id="372" w:author="Mike Black" w:date="2022-12-30T13:08:00Z">
        <w:r w:rsidR="00555B26">
          <w:rPr>
            <w:rFonts w:cstheme="minorHAnsi"/>
          </w:rPr>
          <w:t>was</w:t>
        </w:r>
      </w:ins>
      <w:r w:rsidRPr="003E3089">
        <w:rPr>
          <w:rFonts w:cstheme="minorHAnsi"/>
        </w:rPr>
        <w:t xml:space="preserve"> included in this analysis. The cardiac calcification insert phantom consisted of nine calcification inserts made up of hydroxyapatite (HA). Within the cardiac calcification insert phantom, two calibration rods consisting of water-equivalent material and 200 mgHAcm</w:t>
      </w:r>
      <w:r w:rsidRPr="00270D55">
        <w:rPr>
          <w:rFonts w:cstheme="minorHAnsi"/>
          <w:vertAlign w:val="superscript"/>
        </w:rPr>
        <w:t>-3</w:t>
      </w:r>
      <w:r w:rsidRPr="003E3089">
        <w:rPr>
          <w:rFonts w:cstheme="minorHAnsi"/>
        </w:rPr>
        <w:t xml:space="preserve"> were also present. The calcifications had diameters and lengths of 1.0, 3.0, and 5.0 mm. Three different densities were present in the phantom </w:t>
      </w:r>
      <w:r w:rsidRPr="003E3089">
        <w:rPr>
          <w:rFonts w:cstheme="minorHAnsi"/>
        </w:rPr>
        <w:lastRenderedPageBreak/>
        <w:t xml:space="preserve">for each calcification size: 200, 400, and 800 </w:t>
      </w:r>
      <w:r w:rsidR="00270D55" w:rsidRPr="003E3089">
        <w:rPr>
          <w:rFonts w:cstheme="minorHAnsi"/>
        </w:rPr>
        <w:t>mgHAcm</w:t>
      </w:r>
      <w:r w:rsidR="00270D55" w:rsidRPr="00270D55">
        <w:rPr>
          <w:rFonts w:cstheme="minorHAnsi"/>
          <w:vertAlign w:val="superscript"/>
        </w:rPr>
        <w:t>-3</w:t>
      </w:r>
      <w:r w:rsidRPr="003E3089">
        <w:rPr>
          <w:rFonts w:cstheme="minorHAnsi"/>
        </w:rPr>
        <w:t>. Two different patient sizes, small and large, were included in this analysis by the addition of a fat ring. This fat ring increased the phantom size from 30</w:t>
      </w:r>
      <w:ins w:id="373" w:author="Molloi, Sabee" w:date="2022-12-29T16:49:00Z">
        <w:r w:rsidR="005722EC">
          <w:rPr>
            <w:rFonts w:cstheme="minorHAnsi"/>
          </w:rPr>
          <w:t>.</w:t>
        </w:r>
      </w:ins>
      <w:r w:rsidRPr="003E3089">
        <w:rPr>
          <w:rFonts w:cstheme="minorHAnsi"/>
        </w:rPr>
        <w:t>0 × 20</w:t>
      </w:r>
      <w:ins w:id="374" w:author="Molloi, Sabee" w:date="2022-12-29T16:49:00Z">
        <w:r w:rsidR="005722EC">
          <w:rPr>
            <w:rFonts w:cstheme="minorHAnsi"/>
          </w:rPr>
          <w:t>.</w:t>
        </w:r>
      </w:ins>
      <w:r w:rsidRPr="003E3089">
        <w:rPr>
          <w:rFonts w:cstheme="minorHAnsi"/>
        </w:rPr>
        <w:t xml:space="preserve">0 </w:t>
      </w:r>
      <w:del w:id="375" w:author="Molloi, Sabee" w:date="2022-12-29T16:49:00Z">
        <w:r w:rsidRPr="003E3089" w:rsidDel="005722EC">
          <w:rPr>
            <w:rFonts w:cstheme="minorHAnsi"/>
          </w:rPr>
          <w:delText xml:space="preserve">mm </w:delText>
        </w:r>
      </w:del>
      <w:ins w:id="376" w:author="Molloi, Sabee" w:date="2022-12-29T16:49:00Z">
        <w:r w:rsidR="005722EC">
          <w:rPr>
            <w:rFonts w:cstheme="minorHAnsi"/>
          </w:rPr>
          <w:t>c</w:t>
        </w:r>
        <w:r w:rsidR="005722EC" w:rsidRPr="003E3089">
          <w:rPr>
            <w:rFonts w:cstheme="minorHAnsi"/>
          </w:rPr>
          <w:t>m</w:t>
        </w:r>
        <w:r w:rsidR="005722EC" w:rsidRPr="005722EC">
          <w:rPr>
            <w:rFonts w:cstheme="minorHAnsi"/>
            <w:vertAlign w:val="superscript"/>
            <w:rPrChange w:id="377" w:author="Molloi, Sabee" w:date="2022-12-29T16:49:00Z">
              <w:rPr>
                <w:rFonts w:cstheme="minorHAnsi"/>
              </w:rPr>
            </w:rPrChange>
          </w:rPr>
          <w:t>2</w:t>
        </w:r>
        <w:r w:rsidR="005722EC" w:rsidRPr="003E3089">
          <w:rPr>
            <w:rFonts w:cstheme="minorHAnsi"/>
          </w:rPr>
          <w:t xml:space="preserve"> </w:t>
        </w:r>
      </w:ins>
      <w:r w:rsidRPr="003E3089">
        <w:rPr>
          <w:rFonts w:cstheme="minorHAnsi"/>
        </w:rPr>
        <w:t>to 40</w:t>
      </w:r>
      <w:ins w:id="378" w:author="Molloi, Sabee" w:date="2022-12-29T16:49:00Z">
        <w:r w:rsidR="005722EC">
          <w:rPr>
            <w:rFonts w:cstheme="minorHAnsi"/>
          </w:rPr>
          <w:t>.</w:t>
        </w:r>
      </w:ins>
      <w:r w:rsidRPr="003E3089">
        <w:rPr>
          <w:rFonts w:cstheme="minorHAnsi"/>
        </w:rPr>
        <w:t>0 × 30</w:t>
      </w:r>
      <w:ins w:id="379" w:author="Molloi, Sabee" w:date="2022-12-29T16:50:00Z">
        <w:r w:rsidR="005722EC">
          <w:rPr>
            <w:rFonts w:cstheme="minorHAnsi"/>
          </w:rPr>
          <w:t>.</w:t>
        </w:r>
      </w:ins>
      <w:r w:rsidRPr="003E3089">
        <w:rPr>
          <w:rFonts w:cstheme="minorHAnsi"/>
        </w:rPr>
        <w:t xml:space="preserve">0 </w:t>
      </w:r>
      <w:del w:id="380" w:author="Molloi, Sabee" w:date="2022-12-29T16:50:00Z">
        <w:r w:rsidRPr="003E3089" w:rsidDel="005722EC">
          <w:rPr>
            <w:rFonts w:cstheme="minorHAnsi"/>
          </w:rPr>
          <w:delText>mm</w:delText>
        </w:r>
      </w:del>
      <w:ins w:id="381" w:author="Molloi, Sabee" w:date="2022-12-29T16:50:00Z">
        <w:r w:rsidR="005722EC">
          <w:rPr>
            <w:rFonts w:cstheme="minorHAnsi"/>
          </w:rPr>
          <w:t>c</w:t>
        </w:r>
        <w:r w:rsidR="005722EC" w:rsidRPr="003E3089">
          <w:rPr>
            <w:rFonts w:cstheme="minorHAnsi"/>
          </w:rPr>
          <w:t>m</w:t>
        </w:r>
        <w:r w:rsidR="005722EC" w:rsidRPr="005722EC">
          <w:rPr>
            <w:rFonts w:cstheme="minorHAnsi"/>
            <w:vertAlign w:val="superscript"/>
            <w:rPrChange w:id="382" w:author="Molloi, Sabee" w:date="2022-12-29T16:50:00Z">
              <w:rPr>
                <w:rFonts w:cstheme="minorHAnsi"/>
              </w:rPr>
            </w:rPrChange>
          </w:rPr>
          <w:t>2</w:t>
        </w:r>
      </w:ins>
      <w:r w:rsidRPr="003E3089">
        <w:rPr>
          <w:rFonts w:cstheme="minorHAnsi"/>
        </w:rPr>
        <w:t xml:space="preserve">. Four scans, two small and two large patient scans were included in this analysis. Figure 2 Shows axial slice views of various phantoms included in this study. Fig. 2A shows a simulated small phantom with normal-density inserts (200, 400, 800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Fig. 2B shows a simulated large phantom with low-density inserts (25, 50, 100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with simulated motion. Fig. 2C shows an axial slice of the calibration rod (200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for a simulated medium phantom with a tube voltage of 100 kV. Fig. 2D shows an axial slice view of a physical QRM Thorax Phantom with a Cardio Calcification Insert. The red arrow shows simulated beam hardening </w:t>
      </w:r>
      <w:r w:rsidR="00804BD3">
        <w:rPr>
          <w:rFonts w:cstheme="minorHAnsi"/>
        </w:rPr>
        <w:t>artifacts</w:t>
      </w:r>
      <w:r w:rsidRPr="003E3089">
        <w:rPr>
          <w:rFonts w:cstheme="minorHAnsi"/>
        </w:rPr>
        <w:t xml:space="preserve">, and the blue arrows </w:t>
      </w:r>
      <w:r w:rsidR="00804BD3">
        <w:rPr>
          <w:rFonts w:cstheme="minorHAnsi"/>
        </w:rPr>
        <w:t>indicate</w:t>
      </w:r>
      <w:r w:rsidRPr="003E3089">
        <w:rPr>
          <w:rFonts w:cstheme="minorHAnsi"/>
        </w:rPr>
        <w:t xml:space="preserve"> simulated streaking </w:t>
      </w:r>
      <w:r w:rsidR="00804BD3">
        <w:rPr>
          <w:rFonts w:cstheme="minorHAnsi"/>
        </w:rPr>
        <w:t>artifacts</w:t>
      </w:r>
      <w:r w:rsidRPr="003E3089">
        <w:rPr>
          <w:rFonts w:cstheme="minorHAnsi"/>
        </w:rPr>
        <w:t xml:space="preserve"> caused by motion.</w:t>
      </w:r>
    </w:p>
    <w:p w14:paraId="2C84CEA0" w14:textId="77777777" w:rsidR="002653D1" w:rsidRPr="003E3089" w:rsidRDefault="002653D1" w:rsidP="003E3089">
      <w:pPr>
        <w:spacing w:line="480" w:lineRule="auto"/>
        <w:rPr>
          <w:rFonts w:cstheme="minorHAnsi"/>
        </w:rPr>
      </w:pPr>
    </w:p>
    <w:p w14:paraId="10A0EBFC" w14:textId="7842E1BF" w:rsidR="002653D1" w:rsidRPr="003E3089" w:rsidRDefault="002653D1" w:rsidP="003E3089">
      <w:pPr>
        <w:spacing w:line="480" w:lineRule="auto"/>
        <w:rPr>
          <w:rFonts w:cstheme="minorHAnsi"/>
        </w:rPr>
      </w:pPr>
      <w:r w:rsidRPr="003E3089">
        <w:rPr>
          <w:rFonts w:cstheme="minorHAnsi"/>
        </w:rPr>
        <w:t>Segmenting regions of interest is an important step in calcium measurement. For this study, segmentations were done automatically based on previous work by Praagh et al.</w:t>
      </w:r>
      <w:r w:rsidR="00C26F68">
        <w:rPr>
          <w:rFonts w:cstheme="minorHAnsi"/>
        </w:rPr>
        <w:t xml:space="preserve"> </w:t>
      </w:r>
      <w:r w:rsidR="00C26F68">
        <w:rPr>
          <w:rFonts w:cstheme="minorHAnsi"/>
        </w:rPr>
        <w:fldChar w:fldCharType="begin"/>
      </w:r>
      <w:r w:rsidR="00C26F68">
        <w:rPr>
          <w:rFonts w:cstheme="minorHAnsi"/>
        </w:rPr>
        <w:instrText xml:space="preserve"> ADDIN ZOTERO_ITEM CSL_CITATION {"citationID":"JMqKxCQh","properties":{"formattedCitation":"(Praagh et al., 2021)","plainCitation":"(Praagh et al., 2021)","noteIndex":0},"citationItems":[{"id":191,"uris":["http://zotero.org/users/6884353/items/7YTXBC8N"],"itemData":{"id":191,"type":"article-journal","container-title":"Medical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C26F68">
        <w:rPr>
          <w:rFonts w:cstheme="minorHAnsi"/>
        </w:rPr>
        <w:fldChar w:fldCharType="separate"/>
      </w:r>
      <w:r w:rsidR="00C26F68">
        <w:rPr>
          <w:rFonts w:cstheme="minorHAnsi"/>
          <w:noProof/>
        </w:rPr>
        <w:t>(Praagh et al., 2021)</w:t>
      </w:r>
      <w:r w:rsidR="00C26F68">
        <w:rPr>
          <w:rFonts w:cstheme="minorHAnsi"/>
        </w:rPr>
        <w:fldChar w:fldCharType="end"/>
      </w:r>
      <w:r w:rsidR="00C26F68">
        <w:rPr>
          <w:rFonts w:cstheme="minorHAnsi"/>
        </w:rPr>
        <w:t xml:space="preserve"> </w:t>
      </w:r>
      <w:r w:rsidRPr="003E3089">
        <w:rPr>
          <w:rFonts w:cstheme="minorHAnsi"/>
        </w:rPr>
        <w:t>and adapted for the Julia programming language</w:t>
      </w:r>
      <w:r w:rsidR="00C26F68">
        <w:rPr>
          <w:rFonts w:cstheme="minorHAnsi"/>
        </w:rPr>
        <w:t xml:space="preserve"> </w:t>
      </w:r>
      <w:r w:rsidR="00C26F68">
        <w:rPr>
          <w:rFonts w:cstheme="minorHAnsi"/>
        </w:rPr>
        <w:fldChar w:fldCharType="begin"/>
      </w:r>
      <w:r w:rsidR="00C26F68">
        <w:rPr>
          <w:rFonts w:cstheme="minorHAnsi"/>
        </w:rPr>
        <w:instrText xml:space="preserve"> ADDIN ZOTERO_ITEM CSL_CITATION {"citationID":"HznHL04O","properties":{"formattedCitation":"(Bezanson et al., 2017)","plainCitation":"(Bezanson et al., 2017)","noteIndex":0},"citationItems":[{"id":196,"uris":["http://zotero.org/users/6884353/items/BXPHYKX7"],"itemData":{"id":196,"type":"article-journal","container-title":"SIAM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C26F68">
        <w:rPr>
          <w:rFonts w:cstheme="minorHAnsi"/>
        </w:rPr>
        <w:fldChar w:fldCharType="separate"/>
      </w:r>
      <w:r w:rsidR="00C26F68">
        <w:rPr>
          <w:rFonts w:cstheme="minorHAnsi"/>
          <w:noProof/>
        </w:rPr>
        <w:t>(Bezanson et al., 2017)</w:t>
      </w:r>
      <w:r w:rsidR="00C26F68">
        <w:rPr>
          <w:rFonts w:cstheme="minorHAnsi"/>
        </w:rPr>
        <w:fldChar w:fldCharType="end"/>
      </w:r>
      <w:r w:rsidR="00C26F68">
        <w:rPr>
          <w:rFonts w:cstheme="minorHAnsi"/>
        </w:rPr>
        <w:t>.</w:t>
      </w:r>
    </w:p>
    <w:p w14:paraId="523EED12" w14:textId="7DF7AAC9" w:rsidR="002653D1" w:rsidRPr="003E3089" w:rsidRDefault="002653D1" w:rsidP="003E3089">
      <w:pPr>
        <w:spacing w:line="480" w:lineRule="auto"/>
        <w:rPr>
          <w:rFonts w:cstheme="minorHAnsi"/>
        </w:rPr>
      </w:pPr>
    </w:p>
    <w:p w14:paraId="215FD8FB" w14:textId="726CA6E0" w:rsidR="002653D1" w:rsidRPr="003E3089" w:rsidRDefault="002653D1" w:rsidP="003E3089">
      <w:pPr>
        <w:spacing w:line="480" w:lineRule="auto"/>
        <w:jc w:val="center"/>
        <w:rPr>
          <w:rFonts w:cstheme="minorHAnsi"/>
          <w:sz w:val="24"/>
        </w:rPr>
      </w:pPr>
      <w:r w:rsidRPr="003E3089">
        <w:rPr>
          <w:rFonts w:cstheme="minorHAnsi"/>
          <w:noProof/>
          <w:sz w:val="24"/>
        </w:rPr>
        <w:lastRenderedPageBreak/>
        <w:drawing>
          <wp:inline distT="0" distB="0" distL="0" distR="0" wp14:anchorId="403359AD" wp14:editId="4EE2EB60">
            <wp:extent cx="5943600" cy="433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31970"/>
                    </a:xfrm>
                    <a:prstGeom prst="rect">
                      <a:avLst/>
                    </a:prstGeom>
                  </pic:spPr>
                </pic:pic>
              </a:graphicData>
            </a:graphic>
          </wp:inline>
        </w:drawing>
      </w:r>
    </w:p>
    <w:p w14:paraId="4AA01E53" w14:textId="072A909B" w:rsidR="002653D1" w:rsidRPr="003E3089" w:rsidRDefault="002653D1" w:rsidP="003E3089">
      <w:pPr>
        <w:spacing w:line="480" w:lineRule="auto"/>
        <w:jc w:val="center"/>
        <w:rPr>
          <w:rFonts w:cstheme="minorHAnsi"/>
          <w:sz w:val="24"/>
        </w:rPr>
      </w:pPr>
      <w:r w:rsidRPr="003E3089">
        <w:rPr>
          <w:rFonts w:cstheme="minorHAnsi"/>
          <w:sz w:val="24"/>
        </w:rPr>
        <w:t>Fig. 2 Shows axial slice</w:t>
      </w:r>
      <w:ins w:id="383" w:author="Molloi, Sabee" w:date="2022-12-29T17:07:00Z">
        <w:r w:rsidR="00234A46">
          <w:rPr>
            <w:rFonts w:cstheme="minorHAnsi"/>
            <w:sz w:val="24"/>
          </w:rPr>
          <w:t>s</w:t>
        </w:r>
      </w:ins>
      <w:r w:rsidRPr="003E3089">
        <w:rPr>
          <w:rFonts w:cstheme="minorHAnsi"/>
          <w:sz w:val="24"/>
        </w:rPr>
        <w:t xml:space="preserve"> </w:t>
      </w:r>
      <w:del w:id="384" w:author="Molloi, Sabee" w:date="2022-12-29T17:07:00Z">
        <w:r w:rsidRPr="003E3089" w:rsidDel="00234A46">
          <w:rPr>
            <w:rFonts w:cstheme="minorHAnsi"/>
            <w:sz w:val="24"/>
          </w:rPr>
          <w:delText xml:space="preserve">views </w:delText>
        </w:r>
      </w:del>
      <w:r w:rsidRPr="003E3089">
        <w:rPr>
          <w:rFonts w:cstheme="minorHAnsi"/>
          <w:sz w:val="24"/>
        </w:rPr>
        <w:t xml:space="preserve">of various phantoms included in this study. (A) shows a simulated small phantom with normal-density inserts (200, 400, 800 </w:t>
      </w:r>
      <w:r w:rsidR="00666EC9" w:rsidRPr="003E3089">
        <w:rPr>
          <w:rFonts w:cstheme="minorHAnsi"/>
        </w:rPr>
        <w:t>mgHAcm</w:t>
      </w:r>
      <w:r w:rsidR="00666EC9" w:rsidRPr="00270D55">
        <w:rPr>
          <w:rFonts w:cstheme="minorHAnsi"/>
          <w:vertAlign w:val="superscript"/>
        </w:rPr>
        <w:t>-3</w:t>
      </w:r>
      <w:r w:rsidRPr="003E3089">
        <w:rPr>
          <w:rFonts w:cstheme="minorHAnsi"/>
          <w:sz w:val="24"/>
        </w:rPr>
        <w:t>) and a tube voltage of 120 kV</w:t>
      </w:r>
      <w:ins w:id="385" w:author="Molloi, Sabee" w:date="2022-12-29T17:09:00Z">
        <w:r w:rsidR="007D7CA2">
          <w:rPr>
            <w:rFonts w:cstheme="minorHAnsi"/>
            <w:sz w:val="24"/>
          </w:rPr>
          <w:t xml:space="preserve"> with </w:t>
        </w:r>
      </w:ins>
      <w:ins w:id="386" w:author="Molloi, Sabee" w:date="2022-12-29T17:10:00Z">
        <w:r w:rsidR="007D7CA2">
          <w:rPr>
            <w:rFonts w:cstheme="minorHAnsi"/>
            <w:sz w:val="24"/>
          </w:rPr>
          <w:t>t</w:t>
        </w:r>
        <w:r w:rsidR="007D7CA2" w:rsidRPr="003E3089">
          <w:rPr>
            <w:rFonts w:cstheme="minorHAnsi"/>
            <w:sz w:val="24"/>
          </w:rPr>
          <w:t>he red arrow show</w:t>
        </w:r>
        <w:r w:rsidR="00784BBE">
          <w:rPr>
            <w:rFonts w:cstheme="minorHAnsi"/>
            <w:sz w:val="24"/>
          </w:rPr>
          <w:t>ing</w:t>
        </w:r>
        <w:r w:rsidR="007D7CA2" w:rsidRPr="003E3089">
          <w:rPr>
            <w:rFonts w:cstheme="minorHAnsi"/>
            <w:sz w:val="24"/>
          </w:rPr>
          <w:t xml:space="preserve"> beam hardening artifact</w:t>
        </w:r>
        <w:r w:rsidR="00784BBE">
          <w:rPr>
            <w:rFonts w:cstheme="minorHAnsi"/>
            <w:sz w:val="24"/>
          </w:rPr>
          <w:t>s</w:t>
        </w:r>
      </w:ins>
      <w:r w:rsidRPr="003E3089">
        <w:rPr>
          <w:rFonts w:cstheme="minorHAnsi"/>
          <w:sz w:val="24"/>
        </w:rPr>
        <w:t xml:space="preserve">. (B) shows a simulated large phantom with low-density inserts (25, 50, 100 </w:t>
      </w:r>
      <w:r w:rsidR="00666EC9" w:rsidRPr="003E3089">
        <w:rPr>
          <w:rFonts w:cstheme="minorHAnsi"/>
        </w:rPr>
        <w:t>mgHAcm</w:t>
      </w:r>
      <w:r w:rsidR="00666EC9" w:rsidRPr="00270D55">
        <w:rPr>
          <w:rFonts w:cstheme="minorHAnsi"/>
          <w:vertAlign w:val="superscript"/>
        </w:rPr>
        <w:t>-3</w:t>
      </w:r>
      <w:r w:rsidRPr="003E3089">
        <w:rPr>
          <w:rFonts w:cstheme="minorHAnsi"/>
          <w:sz w:val="24"/>
        </w:rPr>
        <w:t>) and a tube voltage of 120 kV with simulated motion</w:t>
      </w:r>
      <w:ins w:id="387" w:author="Mike Black" w:date="2022-12-30T13:09:00Z">
        <w:r w:rsidR="00555B26">
          <w:rPr>
            <w:rFonts w:cstheme="minorHAnsi"/>
            <w:sz w:val="24"/>
          </w:rPr>
          <w:t>,</w:t>
        </w:r>
      </w:ins>
      <w:ins w:id="388" w:author="Molloi, Sabee" w:date="2022-12-29T17:12:00Z">
        <w:r w:rsidR="00CD6EAB" w:rsidRPr="00CD6EAB">
          <w:rPr>
            <w:rFonts w:cstheme="minorHAnsi"/>
            <w:sz w:val="24"/>
          </w:rPr>
          <w:t xml:space="preserve"> </w:t>
        </w:r>
        <w:r w:rsidR="00CD6EAB" w:rsidRPr="003E3089">
          <w:rPr>
            <w:rFonts w:cstheme="minorHAnsi"/>
            <w:sz w:val="24"/>
          </w:rPr>
          <w:t xml:space="preserve">and the blue arrows </w:t>
        </w:r>
        <w:r w:rsidR="00CD6EAB">
          <w:rPr>
            <w:rFonts w:cstheme="minorHAnsi"/>
            <w:sz w:val="24"/>
          </w:rPr>
          <w:t>indicate</w:t>
        </w:r>
        <w:r w:rsidR="00CD6EAB" w:rsidRPr="003E3089">
          <w:rPr>
            <w:rFonts w:cstheme="minorHAnsi"/>
            <w:sz w:val="24"/>
          </w:rPr>
          <w:t xml:space="preserve"> streaking artifact</w:t>
        </w:r>
        <w:r w:rsidR="00CD6EAB">
          <w:rPr>
            <w:rFonts w:cstheme="minorHAnsi"/>
            <w:sz w:val="24"/>
          </w:rPr>
          <w:t>s</w:t>
        </w:r>
        <w:r w:rsidR="00CD6EAB" w:rsidRPr="003E3089">
          <w:rPr>
            <w:rFonts w:cstheme="minorHAnsi"/>
            <w:sz w:val="24"/>
          </w:rPr>
          <w:t xml:space="preserve"> caused by motion</w:t>
        </w:r>
      </w:ins>
      <w:r w:rsidRPr="003E3089">
        <w:rPr>
          <w:rFonts w:cstheme="minorHAnsi"/>
          <w:sz w:val="24"/>
        </w:rPr>
        <w:t xml:space="preserve">. (C) shows an axial slice of the calibration rod (200 </w:t>
      </w:r>
      <w:r w:rsidR="00666EC9" w:rsidRPr="003E3089">
        <w:rPr>
          <w:rFonts w:cstheme="minorHAnsi"/>
        </w:rPr>
        <w:t>mgHAcm</w:t>
      </w:r>
      <w:r w:rsidR="00666EC9" w:rsidRPr="00270D55">
        <w:rPr>
          <w:rFonts w:cstheme="minorHAnsi"/>
          <w:vertAlign w:val="superscript"/>
        </w:rPr>
        <w:t>-3</w:t>
      </w:r>
      <w:r w:rsidRPr="003E3089">
        <w:rPr>
          <w:rFonts w:cstheme="minorHAnsi"/>
          <w:sz w:val="24"/>
        </w:rPr>
        <w:t xml:space="preserve">) for a simulated medium phantom with a tube voltage of 100 kV. (D) shows an axial slice </w:t>
      </w:r>
      <w:del w:id="389" w:author="Molloi, Sabee" w:date="2022-12-29T17:08:00Z">
        <w:r w:rsidRPr="003E3089" w:rsidDel="001B4A1A">
          <w:rPr>
            <w:rFonts w:cstheme="minorHAnsi"/>
            <w:sz w:val="24"/>
          </w:rPr>
          <w:delText xml:space="preserve">view </w:delText>
        </w:r>
      </w:del>
      <w:r w:rsidRPr="003E3089">
        <w:rPr>
          <w:rFonts w:cstheme="minorHAnsi"/>
          <w:sz w:val="24"/>
        </w:rPr>
        <w:t>of a physical QRM Thorax Phantom with a Cardio Calcification Insert.</w:t>
      </w:r>
      <w:del w:id="390" w:author="Molloi, Sabee" w:date="2022-12-29T17:09:00Z">
        <w:r w:rsidRPr="003E3089" w:rsidDel="00AD236D">
          <w:rPr>
            <w:rFonts w:cstheme="minorHAnsi"/>
            <w:sz w:val="24"/>
          </w:rPr>
          <w:delText xml:space="preserve"> The red arrow shows </w:delText>
        </w:r>
        <w:r w:rsidR="00804BD3" w:rsidDel="00AD236D">
          <w:rPr>
            <w:rFonts w:cstheme="minorHAnsi"/>
            <w:sz w:val="24"/>
          </w:rPr>
          <w:delText xml:space="preserve">a </w:delText>
        </w:r>
        <w:r w:rsidRPr="003E3089" w:rsidDel="00AD236D">
          <w:rPr>
            <w:rFonts w:cstheme="minorHAnsi"/>
            <w:sz w:val="24"/>
          </w:rPr>
          <w:delText>simulated beam hardening artifact</w:delText>
        </w:r>
      </w:del>
      <w:del w:id="391" w:author="Molloi, Sabee" w:date="2022-12-29T17:12:00Z">
        <w:r w:rsidRPr="003E3089" w:rsidDel="008D0087">
          <w:rPr>
            <w:rFonts w:cstheme="minorHAnsi"/>
            <w:sz w:val="24"/>
          </w:rPr>
          <w:delText>,</w:delText>
        </w:r>
      </w:del>
      <w:del w:id="392" w:author="Molloi, Sabee" w:date="2022-12-29T17:11:00Z">
        <w:r w:rsidRPr="003E3089" w:rsidDel="005112E4">
          <w:rPr>
            <w:rFonts w:cstheme="minorHAnsi"/>
            <w:sz w:val="24"/>
          </w:rPr>
          <w:delText xml:space="preserve"> and the blue arrows </w:delText>
        </w:r>
        <w:r w:rsidR="00804BD3" w:rsidDel="005112E4">
          <w:rPr>
            <w:rFonts w:cstheme="minorHAnsi"/>
            <w:sz w:val="24"/>
          </w:rPr>
          <w:delText>indicate</w:delText>
        </w:r>
        <w:r w:rsidRPr="003E3089" w:rsidDel="005112E4">
          <w:rPr>
            <w:rFonts w:cstheme="minorHAnsi"/>
            <w:sz w:val="24"/>
          </w:rPr>
          <w:delText xml:space="preserve"> </w:delText>
        </w:r>
        <w:r w:rsidR="00804BD3" w:rsidDel="005112E4">
          <w:rPr>
            <w:rFonts w:cstheme="minorHAnsi"/>
            <w:sz w:val="24"/>
          </w:rPr>
          <w:delText xml:space="preserve">a </w:delText>
        </w:r>
        <w:r w:rsidRPr="003E3089" w:rsidDel="005112E4">
          <w:rPr>
            <w:rFonts w:cstheme="minorHAnsi"/>
            <w:sz w:val="24"/>
          </w:rPr>
          <w:delText>simulated streaking artifact caused by motion</w:delText>
        </w:r>
      </w:del>
      <w:del w:id="393" w:author="Molloi, Sabee" w:date="2022-12-29T17:12:00Z">
        <w:r w:rsidRPr="003E3089" w:rsidDel="008D0087">
          <w:rPr>
            <w:rFonts w:cstheme="minorHAnsi"/>
            <w:sz w:val="24"/>
          </w:rPr>
          <w:delText>.</w:delText>
        </w:r>
      </w:del>
    </w:p>
    <w:p w14:paraId="0B43DDA9" w14:textId="77777777" w:rsidR="00437A20" w:rsidRPr="003E3089" w:rsidRDefault="00437A20" w:rsidP="00437A20">
      <w:pPr>
        <w:spacing w:line="480" w:lineRule="auto"/>
        <w:jc w:val="center"/>
        <w:rPr>
          <w:ins w:id="394" w:author="Molloi, Sabee" w:date="2022-12-29T17:43:00Z"/>
          <w:rFonts w:cstheme="minorHAnsi"/>
        </w:rPr>
      </w:pPr>
    </w:p>
    <w:p w14:paraId="459B5FD4" w14:textId="0153C7EE" w:rsidR="00437A20" w:rsidRPr="003E3089" w:rsidRDefault="00437A20" w:rsidP="00437A20">
      <w:pPr>
        <w:spacing w:line="480" w:lineRule="auto"/>
        <w:rPr>
          <w:ins w:id="395" w:author="Molloi, Sabee" w:date="2022-12-29T17:43:00Z"/>
          <w:rFonts w:cstheme="minorHAnsi"/>
        </w:rPr>
      </w:pPr>
      <w:ins w:id="396" w:author="Molloi, Sabee" w:date="2022-12-29T17:43:00Z">
        <w:r w:rsidRPr="003E3089">
          <w:rPr>
            <w:rFonts w:cstheme="minorHAnsi"/>
          </w:rPr>
          <w:lastRenderedPageBreak/>
          <w:t xml:space="preserve">Throughout this study, </w:t>
        </w:r>
        <w:proofErr w:type="spellStart"/>
        <w:r w:rsidRPr="003E3089">
          <w:rPr>
            <w:rFonts w:cstheme="minorHAnsi"/>
          </w:rPr>
          <w:t>Agatston</w:t>
        </w:r>
        <w:proofErr w:type="spellEnd"/>
        <w:r w:rsidRPr="003E3089">
          <w:rPr>
            <w:rFonts w:cstheme="minorHAnsi"/>
          </w:rPr>
          <w:t xml:space="preserve"> scoring refers to the calcium mass calculations derived from the </w:t>
        </w:r>
        <w:proofErr w:type="spellStart"/>
        <w:r w:rsidRPr="003E3089">
          <w:rPr>
            <w:rFonts w:cstheme="minorHAnsi"/>
          </w:rPr>
          <w:t>Agatston</w:t>
        </w:r>
        <w:proofErr w:type="spellEnd"/>
        <w:r w:rsidRPr="003E3089">
          <w:rPr>
            <w:rFonts w:cstheme="minorHAnsi"/>
          </w:rPr>
          <w:t xml:space="preserve"> scoring method. Spatially weighted calcium scoring refers only to the calcium score without associated physical units. Integrated calcium mass and volume fraction calcium mass refer to the calcium mass calculated via the integrated </w:t>
        </w:r>
      </w:ins>
      <w:ins w:id="397" w:author="Molloi, Sabee" w:date="2022-12-31T15:02:00Z">
        <w:r w:rsidR="00754797">
          <w:rPr>
            <w:rFonts w:cstheme="minorHAnsi"/>
          </w:rPr>
          <w:t>intensity</w:t>
        </w:r>
      </w:ins>
      <w:ins w:id="398" w:author="Molloi, Sabee" w:date="2022-12-29T17:43:00Z">
        <w:r w:rsidRPr="003E3089">
          <w:rPr>
            <w:rFonts w:cstheme="minorHAnsi"/>
          </w:rPr>
          <w:t xml:space="preserve"> approach and volume fraction mass quantification technique, respectively. This study's calcium scoring algorithms are publicly available at https://github.com/Dale-Black/CalciumScoring.jl</w:t>
        </w:r>
        <w:r>
          <w:rPr>
            <w:rFonts w:cstheme="minorHAnsi"/>
          </w:rPr>
          <w:t>.</w:t>
        </w:r>
      </w:ins>
    </w:p>
    <w:p w14:paraId="4D4AD9E2" w14:textId="7D0F2202" w:rsidR="002653D1" w:rsidRPr="003E3089" w:rsidRDefault="002653D1">
      <w:pPr>
        <w:spacing w:line="480" w:lineRule="auto"/>
        <w:rPr>
          <w:rFonts w:cstheme="minorHAnsi"/>
          <w:sz w:val="24"/>
        </w:rPr>
        <w:pPrChange w:id="399" w:author="Molloi, Sabee" w:date="2022-12-29T17:42:00Z">
          <w:pPr>
            <w:spacing w:line="480" w:lineRule="auto"/>
            <w:jc w:val="center"/>
          </w:pPr>
        </w:pPrChange>
      </w:pPr>
    </w:p>
    <w:p w14:paraId="3FE4020F" w14:textId="292FE0B4"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2.3 – </w:t>
      </w:r>
      <w:proofErr w:type="spellStart"/>
      <w:r w:rsidRPr="003E3089">
        <w:rPr>
          <w:rFonts w:asciiTheme="minorHAnsi" w:hAnsiTheme="minorHAnsi" w:cstheme="minorHAnsi"/>
        </w:rPr>
        <w:t>Agaston</w:t>
      </w:r>
      <w:proofErr w:type="spellEnd"/>
      <w:r w:rsidRPr="003E3089">
        <w:rPr>
          <w:rFonts w:asciiTheme="minorHAnsi" w:hAnsiTheme="minorHAnsi" w:cstheme="minorHAnsi"/>
        </w:rPr>
        <w:t xml:space="preserve"> Scoring</w:t>
      </w:r>
    </w:p>
    <w:p w14:paraId="2C26D56F" w14:textId="139E48DD" w:rsidR="002653D1" w:rsidRPr="00FC1C43" w:rsidRDefault="002653D1" w:rsidP="003E3089">
      <w:pPr>
        <w:spacing w:line="480" w:lineRule="auto"/>
        <w:rPr>
          <w:rFonts w:cstheme="minorHAnsi"/>
          <w:sz w:val="24"/>
        </w:rPr>
      </w:pPr>
      <w:proofErr w:type="spellStart"/>
      <w:r w:rsidRPr="003E3089">
        <w:rPr>
          <w:rFonts w:cstheme="minorHAnsi"/>
          <w:sz w:val="24"/>
        </w:rPr>
        <w:t>Agatston</w:t>
      </w:r>
      <w:proofErr w:type="spellEnd"/>
      <w:r w:rsidRPr="003E3089">
        <w:rPr>
          <w:rFonts w:cstheme="minorHAnsi"/>
          <w:sz w:val="24"/>
        </w:rPr>
        <w:t xml:space="preserve"> scoring is defined at a tube voltage of 120 kV </w:t>
      </w:r>
      <w:r w:rsidR="00FC1C43">
        <w:rPr>
          <w:rFonts w:cstheme="minorHAnsi"/>
          <w:sz w:val="24"/>
        </w:rPr>
        <w:fldChar w:fldCharType="begin"/>
      </w:r>
      <w:r w:rsidR="00FC1C43">
        <w:rPr>
          <w:rFonts w:cstheme="minorHAnsi"/>
          <w:sz w:val="24"/>
        </w:rPr>
        <w:instrText xml:space="preserve"> ADDIN ZOTERO_ITEM CSL_CITATION {"citationID":"lcqiknqt","properties":{"formattedCitation":"(Agatston et al., 1990)","plainCitation":"(Agatston et al., 1990)","noteIndex":0},"citationItems":[{"id":283,"uris":["http://zotero.org/users/6884353/items/TET44U53"],"itemData":{"id":283,"type":"article-journal","abstract":"Ultrafast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FC1C43">
        <w:rPr>
          <w:rFonts w:cstheme="minorHAnsi"/>
          <w:sz w:val="24"/>
        </w:rPr>
        <w:fldChar w:fldCharType="separate"/>
      </w:r>
      <w:r w:rsidR="00FC1C43">
        <w:rPr>
          <w:rFonts w:cstheme="minorHAnsi"/>
          <w:noProof/>
          <w:sz w:val="24"/>
        </w:rPr>
        <w:t>(Agatston et al., 1990)</w:t>
      </w:r>
      <w:r w:rsidR="00FC1C43">
        <w:rPr>
          <w:rFonts w:cstheme="minorHAnsi"/>
          <w:sz w:val="24"/>
        </w:rPr>
        <w:fldChar w:fldCharType="end"/>
      </w:r>
      <w:r w:rsidRPr="003E3089">
        <w:rPr>
          <w:rFonts w:cstheme="minorHAnsi"/>
          <w:sz w:val="24"/>
        </w:rPr>
        <w:t xml:space="preserve">, but recent papers have shown how </w:t>
      </w:r>
      <w:proofErr w:type="spellStart"/>
      <w:r w:rsidRPr="003E3089">
        <w:rPr>
          <w:rFonts w:cstheme="minorHAnsi"/>
          <w:sz w:val="24"/>
        </w:rPr>
        <w:t>Agatston</w:t>
      </w:r>
      <w:proofErr w:type="spellEnd"/>
      <w:r w:rsidRPr="003E3089">
        <w:rPr>
          <w:rFonts w:cstheme="minorHAnsi"/>
          <w:sz w:val="24"/>
        </w:rPr>
        <w:t xml:space="preserve"> scoring can be adjusted for use </w:t>
      </w:r>
      <w:del w:id="400" w:author="Molloi, Sabee" w:date="2022-12-29T17:14:00Z">
        <w:r w:rsidRPr="003E3089" w:rsidDel="00904BF5">
          <w:rPr>
            <w:rFonts w:cstheme="minorHAnsi"/>
            <w:sz w:val="24"/>
          </w:rPr>
          <w:delText xml:space="preserve">in </w:delText>
        </w:r>
      </w:del>
      <w:ins w:id="401" w:author="Molloi, Sabee" w:date="2022-12-29T17:14:00Z">
        <w:r w:rsidR="00904BF5">
          <w:rPr>
            <w:rFonts w:cstheme="minorHAnsi"/>
            <w:sz w:val="24"/>
          </w:rPr>
          <w:t>a</w:t>
        </w:r>
      </w:ins>
      <w:ins w:id="402" w:author="Molloi, Sabee" w:date="2022-12-29T17:15:00Z">
        <w:r w:rsidR="00904BF5">
          <w:rPr>
            <w:rFonts w:cstheme="minorHAnsi"/>
            <w:sz w:val="24"/>
          </w:rPr>
          <w:t>t</w:t>
        </w:r>
      </w:ins>
      <w:ins w:id="403" w:author="Molloi, Sabee" w:date="2022-12-29T17:14:00Z">
        <w:r w:rsidR="00904BF5" w:rsidRPr="003E3089">
          <w:rPr>
            <w:rFonts w:cstheme="minorHAnsi"/>
            <w:sz w:val="24"/>
          </w:rPr>
          <w:t xml:space="preserve"> </w:t>
        </w:r>
      </w:ins>
      <w:r w:rsidRPr="003E3089">
        <w:rPr>
          <w:rFonts w:cstheme="minorHAnsi"/>
          <w:sz w:val="24"/>
        </w:rPr>
        <w:t>low</w:t>
      </w:r>
      <w:del w:id="404" w:author="Molloi, Sabee" w:date="2022-12-29T17:14:00Z">
        <w:r w:rsidRPr="003E3089" w:rsidDel="0018703B">
          <w:rPr>
            <w:rFonts w:cstheme="minorHAnsi"/>
            <w:sz w:val="24"/>
          </w:rPr>
          <w:delText>-dose scans</w:delText>
        </w:r>
      </w:del>
      <w:ins w:id="405" w:author="Molloi, Sabee" w:date="2022-12-29T17:14:00Z">
        <w:r w:rsidR="0018703B">
          <w:rPr>
            <w:rFonts w:cstheme="minorHAnsi"/>
            <w:sz w:val="24"/>
          </w:rPr>
          <w:t>er</w:t>
        </w:r>
        <w:r w:rsidR="00904BF5">
          <w:rPr>
            <w:rFonts w:cstheme="minorHAnsi"/>
            <w:sz w:val="24"/>
          </w:rPr>
          <w:t xml:space="preserve"> </w:t>
        </w:r>
        <w:proofErr w:type="spellStart"/>
        <w:r w:rsidR="00904BF5">
          <w:rPr>
            <w:rFonts w:cstheme="minorHAnsi"/>
            <w:sz w:val="24"/>
          </w:rPr>
          <w:t>kVs</w:t>
        </w:r>
      </w:ins>
      <w:proofErr w:type="spellEnd"/>
      <w:r w:rsidRPr="003E3089">
        <w:rPr>
          <w:rFonts w:cstheme="minorHAnsi"/>
          <w:sz w:val="24"/>
        </w:rPr>
        <w:t xml:space="preserve"> (70, 80, and 100 kV) </w:t>
      </w:r>
      <w:r w:rsidR="00FC1C43">
        <w:rPr>
          <w:rFonts w:cstheme="minorHAnsi"/>
          <w:sz w:val="24"/>
        </w:rPr>
        <w:fldChar w:fldCharType="begin"/>
      </w:r>
      <w:r w:rsidR="00FC1C43">
        <w:rPr>
          <w:rFonts w:cstheme="minorHAnsi"/>
          <w:sz w:val="24"/>
        </w:rPr>
        <w:instrText xml:space="preserve"> ADDIN ZOTERO_ITEM CSL_CITATION {"citationID":"fQj4acGJ","properties":{"formattedCitation":"(Gr\\uc0\\u228{}ni et al., 2018)","plainCitation":"(Gräni et al., 2018)","noteIndex":0},"citationItems":[{"id":389,"uris":["http://zotero.org/users/6884353/items/MQCL6KYB"],"itemData":{"id":389,"type":"article-journal","abstract":"To determine if tube-adapted thresholds for coronary artery calcium (CAC) scoring by computed tomography at 80 kilovolt-peak (kVp) tube voltage and 70-kVp yield comparable results to the standard 120-kVp protocol.We prospectively included 103 patients who underwent standard scanning with 120-kVp tube voltage and additional scans with 80 kVp and 70 kVp. Mean body mass index (BMI) was 27.9 ± 5.1 kg/m2. For the lowered tube voltages, we applied novel kVp-adapted thresholds for calculation of CAC scores and compared them with standard 120-kVp scans using intraclass correlation and Bland–Altman (BA) analysis. Furthermore, risk-class (CAC score 0/1–10/11–100/101–400/&amp;gt;400) changes were assessed. Median CAC score from 120-kVp scans was 212 (interquartile range 25–901). Thirteen (12.6%) patients had zero CAC. Using the novel kVp-adapted thresholds, CAC scores derived from 80-kVp scans showed excellent correlation (r = 0.994, P &amp;lt; 0.001) with standard 120-kVp scans with BA limits of agreement of −235 (−39.5%) to 172 (28.9%). Similarly, for 70-kVp scans, correlation was excellent (r = 0.972, P &amp;lt; 0.001) but with broader limits of agreement of −476 (−85.0%) to 270 (48.2%). Only 2 (2.8%) reclassifications were observed for the 80-kVp scans in patients with a BMI &amp;lt;30 kg/m2 (n = 71), and 2 (6.1%) for the 70-kVp scans in patients with a BMI &amp;lt;25 kg/m2 (n = 33). Mean effective radiation dose was 0.60 ± 0.07 millisieverts (mSv), 0.19 ± 0.02 mSv, and 0.12 ± 0.01 mSv for the 120-kVp, 80-kVp, and 70-kVp scans, respectively.The present study suggests that CAC scoring with reduced peak tube voltage is accurate if kVp-adapted thresholds for calculation of CAC scores are applied while offering a substantial further radiation dose reduction.","container-title":"European Heart Journal - Cardiovascular Imaging","DOI":"10.1093/ehjci/jey019","ISSN":"2047-2404","issue":"12","journalAbbreviation":"European Heart Journal - Cardiovascular Imaging","page":"1362-1371","source":"Silverchair","title":"Ultra-low-dose coronary artery calcium scoring using novel scoring thresholds for low tube voltage protocols—a pilot study","volume":"19","author":[{"family":"Gräni","given":"Christoph"},{"family":"Vontobel","given":"Jan"},{"family":"Benz","given":"Dominik C"},{"family":"Bacanovic","given":"Sara"},{"family":"Giannopoulos","given":"Andreas A"},{"family":"Messerli","given":"Michael"},{"family":"Grossmann","given":"Marvin"},{"family":"Gebhard","given":"Cathérine"},{"family":"Pazhenkottil","given":"Aju P"},{"family":"Gaemperli","given":"Oliver"},{"family":"Kaufmann","given":"Philipp A"},{"family":"Buechel","given":"Ronny R"}],"issued":{"date-parts":[["2018",12,1]]}}}],"schema":"https://github.com/citation-style-language/schema/raw/master/csl-citation.json"} </w:instrText>
      </w:r>
      <w:r w:rsidR="00FC1C43">
        <w:rPr>
          <w:rFonts w:cstheme="minorHAnsi"/>
          <w:sz w:val="24"/>
        </w:rPr>
        <w:fldChar w:fldCharType="separate"/>
      </w:r>
      <w:r w:rsidR="00FC1C43" w:rsidRPr="00FC1C43">
        <w:rPr>
          <w:rFonts w:ascii="Calibri" w:cs="Calibri"/>
          <w:sz w:val="24"/>
        </w:rPr>
        <w:t>(Gräni et al., 2018)</w:t>
      </w:r>
      <w:r w:rsidR="00FC1C43">
        <w:rPr>
          <w:rFonts w:cstheme="minorHAnsi"/>
          <w:sz w:val="24"/>
        </w:rPr>
        <w:fldChar w:fldCharType="end"/>
      </w:r>
      <w:r w:rsidRPr="003E3089">
        <w:rPr>
          <w:rFonts w:cstheme="minorHAnsi"/>
          <w:sz w:val="24"/>
        </w:rPr>
        <w:t>. For this study, we assumed an exponentially decreasing trendline and extrapolated beyond to account for a higher tube voltage of 135 kV. This results in an extrapolation formula shown in Equation 1, where </w:t>
      </w:r>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oMath>
      <w:r w:rsidRPr="003E3089">
        <w:rPr>
          <w:rFonts w:cstheme="minorHAnsi"/>
          <w:sz w:val="24"/>
        </w:rPr>
        <w:t> corresponds to the extrapolated threshold (HU)</w:t>
      </w:r>
      <w:r w:rsidR="005520F6">
        <w:rPr>
          <w:rFonts w:cstheme="minorHAnsi"/>
          <w:sz w:val="24"/>
        </w:rPr>
        <w:t>,</w:t>
      </w:r>
      <w:r w:rsidRPr="003E3089">
        <w:rPr>
          <w:rFonts w:cstheme="minorHAnsi"/>
          <w:sz w:val="24"/>
        </w:rPr>
        <w:t xml:space="preserve"> and </w:t>
      </w:r>
      <m:oMath>
        <m:r>
          <w:rPr>
            <w:rFonts w:ascii="Cambria Math" w:hAnsi="Cambria Math" w:cstheme="minorHAnsi"/>
            <w:sz w:val="24"/>
          </w:rPr>
          <m:t>TV</m:t>
        </m:r>
      </m:oMath>
      <w:r w:rsidR="00FC1C43">
        <w:rPr>
          <w:rFonts w:cstheme="minorHAnsi"/>
          <w:sz w:val="24"/>
        </w:rPr>
        <w:t xml:space="preserve"> </w:t>
      </w:r>
      <w:r w:rsidRPr="003E3089">
        <w:rPr>
          <w:rFonts w:cstheme="minorHAnsi"/>
          <w:sz w:val="24"/>
        </w:rPr>
        <w:t>corresponds to the tube voltage (kV). All kV-specific thresholds used in this study are shown in Table 2.</w:t>
      </w:r>
    </w:p>
    <w:p w14:paraId="2CD11E68" w14:textId="6D884057" w:rsidR="002653D1" w:rsidRPr="003E3089" w:rsidRDefault="002653D1" w:rsidP="003E3089">
      <w:pPr>
        <w:spacing w:line="480" w:lineRule="auto"/>
        <w:rPr>
          <w:rFonts w:cstheme="minorHAnsi"/>
          <w:sz w:val="24"/>
        </w:rPr>
      </w:pPr>
    </w:p>
    <w:p w14:paraId="13BC0494" w14:textId="7C2C4847" w:rsidR="002653D1" w:rsidRPr="003E3089" w:rsidRDefault="00000000" w:rsidP="003E3089">
      <w:pPr>
        <w:keepNext/>
        <w:spacing w:line="480" w:lineRule="auto"/>
        <w:rPr>
          <w:rFonts w:cstheme="minorHAnsi"/>
          <w:sz w:val="24"/>
        </w:rPr>
      </w:pPr>
      <m:oMathPara>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r>
            <w:rPr>
              <w:rFonts w:ascii="Cambria Math" w:hAnsi="Cambria Math" w:cstheme="minorHAnsi"/>
              <w:sz w:val="24"/>
            </w:rPr>
            <m:t>=</m:t>
          </m:r>
          <m:d>
            <m:dPr>
              <m:ctrlPr>
                <w:rPr>
                  <w:rFonts w:ascii="Cambria Math" w:hAnsi="Cambria Math" w:cstheme="minorHAnsi"/>
                  <w:i/>
                  <w:sz w:val="24"/>
                </w:rPr>
              </m:ctrlPr>
            </m:dPr>
            <m:e>
              <m:r>
                <w:rPr>
                  <w:rFonts w:ascii="Cambria Math" w:hAnsi="Cambria Math" w:cstheme="minorHAnsi"/>
                  <w:sz w:val="24"/>
                </w:rPr>
                <m:t>378</m:t>
              </m:r>
            </m:e>
          </m:d>
          <m:sSup>
            <m:sSupPr>
              <m:ctrlPr>
                <w:rPr>
                  <w:rFonts w:ascii="Cambria Math" w:hAnsi="Cambria Math" w:cstheme="minorHAnsi"/>
                  <w:i/>
                  <w:sz w:val="24"/>
                </w:rPr>
              </m:ctrlPr>
            </m:sSupPr>
            <m:e>
              <m:r>
                <w:rPr>
                  <w:rFonts w:ascii="Cambria Math" w:hAnsi="Cambria Math" w:cstheme="minorHAnsi"/>
                  <w:sz w:val="24"/>
                </w:rPr>
                <m:t>e</m:t>
              </m:r>
            </m:e>
            <m:sup>
              <m:r>
                <w:rPr>
                  <w:rFonts w:ascii="Cambria Math" w:hAnsi="Cambria Math" w:cstheme="minorHAnsi"/>
                  <w:sz w:val="24"/>
                </w:rPr>
                <m:t>-0.009</m:t>
              </m:r>
              <m:d>
                <m:dPr>
                  <m:ctrlPr>
                    <w:rPr>
                      <w:rFonts w:ascii="Cambria Math" w:hAnsi="Cambria Math" w:cstheme="minorHAnsi"/>
                      <w:i/>
                      <w:sz w:val="24"/>
                    </w:rPr>
                  </m:ctrlPr>
                </m:dPr>
                <m:e>
                  <m:r>
                    <w:rPr>
                      <w:rFonts w:ascii="Cambria Math" w:hAnsi="Cambria Math" w:cstheme="minorHAnsi"/>
                      <w:sz w:val="24"/>
                    </w:rPr>
                    <m:t>TV</m:t>
                  </m:r>
                </m:e>
              </m:d>
            </m:sup>
          </m:sSup>
        </m:oMath>
      </m:oMathPara>
    </w:p>
    <w:p w14:paraId="302F329D" w14:textId="333724F5" w:rsidR="002653D1" w:rsidRPr="003E3089" w:rsidRDefault="002653D1" w:rsidP="003E3089">
      <w:pPr>
        <w:pStyle w:val="Caption"/>
        <w:spacing w:line="480" w:lineRule="auto"/>
        <w:jc w:val="right"/>
        <w:rPr>
          <w:rFonts w:cstheme="minorHAnsi"/>
        </w:rPr>
      </w:pPr>
      <w:r w:rsidRPr="003E3089">
        <w:rPr>
          <w:rFonts w:cstheme="minorHAnsi"/>
        </w:rPr>
        <w:t>(1)</w:t>
      </w:r>
    </w:p>
    <w:tbl>
      <w:tblPr>
        <w:tblStyle w:val="GridTable1Light"/>
        <w:tblW w:w="0" w:type="auto"/>
        <w:jc w:val="center"/>
        <w:tblLook w:val="0420" w:firstRow="1" w:lastRow="0" w:firstColumn="0" w:lastColumn="0" w:noHBand="0" w:noVBand="1"/>
      </w:tblPr>
      <w:tblGrid>
        <w:gridCol w:w="1594"/>
        <w:gridCol w:w="1594"/>
      </w:tblGrid>
      <w:tr w:rsidR="002653D1" w:rsidRPr="003E3089" w14:paraId="7435CDCD" w14:textId="77777777" w:rsidTr="00FC1C43">
        <w:trPr>
          <w:cnfStyle w:val="100000000000" w:firstRow="1" w:lastRow="0" w:firstColumn="0" w:lastColumn="0" w:oddVBand="0" w:evenVBand="0" w:oddHBand="0" w:evenHBand="0" w:firstRowFirstColumn="0" w:firstRowLastColumn="0" w:lastRowFirstColumn="0" w:lastRowLastColumn="0"/>
          <w:trHeight w:val="295"/>
          <w:jc w:val="center"/>
        </w:trPr>
        <w:tc>
          <w:tcPr>
            <w:tcW w:w="1594" w:type="dxa"/>
          </w:tcPr>
          <w:p w14:paraId="5C0CE7B0" w14:textId="2A5AA3DF" w:rsidR="002653D1" w:rsidRPr="003E3089" w:rsidRDefault="00555E99" w:rsidP="003E3089">
            <w:pPr>
              <w:jc w:val="center"/>
              <w:rPr>
                <w:rFonts w:cstheme="minorHAnsi"/>
              </w:rPr>
            </w:pPr>
            <w:r w:rsidRPr="003E3089">
              <w:rPr>
                <w:rFonts w:cstheme="minorHAnsi"/>
              </w:rPr>
              <w:t>Tube Voltage (kV)</w:t>
            </w:r>
          </w:p>
        </w:tc>
        <w:tc>
          <w:tcPr>
            <w:tcW w:w="1594" w:type="dxa"/>
          </w:tcPr>
          <w:p w14:paraId="76213D33" w14:textId="35751BA0" w:rsidR="002653D1" w:rsidRPr="003E3089" w:rsidRDefault="00555E99" w:rsidP="003E3089">
            <w:pPr>
              <w:jc w:val="center"/>
              <w:rPr>
                <w:rFonts w:cstheme="minorHAnsi"/>
              </w:rPr>
            </w:pPr>
            <w:r w:rsidRPr="003E3089">
              <w:rPr>
                <w:rFonts w:cstheme="minorHAnsi"/>
              </w:rPr>
              <w:t>Threshold (HU)</w:t>
            </w:r>
          </w:p>
        </w:tc>
      </w:tr>
      <w:tr w:rsidR="002653D1" w:rsidRPr="003E3089" w14:paraId="7C648853" w14:textId="77777777" w:rsidTr="00FC1C43">
        <w:trPr>
          <w:trHeight w:val="295"/>
          <w:jc w:val="center"/>
        </w:trPr>
        <w:tc>
          <w:tcPr>
            <w:tcW w:w="1594" w:type="dxa"/>
          </w:tcPr>
          <w:p w14:paraId="4F25307A" w14:textId="3556BCB3" w:rsidR="00555E99" w:rsidRPr="003E3089" w:rsidRDefault="00555E99" w:rsidP="003E3089">
            <w:pPr>
              <w:jc w:val="center"/>
              <w:rPr>
                <w:rFonts w:cstheme="minorHAnsi"/>
              </w:rPr>
            </w:pPr>
            <w:r w:rsidRPr="003E3089">
              <w:rPr>
                <w:rFonts w:cstheme="minorHAnsi"/>
              </w:rPr>
              <w:t>80</w:t>
            </w:r>
          </w:p>
        </w:tc>
        <w:tc>
          <w:tcPr>
            <w:tcW w:w="1594" w:type="dxa"/>
          </w:tcPr>
          <w:p w14:paraId="60C18DA9" w14:textId="5CA62B31" w:rsidR="002653D1" w:rsidRPr="003E3089" w:rsidRDefault="00555E99" w:rsidP="003E3089">
            <w:pPr>
              <w:jc w:val="center"/>
              <w:rPr>
                <w:rFonts w:cstheme="minorHAnsi"/>
              </w:rPr>
            </w:pPr>
            <w:r w:rsidRPr="003E3089">
              <w:rPr>
                <w:rFonts w:cstheme="minorHAnsi"/>
              </w:rPr>
              <w:t>177</w:t>
            </w:r>
          </w:p>
        </w:tc>
      </w:tr>
      <w:tr w:rsidR="002653D1" w:rsidRPr="003E3089" w14:paraId="241B86E7" w14:textId="77777777" w:rsidTr="00FC1C43">
        <w:trPr>
          <w:trHeight w:val="295"/>
          <w:jc w:val="center"/>
        </w:trPr>
        <w:tc>
          <w:tcPr>
            <w:tcW w:w="1594" w:type="dxa"/>
          </w:tcPr>
          <w:p w14:paraId="37CEC2A0" w14:textId="68A7AED2" w:rsidR="002653D1" w:rsidRPr="003E3089" w:rsidRDefault="00555E99" w:rsidP="003E3089">
            <w:pPr>
              <w:jc w:val="center"/>
              <w:rPr>
                <w:rFonts w:cstheme="minorHAnsi"/>
              </w:rPr>
            </w:pPr>
            <w:r w:rsidRPr="003E3089">
              <w:rPr>
                <w:rFonts w:cstheme="minorHAnsi"/>
              </w:rPr>
              <w:t>100</w:t>
            </w:r>
          </w:p>
        </w:tc>
        <w:tc>
          <w:tcPr>
            <w:tcW w:w="1594" w:type="dxa"/>
          </w:tcPr>
          <w:p w14:paraId="120D5250" w14:textId="272D712E" w:rsidR="00555E99" w:rsidRPr="003E3089" w:rsidRDefault="00555E99" w:rsidP="003E3089">
            <w:pPr>
              <w:jc w:val="center"/>
              <w:rPr>
                <w:rFonts w:cstheme="minorHAnsi"/>
              </w:rPr>
            </w:pPr>
            <w:r w:rsidRPr="003E3089">
              <w:rPr>
                <w:rFonts w:cstheme="minorHAnsi"/>
              </w:rPr>
              <w:t>145</w:t>
            </w:r>
          </w:p>
        </w:tc>
      </w:tr>
      <w:tr w:rsidR="002653D1" w:rsidRPr="003E3089" w14:paraId="1A6021C1" w14:textId="77777777" w:rsidTr="00FC1C43">
        <w:trPr>
          <w:trHeight w:val="295"/>
          <w:jc w:val="center"/>
        </w:trPr>
        <w:tc>
          <w:tcPr>
            <w:tcW w:w="1594" w:type="dxa"/>
          </w:tcPr>
          <w:p w14:paraId="4F131C77" w14:textId="6CF9EC6A" w:rsidR="002653D1" w:rsidRPr="003E3089" w:rsidRDefault="00555E99" w:rsidP="003E3089">
            <w:pPr>
              <w:jc w:val="center"/>
              <w:rPr>
                <w:rFonts w:cstheme="minorHAnsi"/>
              </w:rPr>
            </w:pPr>
            <w:r w:rsidRPr="003E3089">
              <w:rPr>
                <w:rFonts w:cstheme="minorHAnsi"/>
              </w:rPr>
              <w:t>120</w:t>
            </w:r>
          </w:p>
        </w:tc>
        <w:tc>
          <w:tcPr>
            <w:tcW w:w="1594" w:type="dxa"/>
          </w:tcPr>
          <w:p w14:paraId="2B37E530" w14:textId="298238D9" w:rsidR="002653D1" w:rsidRPr="003E3089" w:rsidRDefault="00555E99" w:rsidP="003E3089">
            <w:pPr>
              <w:jc w:val="center"/>
              <w:rPr>
                <w:rFonts w:cstheme="minorHAnsi"/>
              </w:rPr>
            </w:pPr>
            <w:r w:rsidRPr="003E3089">
              <w:rPr>
                <w:rFonts w:cstheme="minorHAnsi"/>
              </w:rPr>
              <w:t>130</w:t>
            </w:r>
          </w:p>
        </w:tc>
      </w:tr>
      <w:tr w:rsidR="002653D1" w:rsidRPr="003E3089" w14:paraId="7C23F947" w14:textId="77777777" w:rsidTr="00FC1C43">
        <w:trPr>
          <w:trHeight w:val="280"/>
          <w:jc w:val="center"/>
        </w:trPr>
        <w:tc>
          <w:tcPr>
            <w:tcW w:w="1594" w:type="dxa"/>
          </w:tcPr>
          <w:p w14:paraId="74FBAF3E" w14:textId="2EAF2D6E" w:rsidR="002653D1" w:rsidRPr="003E3089" w:rsidRDefault="00555E99" w:rsidP="003E3089">
            <w:pPr>
              <w:jc w:val="center"/>
              <w:rPr>
                <w:rFonts w:cstheme="minorHAnsi"/>
              </w:rPr>
            </w:pPr>
            <w:r w:rsidRPr="003E3089">
              <w:rPr>
                <w:rFonts w:cstheme="minorHAnsi"/>
              </w:rPr>
              <w:t>135</w:t>
            </w:r>
          </w:p>
        </w:tc>
        <w:tc>
          <w:tcPr>
            <w:tcW w:w="1594" w:type="dxa"/>
          </w:tcPr>
          <w:p w14:paraId="767EDE52" w14:textId="0C8F292B" w:rsidR="002653D1" w:rsidRPr="003E3089" w:rsidRDefault="00555E99" w:rsidP="003E3089">
            <w:pPr>
              <w:jc w:val="center"/>
              <w:rPr>
                <w:rFonts w:cstheme="minorHAnsi"/>
              </w:rPr>
            </w:pPr>
            <w:r w:rsidRPr="003E3089">
              <w:rPr>
                <w:rFonts w:cstheme="minorHAnsi"/>
              </w:rPr>
              <w:t>112</w:t>
            </w:r>
          </w:p>
        </w:tc>
      </w:tr>
    </w:tbl>
    <w:p w14:paraId="1949B916" w14:textId="77777777" w:rsidR="00555E99" w:rsidRPr="003E3089" w:rsidRDefault="00555E99" w:rsidP="003E3089">
      <w:pPr>
        <w:spacing w:line="480" w:lineRule="auto"/>
        <w:jc w:val="center"/>
        <w:rPr>
          <w:rFonts w:cstheme="minorHAnsi"/>
        </w:rPr>
      </w:pPr>
      <w:r w:rsidRPr="003E3089">
        <w:rPr>
          <w:rFonts w:cstheme="minorHAnsi"/>
        </w:rPr>
        <w:t xml:space="preserve">Table 2. Tube voltage adapted thresholds for </w:t>
      </w:r>
      <w:proofErr w:type="spellStart"/>
      <w:r w:rsidRPr="003E3089">
        <w:rPr>
          <w:rFonts w:cstheme="minorHAnsi"/>
        </w:rPr>
        <w:t>Agatston</w:t>
      </w:r>
      <w:proofErr w:type="spellEnd"/>
      <w:r w:rsidRPr="003E3089">
        <w:rPr>
          <w:rFonts w:cstheme="minorHAnsi"/>
        </w:rPr>
        <w:t xml:space="preserve"> scoring.</w:t>
      </w:r>
    </w:p>
    <w:p w14:paraId="6591AC2F" w14:textId="4DE29E59" w:rsidR="002653D1" w:rsidRPr="003E3089" w:rsidRDefault="002653D1" w:rsidP="003E3089">
      <w:pPr>
        <w:spacing w:line="480" w:lineRule="auto"/>
        <w:rPr>
          <w:rFonts w:cstheme="minorHAnsi"/>
        </w:rPr>
      </w:pPr>
    </w:p>
    <w:p w14:paraId="09E1AA7B" w14:textId="2EBFD743" w:rsidR="00555E99" w:rsidRPr="003E3089" w:rsidRDefault="00555E99" w:rsidP="003E3089">
      <w:pPr>
        <w:pStyle w:val="Heading2"/>
        <w:spacing w:line="480" w:lineRule="auto"/>
        <w:rPr>
          <w:rFonts w:asciiTheme="minorHAnsi" w:hAnsiTheme="minorHAnsi" w:cstheme="minorHAnsi"/>
        </w:rPr>
      </w:pPr>
      <w:r w:rsidRPr="003E3089">
        <w:rPr>
          <w:rFonts w:asciiTheme="minorHAnsi" w:hAnsiTheme="minorHAnsi" w:cstheme="minorHAnsi"/>
        </w:rPr>
        <w:t>2.4 – Integrated Calcium Mass</w:t>
      </w:r>
    </w:p>
    <w:p w14:paraId="1AA3B41D" w14:textId="4FD64F96" w:rsidR="00555E99" w:rsidRPr="00F63CB1" w:rsidRDefault="00555E99" w:rsidP="003E3089">
      <w:pPr>
        <w:spacing w:line="480" w:lineRule="auto"/>
        <w:rPr>
          <w:rFonts w:cstheme="minorHAnsi"/>
        </w:rPr>
      </w:pPr>
      <w:r w:rsidRPr="003E3089">
        <w:rPr>
          <w:rFonts w:cstheme="minorHAnsi"/>
        </w:rPr>
        <w:t xml:space="preserve">As previously reported </w:t>
      </w:r>
      <w:r w:rsidR="00F63CB1">
        <w:rPr>
          <w:rFonts w:cstheme="minorHAnsi"/>
        </w:rPr>
        <w:fldChar w:fldCharType="begin"/>
      </w:r>
      <w:r w:rsidR="00F63CB1">
        <w:rPr>
          <w:rFonts w:cstheme="minorHAnsi"/>
        </w:rPr>
        <w:instrText xml:space="preserve"> ADDIN ZOTERO_ITEM CSL_CITATION {"citationID":"8ztkktpE","properties":{"formattedCitation":"(Molloi et al., 2017)","plainCitation":"(Molloi et al., 2017)","noteIndex":0},"citationItems":[{"id":192,"uris":["http://zotero.org/users/6884353/items/KLBTIH2A"],"itemData":{"id":192,"type":"article-journal","abstract":"Coronary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F63CB1">
        <w:rPr>
          <w:rFonts w:cstheme="minorHAnsi"/>
        </w:rPr>
        <w:fldChar w:fldCharType="separate"/>
      </w:r>
      <w:r w:rsidR="00F63CB1">
        <w:rPr>
          <w:rFonts w:cstheme="minorHAnsi"/>
          <w:noProof/>
        </w:rPr>
        <w:t>(Molloi et al., 2017)</w:t>
      </w:r>
      <w:r w:rsidR="00F63CB1">
        <w:rPr>
          <w:rFonts w:cstheme="minorHAnsi"/>
        </w:rPr>
        <w:fldChar w:fldCharType="end"/>
      </w:r>
      <w:r w:rsidRPr="003E3089">
        <w:rPr>
          <w:rFonts w:cstheme="minorHAnsi"/>
        </w:rPr>
        <w:t xml:space="preserve">, the integrated Hounsfield technique assumes that although the partial volume effect influences the HU of a particular voxel, the total integrated HU within an ROI is conserved. This study addresses the issue of non-detectable CAC by adjusting the integrated HU technique for use in CAC scoring, calling it integrated calcium mass. The cross-sectional area equation (Eq. 2) can be </w:t>
      </w:r>
      <w:r w:rsidR="00804BD3">
        <w:rPr>
          <w:rFonts w:cstheme="minorHAnsi"/>
        </w:rPr>
        <w:t>modified</w:t>
      </w:r>
      <w:r w:rsidRPr="003E3089">
        <w:rPr>
          <w:rFonts w:cstheme="minorHAnsi"/>
        </w:rPr>
        <w:t xml:space="preserve"> for use in three-dimensional regions (Eq. 3) and applied to calcium mass quantification. Fig. 3A shows the cross-section of a simulated coronary plaque with the measurements that need to be computed for each image.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is the intensity (HU) of a region within the plaque containing pure calcium with no partial volume affected voxels.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the measured intensity (HU) of a ring-like section of the coronary lesion with no calcium. </w:t>
      </w:r>
      <m:oMath>
        <m:r>
          <w:rPr>
            <w:rFonts w:ascii="Cambria Math" w:hAnsi="Cambria Math" w:cstheme="minorHAnsi"/>
          </w:rPr>
          <m:t>I</m:t>
        </m:r>
      </m:oMath>
      <w:r w:rsidRPr="003E3089">
        <w:rPr>
          <w:rFonts w:cstheme="minorHAnsi"/>
        </w:rPr>
        <w:t> is the sum of every voxel intensity (HU), including those voxels affected by the partial volume effect. </w:t>
      </w:r>
      <m:oMath>
        <m:r>
          <w:rPr>
            <w:rFonts w:ascii="Cambria Math" w:hAnsi="Cambria Math" w:cstheme="minorHAnsi"/>
          </w:rPr>
          <m:t>V</m:t>
        </m:r>
      </m:oMath>
      <w:r w:rsidRPr="003E3089">
        <w:rPr>
          <w:rFonts w:cstheme="minorHAnsi"/>
        </w:rPr>
        <w:t> is the total number of voxels in the cross-section multiplied by the voxel size. Eq. 4 shows how to convert the volume of the object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Pr="003E3089">
        <w:rPr>
          <w:rFonts w:cstheme="minorHAnsi"/>
        </w:rPr>
        <w:t>) to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Pr="003E3089">
        <w:rPr>
          <w:rFonts w:cstheme="minorHAnsi"/>
        </w:rPr>
        <w:t>), where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F779C9">
        <w:rPr>
          <w:rFonts w:cstheme="minorHAnsi"/>
        </w:rPr>
        <w:t xml:space="preserve"> </w:t>
      </w:r>
      <w:r w:rsidRPr="003E3089">
        <w:rPr>
          <w:rFonts w:cstheme="minorHAnsi"/>
        </w:rPr>
        <w:t>is the density of the calcification, specific to the object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w:t>
      </w:r>
    </w:p>
    <w:p w14:paraId="46271E99" w14:textId="77777777" w:rsidR="00555E99" w:rsidRPr="003E3089" w:rsidRDefault="00555E99" w:rsidP="003E3089">
      <w:pPr>
        <w:spacing w:line="480" w:lineRule="auto"/>
        <w:rPr>
          <w:rFonts w:cstheme="minorHAnsi"/>
        </w:rPr>
      </w:pPr>
    </w:p>
    <w:p w14:paraId="15418A3D" w14:textId="760C6EBA" w:rsidR="00555E99" w:rsidRPr="003E3089" w:rsidRDefault="00555E99" w:rsidP="003E3089">
      <w:pPr>
        <w:spacing w:line="480" w:lineRule="auto"/>
        <w:rPr>
          <w:rFonts w:cstheme="minorHAnsi"/>
        </w:rPr>
      </w:pPr>
      <w:r w:rsidRPr="003E3089">
        <w:rPr>
          <w:rFonts w:cstheme="minorHAnsi"/>
        </w:rPr>
        <w:t>It is impractical to accurately measure the intensity of a calcification with no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xml:space="preserve">) for small calcifications. Therefore, this study utilized a calibration rod and computed a volume </w:t>
      </w:r>
      <w:r w:rsidR="00F779C9">
        <w:rPr>
          <w:rFonts w:cstheme="minorHAnsi"/>
        </w:rPr>
        <w:t xml:space="preserve">(Eq. 3) </w:t>
      </w:r>
      <w:r w:rsidRPr="003E3089">
        <w:rPr>
          <w:rFonts w:cstheme="minorHAnsi"/>
        </w:rPr>
        <w:t>based on the measured intensity of this calibration rod </w:t>
      </w:r>
      <w:r w:rsidR="00F779C9">
        <w:rPr>
          <w:rFonts w:cstheme="minorHAnsi"/>
        </w:rPr>
        <w:t>(</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oMath>
      <w:r w:rsidRPr="003E3089">
        <w:rPr>
          <w:rFonts w:cstheme="minorHAnsi"/>
        </w:rPr>
        <w:t>, then converted the volume to mass by multiplying by the known density of that rod</w:t>
      </w:r>
      <w:r w:rsidR="00F779C9">
        <w:rPr>
          <w:rFonts w:cstheme="minorHAnsi"/>
        </w:rPr>
        <w:t xml:space="preserve"> (Eq. 4)</w:t>
      </w:r>
      <w:r w:rsidRPr="003E3089">
        <w:rPr>
          <w:rFonts w:cstheme="minorHAnsi"/>
        </w:rPr>
        <w:t>. Integrating over the entire ROI should remove any effect from noise, assuming noise only affects individual voxels.</w:t>
      </w:r>
    </w:p>
    <w:p w14:paraId="10B1E688" w14:textId="1C137996" w:rsidR="00555E99" w:rsidRPr="003E3089" w:rsidRDefault="00555E99" w:rsidP="003E3089">
      <w:pPr>
        <w:spacing w:line="480" w:lineRule="auto"/>
        <w:rPr>
          <w:rFonts w:cstheme="minorHAnsi"/>
        </w:rPr>
      </w:pPr>
    </w:p>
    <w:p w14:paraId="322C2CB6" w14:textId="1CDFD19C" w:rsidR="002B0763" w:rsidRPr="003E3089" w:rsidRDefault="002B0763" w:rsidP="003E3089">
      <w:pPr>
        <w:spacing w:line="480" w:lineRule="auto"/>
        <w:rPr>
          <w:rFonts w:cstheme="minorHAns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A-CSA</m:t>
                  </m:r>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CSA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51790A37" w14:textId="038DEC35" w:rsidR="002B0763" w:rsidRPr="003E3089" w:rsidRDefault="002B0763" w:rsidP="003E3089">
      <w:pPr>
        <w:keepNext/>
        <w:spacing w:line="480" w:lineRule="auto"/>
        <w:rPr>
          <w:rFonts w:cstheme="minorHAnsi"/>
        </w:rPr>
      </w:pPr>
      <m:oMathPara>
        <m:oMath>
          <m:r>
            <w:rPr>
              <w:rFonts w:ascii="Cambria Math" w:hAnsi="Cambria Math" w:cstheme="minorHAnsi"/>
            </w:rPr>
            <w:lastRenderedPageBreak/>
            <m:t>CSA=</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76AB612D" w14:textId="5A5A59B1" w:rsidR="002B0763" w:rsidRPr="003E3089" w:rsidRDefault="002B0763" w:rsidP="003E3089">
      <w:pPr>
        <w:pStyle w:val="Caption"/>
        <w:spacing w:line="480" w:lineRule="auto"/>
        <w:jc w:val="right"/>
        <w:rPr>
          <w:rFonts w:cstheme="minorHAnsi"/>
        </w:rPr>
      </w:pPr>
      <w:r w:rsidRPr="003E3089">
        <w:rPr>
          <w:rFonts w:cstheme="minorHAnsi"/>
        </w:rPr>
        <w:t>(2)</w:t>
      </w:r>
    </w:p>
    <w:p w14:paraId="572FC1BA" w14:textId="69BFAB06" w:rsidR="002B0763" w:rsidRPr="003E3089" w:rsidRDefault="002B0763" w:rsidP="003E3089">
      <w:pPr>
        <w:spacing w:line="480" w:lineRule="auto"/>
        <w:rPr>
          <w:rFonts w:cstheme="minorHAnsi"/>
          <w: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V-</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7910F26C" w14:textId="7002B738" w:rsidR="002B0763"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V</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333BD103" w14:textId="240C004F" w:rsidR="002B0763" w:rsidRPr="003E3089" w:rsidRDefault="002B0763" w:rsidP="003E3089">
      <w:pPr>
        <w:pStyle w:val="Caption"/>
        <w:spacing w:line="480" w:lineRule="auto"/>
        <w:jc w:val="right"/>
        <w:rPr>
          <w:rFonts w:cstheme="minorHAnsi"/>
        </w:rPr>
      </w:pPr>
      <w:r w:rsidRPr="003E3089">
        <w:rPr>
          <w:rFonts w:cstheme="minorHAnsi"/>
        </w:rPr>
        <w:t>(3)</w:t>
      </w:r>
    </w:p>
    <w:p w14:paraId="504E96DA" w14:textId="77777777" w:rsidR="002B0763" w:rsidRPr="003E3089" w:rsidRDefault="00000000" w:rsidP="003E3089">
      <w:pPr>
        <w:keepNext/>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536FFC47" w14:textId="1CCA0038" w:rsidR="002B0763" w:rsidRPr="003E3089" w:rsidRDefault="002B0763" w:rsidP="003E3089">
      <w:pPr>
        <w:pStyle w:val="Caption"/>
        <w:spacing w:line="480" w:lineRule="auto"/>
        <w:jc w:val="right"/>
        <w:rPr>
          <w:rFonts w:cstheme="minorHAnsi"/>
        </w:rPr>
      </w:pPr>
      <w:r w:rsidRPr="003E3089">
        <w:rPr>
          <w:rFonts w:cstheme="minorHAnsi"/>
        </w:rPr>
        <w:t>(4)</w:t>
      </w:r>
    </w:p>
    <w:p w14:paraId="69D90F11" w14:textId="48CFD784"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t>2.5 – Volume Fraction Calcium Mass</w:t>
      </w:r>
    </w:p>
    <w:p w14:paraId="635C1E84" w14:textId="4EBE1274" w:rsidR="002B0763" w:rsidRPr="003E3089" w:rsidRDefault="002B0763" w:rsidP="003E3089">
      <w:pPr>
        <w:spacing w:line="480" w:lineRule="auto"/>
        <w:rPr>
          <w:rFonts w:cstheme="minorHAnsi"/>
        </w:rPr>
      </w:pPr>
      <w:r w:rsidRPr="003E3089">
        <w:rPr>
          <w:rFonts w:cstheme="minorHAnsi"/>
        </w:rPr>
        <w:t xml:space="preserve">The volume fraction calcium mass technique is </w:t>
      </w:r>
      <w:proofErr w:type="gramStart"/>
      <w:r w:rsidRPr="003E3089">
        <w:rPr>
          <w:rFonts w:cstheme="minorHAnsi"/>
        </w:rPr>
        <w:t>similar to</w:t>
      </w:r>
      <w:proofErr w:type="gramEnd"/>
      <w:r w:rsidRPr="003E3089">
        <w:rPr>
          <w:rFonts w:cstheme="minorHAnsi"/>
        </w:rPr>
        <w:t xml:space="preserve"> integrated calcium mass, but instead of calculating the calcium within an entire ROI, the percent of calcium contained within one voxel is calculated. The percent calcium contained within each voxel is then summed up within a ROI to obtain the total percentage of calcium for that ROI (Eq. 5). Given the known size of the ROI and density of the calibration rod, the volume and mass of calcium can be calculated (Eq. 6).</w:t>
      </w:r>
    </w:p>
    <w:p w14:paraId="6CD6C1A2" w14:textId="77777777" w:rsidR="002B0763" w:rsidRPr="003E3089" w:rsidRDefault="002B0763" w:rsidP="003E3089">
      <w:pPr>
        <w:spacing w:line="480" w:lineRule="auto"/>
        <w:rPr>
          <w:rFonts w:cstheme="minorHAnsi"/>
        </w:rPr>
      </w:pPr>
    </w:p>
    <w:p w14:paraId="600B8D69" w14:textId="5DD58752" w:rsidR="002B0763" w:rsidRPr="00D64154" w:rsidRDefault="002B0763" w:rsidP="003E3089">
      <w:pPr>
        <w:spacing w:line="480" w:lineRule="auto"/>
        <w:rPr>
          <w:rFonts w:cstheme="minorHAnsi"/>
        </w:rPr>
      </w:pPr>
      <w:r w:rsidRPr="003E3089">
        <w:rPr>
          <w:rFonts w:cstheme="minorHAnsi"/>
        </w:rPr>
        <w:t>Equation 5 shows how to calculate the percentage of calcium contained within each voxel. </w:t>
      </w:r>
      <m:oMath>
        <m:r>
          <w:rPr>
            <w:rFonts w:ascii="Cambria Math" w:hAnsi="Cambria Math" w:cstheme="minorHAnsi"/>
          </w:rPr>
          <m:t>i</m:t>
        </m:r>
      </m:oMath>
      <w:r w:rsidRPr="003E3089">
        <w:rPr>
          <w:rFonts w:cstheme="minorHAnsi"/>
        </w:rPr>
        <w:t> is the intensity of one voxel of interest (HU),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005D5701">
        <w:rPr>
          <w:rFonts w:cstheme="minorHAnsi"/>
        </w:rPr>
        <w:t xml:space="preserve"> </w:t>
      </w:r>
      <w:r w:rsidRPr="003E3089">
        <w:rPr>
          <w:rFonts w:cstheme="minorHAnsi"/>
        </w:rPr>
        <w:t>is the intensity of pure background, which can be obtained from a ring-like object as seen in Fig. 3B, and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005D5701">
        <w:rPr>
          <w:rFonts w:cstheme="minorHAnsi"/>
        </w:rPr>
        <w:t xml:space="preserve"> </w:t>
      </w:r>
      <w:r w:rsidRPr="003E3089">
        <w:rPr>
          <w:rFonts w:cstheme="minorHAnsi"/>
        </w:rPr>
        <w:t>is the intensity of pure calcium which can be obtained from a calibration rod of any density. The result,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oMath>
      <w:r w:rsidRPr="003E3089">
        <w:rPr>
          <w:rFonts w:cstheme="minorHAnsi"/>
        </w:rPr>
        <w:t>, is then the percentage of calcium within one voxel </w:t>
      </w:r>
      <m:oMath>
        <m:r>
          <w:rPr>
            <w:rFonts w:ascii="Cambria Math" w:hAnsi="Cambria Math" w:cstheme="minorHAnsi"/>
          </w:rPr>
          <m:t>i</m:t>
        </m:r>
      </m:oMath>
      <w:r w:rsidRPr="003E3089">
        <w:rPr>
          <w:rFonts w:cstheme="minorHAnsi"/>
        </w:rPr>
        <w:t>. The entire region of voxels is then summed to give </w:t>
      </w:r>
      <m:oMath>
        <m:r>
          <w:rPr>
            <w:rFonts w:ascii="Cambria Math" w:hAnsi="Cambria Math" w:cstheme="minorHAnsi"/>
          </w:rPr>
          <m:t>K</m:t>
        </m:r>
      </m:oMath>
      <w:r w:rsidRPr="003E3089">
        <w:rPr>
          <w:rFonts w:cstheme="minorHAnsi"/>
        </w:rPr>
        <w:t> which is the total percentage of calcium contained within the ROI.</w:t>
      </w:r>
    </w:p>
    <w:p w14:paraId="7DA8C5ED" w14:textId="77777777" w:rsidR="002B0763" w:rsidRPr="003E3089" w:rsidRDefault="002B0763" w:rsidP="003E3089">
      <w:pPr>
        <w:spacing w:line="480" w:lineRule="auto"/>
        <w:rPr>
          <w:rFonts w:cstheme="minorHAnsi"/>
        </w:rPr>
      </w:pPr>
    </w:p>
    <w:p w14:paraId="363CDEB8" w14:textId="48DB5366" w:rsidR="002B0763" w:rsidRPr="00D64154" w:rsidRDefault="002B0763" w:rsidP="003E3089">
      <w:pPr>
        <w:spacing w:line="480" w:lineRule="auto"/>
        <w:rPr>
          <w:rFonts w:cstheme="minorHAnsi"/>
        </w:rPr>
      </w:pPr>
      <w:r w:rsidRPr="003E3089">
        <w:rPr>
          <w:rFonts w:cstheme="minorHAnsi"/>
        </w:rPr>
        <w:lastRenderedPageBreak/>
        <w:t>Equation 6 shows how to calculate the volume of calcium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00D64154">
        <w:rPr>
          <w:rFonts w:cstheme="minorHAnsi"/>
        </w:rPr>
        <w:t>)</w:t>
      </w:r>
      <w:r w:rsidRPr="003E3089">
        <w:rPr>
          <w:rFonts w:cstheme="minorHAnsi"/>
        </w:rPr>
        <w:t>, given the total percentage of calcium within an ROI </w:t>
      </w:r>
      <w:r w:rsidR="00D64154">
        <w:rPr>
          <w:rFonts w:cstheme="minorHAnsi"/>
        </w:rPr>
        <w:t>(</w:t>
      </w:r>
      <m:oMath>
        <m:r>
          <w:rPr>
            <w:rFonts w:ascii="Cambria Math" w:hAnsi="Cambria Math" w:cstheme="minorHAnsi"/>
          </w:rPr>
          <m:t>K</m:t>
        </m:r>
      </m:oMath>
      <w:r w:rsidR="00D64154">
        <w:rPr>
          <w:rFonts w:cstheme="minorHAnsi"/>
        </w:rPr>
        <w:t>)</w:t>
      </w:r>
      <w:r w:rsidRPr="003E3089">
        <w:rPr>
          <w:rFonts w:cstheme="minorHAnsi"/>
        </w:rPr>
        <w:t> and the known volume of that ROI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ROI</m:t>
            </m:r>
          </m:sub>
        </m:sSub>
      </m:oMath>
      <w:r w:rsidR="00D64154">
        <w:rPr>
          <w:rFonts w:cstheme="minorHAnsi"/>
        </w:rPr>
        <w:t>)</w:t>
      </w:r>
      <w:r w:rsidRPr="003E3089">
        <w:rPr>
          <w:rFonts w:cstheme="minorHAnsi"/>
        </w:rPr>
        <w:t>. This can then be converted into a calcium mass </w:t>
      </w:r>
      <w:r w:rsidR="00D64154">
        <w:rPr>
          <w:rFonts w:cstheme="minorHAnsi"/>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00D64154">
        <w:rPr>
          <w:rFonts w:cstheme="minorHAnsi"/>
        </w:rPr>
        <w:t xml:space="preserve">) </w:t>
      </w:r>
      <w:r w:rsidRPr="003E3089">
        <w:rPr>
          <w:rFonts w:cstheme="minorHAnsi"/>
        </w:rPr>
        <w:t>given the density of the calibration rod</w:t>
      </w:r>
      <w:r w:rsidR="00D64154">
        <w:rPr>
          <w:rFonts w:cstheme="minorHAnsi"/>
        </w:rPr>
        <w:t xml:space="preserv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D64154">
        <w:rPr>
          <w:rFonts w:cstheme="minorHAnsi"/>
        </w:rPr>
        <w:t>)</w:t>
      </w:r>
      <w:r w:rsidRPr="003E3089">
        <w:rPr>
          <w:rFonts w:cstheme="minorHAnsi"/>
        </w:rPr>
        <w:t>. Fig. 3 shows the parameters needed to calculate mass via the integrated calcium mass technique (Fig. 3A) and the volume fraction calcium mass technique (Fig. 3B)</w:t>
      </w:r>
      <w:r w:rsidR="00D447FA">
        <w:rPr>
          <w:rFonts w:cstheme="minorHAnsi"/>
        </w:rPr>
        <w:t xml:space="preserve"> on a simulated plaque</w:t>
      </w:r>
      <w:r w:rsidRPr="003E3089">
        <w:rPr>
          <w:rFonts w:cstheme="minorHAnsi"/>
        </w:rPr>
        <w:t>.</w:t>
      </w:r>
    </w:p>
    <w:p w14:paraId="52C5378C" w14:textId="72F0D2C5" w:rsidR="002B0763" w:rsidRPr="003E3089" w:rsidRDefault="00000000" w:rsidP="003E3089">
      <w:pPr>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1DA57B14" w14:textId="31141324" w:rsidR="002B0763" w:rsidRPr="003E3089" w:rsidRDefault="002B0763" w:rsidP="003E3089">
      <w:pPr>
        <w:keepNext/>
        <w:spacing w:line="480" w:lineRule="auto"/>
        <w:rPr>
          <w:rFonts w:cstheme="minorHAnsi"/>
        </w:rPr>
      </w:pPr>
      <m:oMathPara>
        <m:oMath>
          <m:r>
            <w:rPr>
              <w:rFonts w:ascii="Cambria Math" w:hAnsi="Cambria Math" w:cstheme="minorHAnsi"/>
            </w:rPr>
            <m:t>K=</m:t>
          </m:r>
          <m:nary>
            <m:naryPr>
              <m:chr m:val="∑"/>
              <m:supHide m:val="1"/>
              <m:ctrlPr>
                <w:rPr>
                  <w:rFonts w:ascii="Cambria Math" w:hAnsi="Cambria Math" w:cstheme="minorHAnsi"/>
                </w:rPr>
              </m:ctrlPr>
            </m:naryPr>
            <m:sub>
              <m:r>
                <w:rPr>
                  <w:rFonts w:ascii="Cambria Math" w:hAnsi="Cambria Math" w:cstheme="minorHAnsi"/>
                </w:rPr>
                <m:t>i</m:t>
              </m:r>
              <m:ctrlPr>
                <w:rPr>
                  <w:rFonts w:ascii="Cambria Math" w:hAnsi="Cambria Math" w:cstheme="minorHAnsi"/>
                  <w:i/>
                </w:rPr>
              </m:ctrlPr>
            </m:sub>
            <m:sup>
              <m:ctrlPr>
                <w:rPr>
                  <w:rFonts w:ascii="Cambria Math" w:hAnsi="Cambria Math" w:cstheme="minorHAnsi"/>
                  <w:i/>
                </w:rPr>
              </m:ctrlPr>
            </m:sup>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ctrlPr>
                <w:rPr>
                  <w:rFonts w:ascii="Cambria Math" w:hAnsi="Cambria Math" w:cstheme="minorHAnsi"/>
                  <w:i/>
                </w:rPr>
              </m:ctrlPr>
            </m:e>
          </m:nary>
        </m:oMath>
      </m:oMathPara>
    </w:p>
    <w:p w14:paraId="6A2F06BF" w14:textId="27B46353" w:rsidR="002B0763" w:rsidRPr="003E3089" w:rsidRDefault="002B0763" w:rsidP="003E3089">
      <w:pPr>
        <w:pStyle w:val="Caption"/>
        <w:spacing w:line="480" w:lineRule="auto"/>
        <w:jc w:val="right"/>
        <w:rPr>
          <w:rFonts w:cstheme="minorHAnsi"/>
        </w:rPr>
      </w:pPr>
      <w:r w:rsidRPr="003E3089">
        <w:rPr>
          <w:rFonts w:cstheme="minorHAnsi"/>
        </w:rPr>
        <w:t>(5)</w:t>
      </w:r>
    </w:p>
    <w:p w14:paraId="4E533E4B" w14:textId="4C84957B" w:rsidR="00734EF7" w:rsidRPr="003E3089" w:rsidRDefault="00000000" w:rsidP="003E3089">
      <w:pPr>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=K</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ctrlPr>
                <w:rPr>
                  <w:rFonts w:ascii="Cambria Math" w:hAnsi="Cambria Math" w:cstheme="minorHAnsi"/>
                </w:rPr>
              </m:ctrlPr>
            </m:e>
            <m:sub>
              <m:r>
                <w:rPr>
                  <w:rFonts w:ascii="Cambria Math" w:hAnsi="Cambria Math" w:cstheme="minorHAnsi"/>
                </w:rPr>
                <m:t>ROI</m:t>
              </m:r>
            </m:sub>
          </m:sSub>
        </m:oMath>
      </m:oMathPara>
    </w:p>
    <w:p w14:paraId="3D1B40F6" w14:textId="32786605" w:rsidR="00734EF7"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688BC6AE" w14:textId="4E72AE07" w:rsidR="002B0763" w:rsidRPr="003E3089" w:rsidRDefault="00734EF7" w:rsidP="003E3089">
      <w:pPr>
        <w:pStyle w:val="Caption"/>
        <w:spacing w:line="480" w:lineRule="auto"/>
        <w:jc w:val="right"/>
        <w:rPr>
          <w:rFonts w:cstheme="minorHAnsi"/>
        </w:rPr>
      </w:pPr>
      <w:r w:rsidRPr="003E3089">
        <w:rPr>
          <w:rFonts w:cstheme="minorHAnsi"/>
        </w:rPr>
        <w:t>(6)</w:t>
      </w:r>
    </w:p>
    <w:p w14:paraId="63F3CA43" w14:textId="183AEC48" w:rsidR="002B0763" w:rsidRPr="003E3089" w:rsidRDefault="002B0763" w:rsidP="003E3089">
      <w:pPr>
        <w:spacing w:line="480" w:lineRule="auto"/>
        <w:jc w:val="center"/>
        <w:rPr>
          <w:rFonts w:cstheme="minorHAnsi"/>
        </w:rPr>
      </w:pPr>
      <w:r w:rsidRPr="003E3089">
        <w:rPr>
          <w:rFonts w:cstheme="minorHAnsi"/>
          <w:noProof/>
        </w:rPr>
        <w:drawing>
          <wp:inline distT="0" distB="0" distL="0" distR="0" wp14:anchorId="20FCD40E" wp14:editId="076337BE">
            <wp:extent cx="5943600" cy="16287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943600" cy="1628775"/>
                    </a:xfrm>
                    <a:prstGeom prst="rect">
                      <a:avLst/>
                    </a:prstGeom>
                  </pic:spPr>
                </pic:pic>
              </a:graphicData>
            </a:graphic>
          </wp:inline>
        </w:drawing>
      </w:r>
    </w:p>
    <w:p w14:paraId="1AA354DE" w14:textId="7E67FA42" w:rsidR="002B0763" w:rsidRPr="003E3089" w:rsidRDefault="002B0763" w:rsidP="003E3089">
      <w:pPr>
        <w:spacing w:line="480" w:lineRule="auto"/>
        <w:jc w:val="center"/>
        <w:rPr>
          <w:rFonts w:cstheme="minorHAnsi"/>
        </w:rPr>
      </w:pPr>
      <w:r w:rsidRPr="003E3089">
        <w:rPr>
          <w:rFonts w:cstheme="minorHAnsi"/>
        </w:rPr>
        <w:t>Fig 3. Shows two identical simulated vessel lumens with ROIs for calcium measurement.</w:t>
      </w:r>
      <w:r w:rsidR="003E3089">
        <w:rPr>
          <w:rFonts w:cstheme="minorHAnsi"/>
        </w:rPr>
        <w:t xml:space="preserve"> </w:t>
      </w:r>
      <w:r w:rsidRPr="003E3089">
        <w:rPr>
          <w:rFonts w:cstheme="minorHAnsi"/>
        </w:rPr>
        <w:t>(A) Shows the ROIs needed for the integrated calcium mass technique. The central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and the background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are unaffected by the partial volume effect, while the object ROI used to calculate </w:t>
      </w:r>
      <m:oMath>
        <m:r>
          <w:rPr>
            <w:rFonts w:ascii="Cambria Math" w:hAnsi="Cambria Math" w:cstheme="minorHAnsi"/>
          </w:rPr>
          <m:t>I</m:t>
        </m:r>
      </m:oMath>
      <w:r w:rsidRPr="003E3089">
        <w:rPr>
          <w:rFonts w:cstheme="minorHAnsi"/>
        </w:rPr>
        <w:t> is affected by the partial volume effect. (B) Shows the ROIs needed for the volume fraction technique and a zoomed-in portion of the simulated vessel lumen, where </w:t>
      </w:r>
      <m:oMath>
        <m:r>
          <w:rPr>
            <w:rFonts w:ascii="Cambria Math" w:hAnsi="Cambria Math" w:cstheme="minorHAnsi"/>
          </w:rPr>
          <m:t>i</m:t>
        </m:r>
      </m:oMath>
      <w:r w:rsidRPr="003E3089">
        <w:rPr>
          <w:rFonts w:cstheme="minorHAnsi"/>
        </w:rPr>
        <w:t> is the individual voxel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a ring-like background ROI unaffected by the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xml:space="preserve"> is the mean </w:t>
      </w:r>
      <w:r w:rsidRPr="003E3089">
        <w:rPr>
          <w:rFonts w:cstheme="minorHAnsi"/>
        </w:rPr>
        <w:lastRenderedPageBreak/>
        <w:t>intensity of known calcium density obtained from a calibration rod unaffected by the partial volume effect.</w:t>
      </w:r>
    </w:p>
    <w:p w14:paraId="145AF7EF" w14:textId="00E64DB1" w:rsidR="002B0763" w:rsidRPr="003E3089" w:rsidRDefault="002B0763" w:rsidP="003E3089">
      <w:pPr>
        <w:spacing w:line="480" w:lineRule="auto"/>
        <w:jc w:val="center"/>
        <w:rPr>
          <w:rFonts w:cstheme="minorHAnsi"/>
        </w:rPr>
      </w:pPr>
    </w:p>
    <w:p w14:paraId="1E3F25D1" w14:textId="2A317DE2"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2.6 </w:t>
      </w:r>
      <w:r w:rsidR="00E5615A" w:rsidRPr="003E3089">
        <w:rPr>
          <w:rFonts w:asciiTheme="minorHAnsi" w:hAnsiTheme="minorHAnsi" w:cstheme="minorHAnsi"/>
        </w:rPr>
        <w:t>–</w:t>
      </w:r>
      <w:r w:rsidRPr="003E3089">
        <w:rPr>
          <w:rFonts w:asciiTheme="minorHAnsi" w:hAnsiTheme="minorHAnsi" w:cstheme="minorHAnsi"/>
        </w:rPr>
        <w:t xml:space="preserve"> </w:t>
      </w:r>
      <w:r w:rsidR="00E5615A" w:rsidRPr="003E3089">
        <w:rPr>
          <w:rFonts w:asciiTheme="minorHAnsi" w:hAnsiTheme="minorHAnsi" w:cstheme="minorHAnsi"/>
        </w:rPr>
        <w:t>Spatially Weighted Calcium Scoring</w:t>
      </w:r>
    </w:p>
    <w:p w14:paraId="706CDA25" w14:textId="43DDEDF0" w:rsidR="00E5615A" w:rsidRPr="003E3089" w:rsidRDefault="00E5615A" w:rsidP="003E3089">
      <w:pPr>
        <w:spacing w:line="480" w:lineRule="auto"/>
        <w:rPr>
          <w:rFonts w:cstheme="minorHAnsi"/>
        </w:rPr>
      </w:pPr>
      <w:r w:rsidRPr="003E3089">
        <w:rPr>
          <w:rFonts w:cstheme="minorHAnsi"/>
        </w:rPr>
        <w:t xml:space="preserve">This study reimplemented the previously described spatially weighted calcium scoring technique </w:t>
      </w:r>
      <w:r w:rsidR="00D75F4D">
        <w:rPr>
          <w:rFonts w:cstheme="minorHAnsi"/>
        </w:rPr>
        <w:fldChar w:fldCharType="begin"/>
      </w:r>
      <w:r w:rsidR="00D75F4D">
        <w:rPr>
          <w:rFonts w:cstheme="minorHAnsi"/>
        </w:rPr>
        <w:instrText xml:space="preserve"> ADDIN ZOTERO_ITEM CSL_CITATION {"citationID":"u7XPDuwt","properties":{"formattedCitation":"(Liang et al., 2012; Shea et al., 2021)","plainCitation":"(Liang et al., 2012; Shea et al., 2021)","noteIndex":0},"citationItems":[{"id":184,"uris":["http://zotero.org/users/6884353/items/CR5WAUNS"],"itemData":{"id":184,"type":"article-journal","abstract":"BACKGROUND: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D75F4D">
        <w:rPr>
          <w:rFonts w:cstheme="minorHAnsi"/>
        </w:rPr>
        <w:fldChar w:fldCharType="separate"/>
      </w:r>
      <w:r w:rsidR="00D75F4D">
        <w:rPr>
          <w:rFonts w:cstheme="minorHAnsi"/>
          <w:noProof/>
        </w:rPr>
        <w:t>(Liang et al., 2012; Shea et al., 2021)</w:t>
      </w:r>
      <w:r w:rsidR="00D75F4D">
        <w:rPr>
          <w:rFonts w:cstheme="minorHAnsi"/>
        </w:rPr>
        <w:fldChar w:fldCharType="end"/>
      </w:r>
      <w:r w:rsidRPr="003E3089">
        <w:rPr>
          <w:rFonts w:cstheme="minorHAnsi"/>
        </w:rPr>
        <w:t xml:space="preserve"> to compare integrated calcium mass and volume fraction calcium mass against a more recently proposed calcium scoring approach. The same set of voxels included in the integrated calcium mass and volume fraction calcium mass regions of interest were included in the spatially weighted calcium scoring calculations. Each voxel was assigned a weight using a normal distribution function with means and standard deviations obtained from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rod measurements across multiple simulated scans. These measurements are shown in Table 3. Only small patient sizes were used for measurements, and the signal-to-noise ratio was kept constant between different energies.</w:t>
      </w:r>
    </w:p>
    <w:p w14:paraId="6F5BE60E" w14:textId="33959B73" w:rsidR="00E5615A" w:rsidRPr="003E3089" w:rsidRDefault="00E5615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1536"/>
        <w:gridCol w:w="1537"/>
        <w:gridCol w:w="1537"/>
      </w:tblGrid>
      <w:tr w:rsidR="007D09F6" w:rsidRPr="003E3089" w14:paraId="064AF74E" w14:textId="77777777" w:rsidTr="003E3089">
        <w:trPr>
          <w:cnfStyle w:val="100000000000" w:firstRow="1" w:lastRow="0" w:firstColumn="0" w:lastColumn="0" w:oddVBand="0" w:evenVBand="0" w:oddHBand="0" w:evenHBand="0" w:firstRowFirstColumn="0" w:firstRowLastColumn="0" w:lastRowFirstColumn="0" w:lastRowLastColumn="0"/>
          <w:trHeight w:val="303"/>
          <w:jc w:val="center"/>
        </w:trPr>
        <w:tc>
          <w:tcPr>
            <w:tcW w:w="1536" w:type="dxa"/>
          </w:tcPr>
          <w:p w14:paraId="258943D1" w14:textId="5E7F02EF" w:rsidR="007D09F6" w:rsidRPr="003E3089" w:rsidRDefault="007D09F6" w:rsidP="003E3089">
            <w:pPr>
              <w:jc w:val="center"/>
              <w:rPr>
                <w:rFonts w:cstheme="minorHAnsi"/>
              </w:rPr>
            </w:pPr>
            <w:r w:rsidRPr="003E3089">
              <w:rPr>
                <w:rFonts w:cstheme="minorHAnsi"/>
              </w:rPr>
              <w:t>kV</w:t>
            </w:r>
          </w:p>
        </w:tc>
        <w:tc>
          <w:tcPr>
            <w:tcW w:w="1537" w:type="dxa"/>
          </w:tcPr>
          <w:p w14:paraId="1DFB6F36" w14:textId="686BBDA7" w:rsidR="007D09F6" w:rsidRPr="003E3089" w:rsidRDefault="007D09F6" w:rsidP="003E3089">
            <w:pPr>
              <w:jc w:val="center"/>
              <w:rPr>
                <w:rFonts w:cstheme="minorHAnsi"/>
              </w:rPr>
            </w:pPr>
            <w:r w:rsidRPr="003E3089">
              <w:rPr>
                <w:rFonts w:cstheme="minorHAnsi"/>
              </w:rPr>
              <w:t>Mean</w:t>
            </w:r>
          </w:p>
        </w:tc>
        <w:tc>
          <w:tcPr>
            <w:tcW w:w="1537" w:type="dxa"/>
          </w:tcPr>
          <w:p w14:paraId="51E62CA1" w14:textId="54E4AEC9" w:rsidR="007D09F6" w:rsidRPr="003E3089" w:rsidRDefault="007D09F6" w:rsidP="003E3089">
            <w:pPr>
              <w:jc w:val="center"/>
              <w:rPr>
                <w:rFonts w:cstheme="minorHAnsi"/>
              </w:rPr>
            </w:pPr>
            <w:r w:rsidRPr="003E3089">
              <w:rPr>
                <w:rFonts w:cstheme="minorHAnsi"/>
              </w:rPr>
              <w:t>Std</w:t>
            </w:r>
          </w:p>
        </w:tc>
      </w:tr>
      <w:tr w:rsidR="007D09F6" w:rsidRPr="003E3089" w14:paraId="174E2513" w14:textId="77777777" w:rsidTr="003E3089">
        <w:trPr>
          <w:trHeight w:val="303"/>
          <w:jc w:val="center"/>
        </w:trPr>
        <w:tc>
          <w:tcPr>
            <w:tcW w:w="1536" w:type="dxa"/>
          </w:tcPr>
          <w:p w14:paraId="04FE2483" w14:textId="2BC43B41" w:rsidR="007D09F6" w:rsidRPr="003E3089" w:rsidRDefault="007D09F6" w:rsidP="003E3089">
            <w:pPr>
              <w:jc w:val="center"/>
              <w:rPr>
                <w:rFonts w:cstheme="minorHAnsi"/>
              </w:rPr>
            </w:pPr>
            <w:r w:rsidRPr="003E3089">
              <w:rPr>
                <w:rFonts w:cstheme="minorHAnsi"/>
              </w:rPr>
              <w:t>80</w:t>
            </w:r>
          </w:p>
        </w:tc>
        <w:tc>
          <w:tcPr>
            <w:tcW w:w="1537" w:type="dxa"/>
          </w:tcPr>
          <w:p w14:paraId="24CB5968" w14:textId="78F6C629" w:rsidR="007D09F6" w:rsidRPr="003E3089" w:rsidRDefault="007D09F6" w:rsidP="003E3089">
            <w:pPr>
              <w:jc w:val="center"/>
              <w:rPr>
                <w:rFonts w:cstheme="minorHAnsi"/>
              </w:rPr>
            </w:pPr>
            <w:r w:rsidRPr="003E3089">
              <w:rPr>
                <w:rFonts w:cstheme="minorHAnsi"/>
              </w:rPr>
              <w:t>201.490</w:t>
            </w:r>
          </w:p>
        </w:tc>
        <w:tc>
          <w:tcPr>
            <w:tcW w:w="1537" w:type="dxa"/>
          </w:tcPr>
          <w:p w14:paraId="2831BDE1" w14:textId="7E498D8F" w:rsidR="007D09F6" w:rsidRPr="003E3089" w:rsidRDefault="007D09F6" w:rsidP="003E3089">
            <w:pPr>
              <w:jc w:val="center"/>
              <w:rPr>
                <w:rFonts w:cstheme="minorHAnsi"/>
              </w:rPr>
            </w:pPr>
            <w:r w:rsidRPr="003E3089">
              <w:rPr>
                <w:rFonts w:cstheme="minorHAnsi"/>
              </w:rPr>
              <w:t>34.304</w:t>
            </w:r>
          </w:p>
        </w:tc>
      </w:tr>
      <w:tr w:rsidR="007D09F6" w:rsidRPr="003E3089" w14:paraId="2EF23AA0" w14:textId="77777777" w:rsidTr="003E3089">
        <w:trPr>
          <w:trHeight w:val="303"/>
          <w:jc w:val="center"/>
        </w:trPr>
        <w:tc>
          <w:tcPr>
            <w:tcW w:w="1536" w:type="dxa"/>
          </w:tcPr>
          <w:p w14:paraId="2BF1168E" w14:textId="54137AFE" w:rsidR="007D09F6" w:rsidRPr="003E3089" w:rsidRDefault="007D09F6" w:rsidP="003E3089">
            <w:pPr>
              <w:jc w:val="center"/>
              <w:rPr>
                <w:rFonts w:cstheme="minorHAnsi"/>
              </w:rPr>
            </w:pPr>
            <w:r w:rsidRPr="003E3089">
              <w:rPr>
                <w:rFonts w:cstheme="minorHAnsi"/>
              </w:rPr>
              <w:t>100</w:t>
            </w:r>
          </w:p>
        </w:tc>
        <w:tc>
          <w:tcPr>
            <w:tcW w:w="1537" w:type="dxa"/>
          </w:tcPr>
          <w:p w14:paraId="5AFB1875" w14:textId="5247B4E4" w:rsidR="007D09F6" w:rsidRPr="003E3089" w:rsidRDefault="007D09F6" w:rsidP="003E3089">
            <w:pPr>
              <w:jc w:val="center"/>
              <w:rPr>
                <w:rFonts w:cstheme="minorHAnsi"/>
              </w:rPr>
            </w:pPr>
            <w:r w:rsidRPr="003E3089">
              <w:rPr>
                <w:rFonts w:cstheme="minorHAnsi"/>
              </w:rPr>
              <w:t>174.366</w:t>
            </w:r>
          </w:p>
        </w:tc>
        <w:tc>
          <w:tcPr>
            <w:tcW w:w="1537" w:type="dxa"/>
          </w:tcPr>
          <w:p w14:paraId="6DE6164B" w14:textId="54DC3734" w:rsidR="007D09F6" w:rsidRPr="003E3089" w:rsidRDefault="007D09F6" w:rsidP="003E3089">
            <w:pPr>
              <w:jc w:val="center"/>
              <w:rPr>
                <w:rFonts w:cstheme="minorHAnsi"/>
              </w:rPr>
            </w:pPr>
            <w:r w:rsidRPr="003E3089">
              <w:rPr>
                <w:rFonts w:cstheme="minorHAnsi"/>
              </w:rPr>
              <w:t>28.171</w:t>
            </w:r>
          </w:p>
        </w:tc>
      </w:tr>
      <w:tr w:rsidR="007D09F6" w:rsidRPr="003E3089" w14:paraId="10F8DB87" w14:textId="77777777" w:rsidTr="003E3089">
        <w:trPr>
          <w:trHeight w:val="303"/>
          <w:jc w:val="center"/>
        </w:trPr>
        <w:tc>
          <w:tcPr>
            <w:tcW w:w="1536" w:type="dxa"/>
          </w:tcPr>
          <w:p w14:paraId="1DBFDDE0" w14:textId="3A18B8D8" w:rsidR="007D09F6" w:rsidRPr="003E3089" w:rsidRDefault="007D09F6" w:rsidP="003E3089">
            <w:pPr>
              <w:jc w:val="center"/>
              <w:rPr>
                <w:rFonts w:cstheme="minorHAnsi"/>
              </w:rPr>
            </w:pPr>
            <w:r w:rsidRPr="003E3089">
              <w:rPr>
                <w:rFonts w:cstheme="minorHAnsi"/>
              </w:rPr>
              <w:t>120</w:t>
            </w:r>
          </w:p>
        </w:tc>
        <w:tc>
          <w:tcPr>
            <w:tcW w:w="1537" w:type="dxa"/>
          </w:tcPr>
          <w:p w14:paraId="64AF945E" w14:textId="5E582B09" w:rsidR="007D09F6" w:rsidRPr="003E3089" w:rsidRDefault="007D09F6" w:rsidP="003E3089">
            <w:pPr>
              <w:jc w:val="center"/>
              <w:rPr>
                <w:rFonts w:cstheme="minorHAnsi"/>
              </w:rPr>
            </w:pPr>
            <w:r w:rsidRPr="003E3089">
              <w:rPr>
                <w:rFonts w:cstheme="minorHAnsi"/>
              </w:rPr>
              <w:t>158.264</w:t>
            </w:r>
          </w:p>
        </w:tc>
        <w:tc>
          <w:tcPr>
            <w:tcW w:w="1537" w:type="dxa"/>
          </w:tcPr>
          <w:p w14:paraId="3EDBCA9E" w14:textId="06E6492C" w:rsidR="007D09F6" w:rsidRPr="003E3089" w:rsidRDefault="007D09F6" w:rsidP="003E3089">
            <w:pPr>
              <w:jc w:val="center"/>
              <w:rPr>
                <w:rFonts w:cstheme="minorHAnsi"/>
              </w:rPr>
            </w:pPr>
            <w:r w:rsidRPr="003E3089">
              <w:rPr>
                <w:rFonts w:cstheme="minorHAnsi"/>
              </w:rPr>
              <w:t>22.966</w:t>
            </w:r>
          </w:p>
        </w:tc>
      </w:tr>
      <w:tr w:rsidR="007D09F6" w:rsidRPr="003E3089" w14:paraId="62884FF8" w14:textId="77777777" w:rsidTr="003E3089">
        <w:trPr>
          <w:trHeight w:val="303"/>
          <w:jc w:val="center"/>
        </w:trPr>
        <w:tc>
          <w:tcPr>
            <w:tcW w:w="1536" w:type="dxa"/>
          </w:tcPr>
          <w:p w14:paraId="360A9280" w14:textId="36D673B0" w:rsidR="007D09F6" w:rsidRPr="003E3089" w:rsidRDefault="007D09F6" w:rsidP="003E3089">
            <w:pPr>
              <w:jc w:val="center"/>
              <w:rPr>
                <w:rFonts w:cstheme="minorHAnsi"/>
              </w:rPr>
            </w:pPr>
            <w:r w:rsidRPr="003E3089">
              <w:rPr>
                <w:rFonts w:cstheme="minorHAnsi"/>
              </w:rPr>
              <w:t>135</w:t>
            </w:r>
          </w:p>
        </w:tc>
        <w:tc>
          <w:tcPr>
            <w:tcW w:w="1537" w:type="dxa"/>
          </w:tcPr>
          <w:p w14:paraId="4EA304C7" w14:textId="16A8986E" w:rsidR="007D09F6" w:rsidRPr="003E3089" w:rsidRDefault="007D09F6" w:rsidP="003E3089">
            <w:pPr>
              <w:jc w:val="center"/>
              <w:rPr>
                <w:rFonts w:cstheme="minorHAnsi"/>
              </w:rPr>
            </w:pPr>
            <w:r w:rsidRPr="003E3089">
              <w:rPr>
                <w:rFonts w:cstheme="minorHAnsi"/>
              </w:rPr>
              <w:t>152.881</w:t>
            </w:r>
          </w:p>
        </w:tc>
        <w:tc>
          <w:tcPr>
            <w:tcW w:w="1537" w:type="dxa"/>
          </w:tcPr>
          <w:p w14:paraId="5EFB1CAF" w14:textId="62E58BD4" w:rsidR="007D09F6" w:rsidRPr="003E3089" w:rsidRDefault="007D09F6" w:rsidP="003E3089">
            <w:pPr>
              <w:jc w:val="center"/>
              <w:rPr>
                <w:rFonts w:cstheme="minorHAnsi"/>
              </w:rPr>
            </w:pPr>
            <w:r w:rsidRPr="003E3089">
              <w:rPr>
                <w:rFonts w:cstheme="minorHAnsi"/>
              </w:rPr>
              <w:t>21.078</w:t>
            </w:r>
          </w:p>
        </w:tc>
      </w:tr>
    </w:tbl>
    <w:p w14:paraId="62A5B7E6" w14:textId="35FB1C03" w:rsidR="007D09F6" w:rsidRDefault="007D09F6" w:rsidP="003E3089">
      <w:pPr>
        <w:spacing w:line="480" w:lineRule="auto"/>
        <w:jc w:val="center"/>
        <w:rPr>
          <w:ins w:id="406" w:author="Molloi, Sabee" w:date="2022-12-28T22:26:00Z"/>
          <w:rFonts w:cstheme="minorHAnsi"/>
        </w:rPr>
      </w:pPr>
      <w:r w:rsidRPr="003E3089">
        <w:rPr>
          <w:rFonts w:cstheme="minorHAnsi"/>
        </w:rPr>
        <w:t xml:space="preserve">Table 3. Means and standard deviations of the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calibration rods.</w:t>
      </w:r>
    </w:p>
    <w:p w14:paraId="7D6E6837" w14:textId="5210E677" w:rsidR="00E70DD7" w:rsidRPr="003E3089" w:rsidDel="0014692A" w:rsidRDefault="00E70DD7" w:rsidP="003E3089">
      <w:pPr>
        <w:spacing w:line="480" w:lineRule="auto"/>
        <w:jc w:val="center"/>
        <w:rPr>
          <w:del w:id="407" w:author="Molloi, Sabee" w:date="2022-12-29T17:40:00Z"/>
          <w:rFonts w:cstheme="minorHAnsi"/>
        </w:rPr>
      </w:pPr>
    </w:p>
    <w:p w14:paraId="354D80BB" w14:textId="4AD6BD29" w:rsidR="009A538E" w:rsidRPr="003E3089" w:rsidDel="0014692A" w:rsidRDefault="009A538E" w:rsidP="009A538E">
      <w:pPr>
        <w:spacing w:line="480" w:lineRule="auto"/>
        <w:rPr>
          <w:del w:id="408" w:author="Molloi, Sabee" w:date="2022-12-29T17:40:00Z"/>
          <w:moveTo w:id="409" w:author="Molloi, Sabee" w:date="2022-12-28T22:26:00Z"/>
          <w:rFonts w:cstheme="minorHAnsi"/>
        </w:rPr>
      </w:pPr>
      <w:moveToRangeStart w:id="410" w:author="Molloi, Sabee" w:date="2022-12-28T22:26:00Z" w:name="move123158816"/>
      <w:moveTo w:id="411" w:author="Molloi, Sabee" w:date="2022-12-28T22:26:00Z">
        <w:del w:id="412" w:author="Molloi, Sabee" w:date="2022-12-29T17:40:00Z">
          <w:r w:rsidRPr="003E3089" w:rsidDel="0014692A">
            <w:rPr>
              <w:rFonts w:cstheme="minorHAnsi"/>
            </w:rPr>
            <w:delText>Throughout this study, Agatston scoring refers to the calcium mass calculations derived from the Agatston scoring method. Spatially weighted calcium scoring refers only to the calcium score without associated physical units. Integrated calcium mass and volume fraction calcium mass refer to the calcium mass calculated via the integrated HU approach and volume fraction mass quantification technique, respectively. This study's calcium scoring algorithms are publicly available at https://github.com/Dale-Black/CalciumScoring.jl</w:delText>
          </w:r>
          <w:r w:rsidDel="0014692A">
            <w:rPr>
              <w:rFonts w:cstheme="minorHAnsi"/>
            </w:rPr>
            <w:delText>.</w:delText>
          </w:r>
        </w:del>
      </w:moveTo>
    </w:p>
    <w:moveToRangeEnd w:id="410"/>
    <w:p w14:paraId="0A8CEDD1" w14:textId="77777777" w:rsidR="007D09F6" w:rsidRPr="003E3089" w:rsidRDefault="007D09F6" w:rsidP="003E3089">
      <w:pPr>
        <w:spacing w:line="480" w:lineRule="auto"/>
        <w:rPr>
          <w:rFonts w:cstheme="minorHAnsi"/>
        </w:rPr>
      </w:pPr>
    </w:p>
    <w:p w14:paraId="2D79D004" w14:textId="73B0B7D1" w:rsidR="002B0763" w:rsidRPr="003E3089" w:rsidRDefault="007D09F6" w:rsidP="003E3089">
      <w:pPr>
        <w:pStyle w:val="Heading2"/>
        <w:spacing w:line="480" w:lineRule="auto"/>
        <w:rPr>
          <w:rFonts w:asciiTheme="minorHAnsi" w:hAnsiTheme="minorHAnsi" w:cstheme="minorHAnsi"/>
        </w:rPr>
      </w:pPr>
      <w:r w:rsidRPr="003E3089">
        <w:rPr>
          <w:rFonts w:asciiTheme="minorHAnsi" w:hAnsiTheme="minorHAnsi" w:cstheme="minorHAnsi"/>
        </w:rPr>
        <w:t>2.7 - Statistical Analysis</w:t>
      </w:r>
    </w:p>
    <w:p w14:paraId="6BDE4C2B" w14:textId="045D3763" w:rsidR="007D09F6" w:rsidRPr="00A17115" w:rsidRDefault="007D09F6" w:rsidP="003E3089">
      <w:pPr>
        <w:spacing w:line="480" w:lineRule="auto"/>
        <w:rPr>
          <w:rFonts w:cstheme="minorHAnsi"/>
        </w:rPr>
      </w:pPr>
      <w:r w:rsidRPr="003E3089">
        <w:rPr>
          <w:rFonts w:cstheme="minorHAnsi"/>
        </w:rPr>
        <w:t xml:space="preserve">All calcium scoring calculations and analyses were performed using the programming language Julia </w:t>
      </w:r>
      <w:r w:rsidR="00A17115">
        <w:rPr>
          <w:rFonts w:cstheme="minorHAnsi"/>
        </w:rPr>
        <w:fldChar w:fldCharType="begin"/>
      </w:r>
      <w:r w:rsidR="00A17115">
        <w:rPr>
          <w:rFonts w:cstheme="minorHAnsi"/>
        </w:rPr>
        <w:instrText xml:space="preserve"> ADDIN ZOTERO_ITEM CSL_CITATION {"citationID":"O1PM42yY","properties":{"formattedCitation":"(Bezanson et al., 2017)","plainCitation":"(Bezanson et al., 2017)","noteIndex":0},"citationItems":[{"id":196,"uris":["http://zotero.org/users/6884353/items/BXPHYKX7"],"itemData":{"id":196,"type":"article-journal","container-title":"SIAM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A17115">
        <w:rPr>
          <w:rFonts w:cstheme="minorHAnsi"/>
        </w:rPr>
        <w:fldChar w:fldCharType="separate"/>
      </w:r>
      <w:r w:rsidR="00A17115">
        <w:rPr>
          <w:rFonts w:cstheme="minorHAnsi"/>
          <w:noProof/>
        </w:rPr>
        <w:t>(Bezanson et al., 2017)</w:t>
      </w:r>
      <w:r w:rsidR="00A17115">
        <w:rPr>
          <w:rFonts w:cstheme="minorHAnsi"/>
        </w:rPr>
        <w:fldChar w:fldCharType="end"/>
      </w:r>
      <w:r w:rsidRPr="003E3089">
        <w:rPr>
          <w:rFonts w:cstheme="minorHAnsi"/>
        </w:rPr>
        <w:t>. Root-mean-square error (RMSE) and root-mean-square deviation (RMSD) were calculated for all linear regression measurements to test for accuracy (RMSE) and precision (RMSD). Equation 7 shows how to calculate RMSE and RMSD. </w:t>
      </w:r>
      <m:oMath>
        <m:r>
          <w:rPr>
            <w:rFonts w:ascii="Cambria Math" w:hAnsi="Cambria Math" w:cstheme="minorHAnsi"/>
          </w:rPr>
          <m:t>N</m:t>
        </m:r>
      </m:oMath>
      <w:r w:rsidRPr="003E3089">
        <w:rPr>
          <w:rFonts w:cstheme="minorHAnsi"/>
        </w:rPr>
        <w:t> is the total number of data points, </w:t>
      </w:r>
      <m:oMath>
        <m:acc>
          <m:accPr>
            <m:ctrlPr>
              <w:rPr>
                <w:rFonts w:ascii="Cambria Math" w:hAnsi="Cambria Math" w:cstheme="minorHAnsi"/>
              </w:rPr>
            </m:ctrlPr>
          </m:accPr>
          <m:e>
            <m:r>
              <w:rPr>
                <w:rFonts w:ascii="Cambria Math" w:hAnsi="Cambria Math" w:cstheme="minorHAnsi"/>
              </w:rPr>
              <m:t>y</m:t>
            </m:r>
          </m:e>
        </m:acc>
      </m:oMath>
      <w:r w:rsidRPr="003E3089">
        <w:rPr>
          <w:rFonts w:cstheme="minorHAnsi"/>
        </w:rPr>
        <w:t xml:space="preserve"> is the </w:t>
      </w:r>
      <w:r w:rsidRPr="003E3089">
        <w:rPr>
          <w:rFonts w:cstheme="minorHAnsi"/>
        </w:rPr>
        <w:lastRenderedPageBreak/>
        <w:t>calculated calcium masses, and </w:t>
      </w:r>
      <m:oMath>
        <m:r>
          <w:rPr>
            <w:rFonts w:ascii="Cambria Math" w:hAnsi="Cambria Math" w:cstheme="minorHAnsi"/>
          </w:rPr>
          <m:t>y</m:t>
        </m:r>
      </m:oMath>
      <w:r w:rsidRPr="003E3089">
        <w:rPr>
          <w:rFonts w:cstheme="minorHAnsi"/>
        </w:rPr>
        <w:t> is either the ground truth calcium masses (RMSE) or the linear regression-based calcium masses (RMSD), which is computed based on the calculated calcium masses.</w:t>
      </w:r>
    </w:p>
    <w:p w14:paraId="5D88BF91" w14:textId="3BBF1006" w:rsidR="007D09F6" w:rsidRPr="003E3089" w:rsidRDefault="007D09F6" w:rsidP="003E3089">
      <w:pPr>
        <w:spacing w:line="480" w:lineRule="auto"/>
        <w:rPr>
          <w:rFonts w:cstheme="minorHAnsi"/>
        </w:rPr>
      </w:pPr>
    </w:p>
    <w:p w14:paraId="702E7B42" w14:textId="46416486" w:rsidR="00FC298F" w:rsidRPr="003E3089" w:rsidRDefault="00FC298F" w:rsidP="003E3089">
      <w:pPr>
        <w:keepNext/>
        <w:spacing w:line="480" w:lineRule="auto"/>
        <w:rPr>
          <w:rFonts w:cstheme="minorHAnsi"/>
        </w:rPr>
      </w:pPr>
      <m:oMathPara>
        <m:oMath>
          <m:r>
            <w:rPr>
              <w:rFonts w:ascii="Cambria Math" w:hAnsi="Cambria Math" w:cstheme="minorHAnsi"/>
            </w:rPr>
            <m:t>RMS=</m:t>
          </m:r>
          <m:rad>
            <m:radPr>
              <m:degHide m:val="1"/>
              <m:ctrlPr>
                <w:rPr>
                  <w:rFonts w:ascii="Cambria Math" w:hAnsi="Cambria Math" w:cstheme="minorHAnsi"/>
                </w:rPr>
              </m:ctrlPr>
            </m:radPr>
            <m:deg>
              <m:ctrlPr>
                <w:rPr>
                  <w:rFonts w:ascii="Cambria Math" w:hAnsi="Cambria Math" w:cstheme="minorHAnsi"/>
                  <w:i/>
                </w:rPr>
              </m:ctrlPr>
            </m:deg>
            <m:e>
              <m:f>
                <m:fPr>
                  <m:ctrlPr>
                    <w:rPr>
                      <w:rFonts w:ascii="Cambria Math" w:hAnsi="Cambria Math" w:cstheme="minorHAnsi"/>
                    </w:rPr>
                  </m:ctrlPr>
                </m:fPr>
                <m:num>
                  <m:r>
                    <m:rPr>
                      <m:sty m:val="p"/>
                    </m:rPr>
                    <w:rPr>
                      <w:rFonts w:ascii="Cambria Math" w:hAnsi="Cambria Math" w:cstheme="minorHAnsi"/>
                    </w:rPr>
                    <m:t>∑</m:t>
                  </m:r>
                  <m:r>
                    <w:rPr>
                      <w:rFonts w:ascii="Cambria Math" w:hAnsi="Cambria Math" w:cstheme="minorHAnsi"/>
                    </w:rPr>
                    <m:t>|y-</m:t>
                  </m:r>
                  <m:acc>
                    <m:accPr>
                      <m:ctrlPr>
                        <w:rPr>
                          <w:rFonts w:ascii="Cambria Math" w:hAnsi="Cambria Math" w:cstheme="minorHAnsi"/>
                        </w:rPr>
                      </m:ctrlPr>
                    </m:accPr>
                    <m:e>
                      <m:r>
                        <w:rPr>
                          <w:rFonts w:ascii="Cambria Math" w:hAnsi="Cambria Math" w:cstheme="minorHAnsi"/>
                        </w:rPr>
                        <m:t>y</m:t>
                      </m:r>
                    </m:e>
                  </m:acc>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ctrlPr>
                    <w:rPr>
                      <w:rFonts w:ascii="Cambria Math" w:hAnsi="Cambria Math" w:cstheme="minorHAnsi"/>
                      <w:i/>
                    </w:rPr>
                  </m:ctrlPr>
                </m:num>
                <m:den>
                  <m:r>
                    <w:rPr>
                      <w:rFonts w:ascii="Cambria Math" w:hAnsi="Cambria Math" w:cstheme="minorHAnsi"/>
                    </w:rPr>
                    <m:t>N</m:t>
                  </m:r>
                  <m:ctrlPr>
                    <w:rPr>
                      <w:rFonts w:ascii="Cambria Math" w:hAnsi="Cambria Math" w:cstheme="minorHAnsi"/>
                      <w:i/>
                    </w:rPr>
                  </m:ctrlPr>
                </m:den>
              </m:f>
            </m:e>
          </m:rad>
        </m:oMath>
      </m:oMathPara>
    </w:p>
    <w:p w14:paraId="510155FA" w14:textId="30BE5759" w:rsidR="00FC298F" w:rsidRPr="003E3089" w:rsidRDefault="00FC298F" w:rsidP="003E3089">
      <w:pPr>
        <w:pStyle w:val="Caption"/>
        <w:spacing w:line="480" w:lineRule="auto"/>
        <w:jc w:val="right"/>
        <w:rPr>
          <w:rFonts w:cstheme="minorHAnsi"/>
        </w:rPr>
      </w:pPr>
      <w:r w:rsidRPr="003E3089">
        <w:rPr>
          <w:rFonts w:cstheme="minorHAnsi"/>
        </w:rPr>
        <w:t>(7)</w:t>
      </w:r>
    </w:p>
    <w:p w14:paraId="6E627729" w14:textId="6AE1DC8A" w:rsidR="00F26A81" w:rsidRPr="003E3089" w:rsidRDefault="00F26A81" w:rsidP="003E3089">
      <w:pPr>
        <w:pStyle w:val="Heading1"/>
        <w:spacing w:line="480" w:lineRule="auto"/>
        <w:rPr>
          <w:rFonts w:asciiTheme="minorHAnsi" w:hAnsiTheme="minorHAnsi" w:cstheme="minorHAnsi"/>
        </w:rPr>
      </w:pPr>
      <w:r w:rsidRPr="003E3089">
        <w:rPr>
          <w:rFonts w:asciiTheme="minorHAnsi" w:hAnsiTheme="minorHAnsi" w:cstheme="minorHAnsi"/>
        </w:rPr>
        <w:t>III. Results</w:t>
      </w:r>
    </w:p>
    <w:p w14:paraId="5A352B7E" w14:textId="26736E87"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3.1 – Simulated Phantoms</w:t>
      </w:r>
    </w:p>
    <w:p w14:paraId="35640AE2" w14:textId="17888184"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3.1.1</w:t>
      </w:r>
      <w:ins w:id="413" w:author="Mike Black" w:date="2022-12-30T18:30:00Z">
        <w:r w:rsidR="00320429">
          <w:rPr>
            <w:rFonts w:asciiTheme="minorHAnsi" w:hAnsiTheme="minorHAnsi" w:cstheme="minorHAnsi"/>
          </w:rPr>
          <w:t xml:space="preserve"> – A</w:t>
        </w:r>
      </w:ins>
      <w:del w:id="414" w:author="Mike Black" w:date="2022-12-30T18:30:00Z">
        <w:r w:rsidRPr="003E3089" w:rsidDel="00320429">
          <w:rPr>
            <w:rFonts w:asciiTheme="minorHAnsi" w:hAnsiTheme="minorHAnsi" w:cstheme="minorHAnsi"/>
          </w:rPr>
          <w:delText xml:space="preserve"> - A</w:delText>
        </w:r>
      </w:del>
      <w:r w:rsidRPr="003E3089">
        <w:rPr>
          <w:rFonts w:asciiTheme="minorHAnsi" w:hAnsiTheme="minorHAnsi" w:cstheme="minorHAnsi"/>
        </w:rPr>
        <w:t>ccuracy</w:t>
      </w:r>
    </w:p>
    <w:p w14:paraId="4297D6AC" w14:textId="35AA9A05" w:rsidR="00F26A81" w:rsidRPr="003E3089" w:rsidRDefault="00F26A81" w:rsidP="003E3089">
      <w:pPr>
        <w:spacing w:line="480" w:lineRule="auto"/>
        <w:rPr>
          <w:rFonts w:cstheme="minorHAnsi"/>
        </w:rPr>
      </w:pPr>
      <w:proofErr w:type="spellStart"/>
      <w:r w:rsidRPr="00F26A81">
        <w:rPr>
          <w:rFonts w:cstheme="minorHAnsi"/>
        </w:rPr>
        <w:t>Agatson</w:t>
      </w:r>
      <w:proofErr w:type="spellEnd"/>
      <w:r w:rsidRPr="00F26A81">
        <w:rPr>
          <w:rFonts w:cstheme="minorHAnsi"/>
        </w:rPr>
        <w:t xml:space="preserve"> scoring, integrated calcium mass, and volume fraction calcium mass can calculate mass directly, making the comparison between known mass and those techniques straightforward. The spatially weighted approach produces an arbitrary score correlated with the </w:t>
      </w:r>
      <w:proofErr w:type="spellStart"/>
      <w:r w:rsidRPr="00F26A81">
        <w:rPr>
          <w:rFonts w:cstheme="minorHAnsi"/>
        </w:rPr>
        <w:t>Agatston</w:t>
      </w:r>
      <w:proofErr w:type="spellEnd"/>
      <w:r w:rsidRPr="00F26A81">
        <w:rPr>
          <w:rFonts w:cstheme="minorHAnsi"/>
        </w:rPr>
        <w:t xml:space="preserve"> score </w:t>
      </w:r>
      <w:r w:rsidR="00346E71">
        <w:rPr>
          <w:rFonts w:cstheme="minorHAnsi"/>
        </w:rPr>
        <w:fldChar w:fldCharType="begin"/>
      </w:r>
      <w:r w:rsidR="00346E71">
        <w:rPr>
          <w:rFonts w:cstheme="minorHAnsi"/>
        </w:rPr>
        <w:instrText xml:space="preserve"> ADDIN ZOTERO_ITEM CSL_CITATION {"citationID":"uayf6KfR","properties":{"formattedCitation":"(Liang et al., 2012; Shea et al., 2021)","plainCitation":"(Liang et al., 2012; Shea et al., 2021)","noteIndex":0},"citationItems":[{"id":184,"uris":["http://zotero.org/users/6884353/items/CR5WAUNS"],"itemData":{"id":184,"type":"article-journal","abstract":"BACKGROUND: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346E71">
        <w:rPr>
          <w:rFonts w:cstheme="minorHAnsi"/>
        </w:rPr>
        <w:fldChar w:fldCharType="separate"/>
      </w:r>
      <w:r w:rsidR="00346E71">
        <w:rPr>
          <w:rFonts w:cstheme="minorHAnsi"/>
          <w:noProof/>
        </w:rPr>
        <w:t>(Liang et al., 2012; Shea et al., 2021)</w:t>
      </w:r>
      <w:r w:rsidR="00346E71">
        <w:rPr>
          <w:rFonts w:cstheme="minorHAnsi"/>
        </w:rPr>
        <w:fldChar w:fldCharType="end"/>
      </w:r>
      <w:r w:rsidRPr="00F26A81">
        <w:rPr>
          <w:rFonts w:cstheme="minorHAnsi"/>
        </w:rPr>
        <w:t>. A mass calculation derived from spatially weighted calcium scoring is not practical due to the lack of thresholding in the spatially weighted technique.</w:t>
      </w:r>
    </w:p>
    <w:p w14:paraId="0AC4D079" w14:textId="77777777" w:rsidR="00F26A81" w:rsidRPr="00F26A81" w:rsidRDefault="00F26A81" w:rsidP="003E3089">
      <w:pPr>
        <w:spacing w:line="480" w:lineRule="auto"/>
        <w:rPr>
          <w:rFonts w:cstheme="minorHAnsi"/>
        </w:rPr>
      </w:pPr>
    </w:p>
    <w:p w14:paraId="56136E22" w14:textId="3B7E69C7" w:rsidR="00F26A81" w:rsidRPr="003E3089" w:rsidRDefault="00F26A81" w:rsidP="003E3089">
      <w:pPr>
        <w:spacing w:line="480" w:lineRule="auto"/>
        <w:rPr>
          <w:rFonts w:cstheme="minorHAnsi"/>
        </w:rPr>
      </w:pPr>
      <w:r w:rsidRPr="00F26A81">
        <w:rPr>
          <w:rFonts w:cstheme="minorHAnsi"/>
        </w:rPr>
        <w:t xml:space="preserve">Linear regression was performed for integrated calcium mass, volume fraction calcium mass, and </w:t>
      </w:r>
      <w:proofErr w:type="spellStart"/>
      <w:r w:rsidRPr="00F26A81">
        <w:rPr>
          <w:rFonts w:cstheme="minorHAnsi"/>
        </w:rPr>
        <w:t>Agatston</w:t>
      </w:r>
      <w:proofErr w:type="spellEnd"/>
      <w:r w:rsidRPr="00F26A81">
        <w:rPr>
          <w:rFonts w:cstheme="minorHAnsi"/>
        </w:rPr>
        <w:t xml:space="preserve"> scoring against known calcium mass on all </w:t>
      </w:r>
      <w:proofErr w:type="gramStart"/>
      <w:r w:rsidRPr="00F26A81">
        <w:rPr>
          <w:rFonts w:cstheme="minorHAnsi"/>
        </w:rPr>
        <w:t>stationary</w:t>
      </w:r>
      <w:proofErr w:type="gramEnd"/>
      <w:r w:rsidRPr="00F26A81">
        <w:rPr>
          <w:rFonts w:cstheme="minorHAnsi"/>
        </w:rPr>
        <w:t xml:space="preserve"> and motion-affected simulated phantoms. The low-density and normal-density phantoms were examined separately.</w:t>
      </w:r>
    </w:p>
    <w:p w14:paraId="7BACDD7E" w14:textId="77777777" w:rsidR="00F26A81" w:rsidRPr="00F26A81" w:rsidRDefault="00F26A81" w:rsidP="003E3089">
      <w:pPr>
        <w:spacing w:line="480" w:lineRule="auto"/>
        <w:rPr>
          <w:rFonts w:cstheme="minorHAnsi"/>
        </w:rPr>
      </w:pPr>
    </w:p>
    <w:p w14:paraId="4274EC89" w14:textId="781F3246" w:rsidR="00F26A81" w:rsidRPr="003E3089" w:rsidRDefault="00F26A81" w:rsidP="003E3089">
      <w:pPr>
        <w:spacing w:line="480" w:lineRule="auto"/>
        <w:rPr>
          <w:rFonts w:cstheme="minorHAnsi"/>
        </w:rPr>
      </w:pPr>
      <w:r w:rsidRPr="00F26A81">
        <w:rPr>
          <w:rFonts w:cstheme="minorHAnsi"/>
        </w:rPr>
        <w:t>The correlation coefficient (r</w:t>
      </w:r>
      <w:r w:rsidR="000C359D" w:rsidRPr="000C359D">
        <w:rPr>
          <w:rFonts w:cstheme="minorHAnsi"/>
          <w:vertAlign w:val="superscript"/>
        </w:rPr>
        <w:t>2</w:t>
      </w:r>
      <w:r w:rsidRPr="00F26A81">
        <w:rPr>
          <w:rFonts w:cstheme="minorHAnsi"/>
        </w:rPr>
        <w:t xml:space="preserve">), RMSE, and RMSD values were calculated for </w:t>
      </w:r>
      <w:proofErr w:type="spellStart"/>
      <w:r w:rsidRPr="00F26A81">
        <w:rPr>
          <w:rFonts w:cstheme="minorHAnsi"/>
        </w:rPr>
        <w:t>Agatston</w:t>
      </w:r>
      <w:proofErr w:type="spellEnd"/>
      <w:r w:rsidRPr="00F26A81">
        <w:rPr>
          <w:rFonts w:cstheme="minorHAnsi"/>
        </w:rPr>
        <w:t xml:space="preserve"> scoring, integrated calcium mass, and volume fraction calcium mass. Linear regression </w:t>
      </w:r>
      <w:r w:rsidR="000C359D">
        <w:rPr>
          <w:rFonts w:cstheme="minorHAnsi"/>
        </w:rPr>
        <w:t>was performed based on</w:t>
      </w:r>
      <w:r w:rsidRPr="00F26A81">
        <w:rPr>
          <w:rFonts w:cstheme="minorHAnsi"/>
        </w:rPr>
        <w:t xml:space="preserve"> the known calcium mass as the reference. Integrated calcium mass on normal-density phantoms produced an r-correlation coefficient, RMSE, and RMSD value of 1.000, 0.677 mg, and 0.602 mg, respectively. Volume </w:t>
      </w:r>
      <w:r w:rsidRPr="00F26A81">
        <w:rPr>
          <w:rFonts w:cstheme="minorHAnsi"/>
        </w:rPr>
        <w:lastRenderedPageBreak/>
        <w:t xml:space="preserve">fraction calcium mass on normal-density phantoms produced an r-correlation coefficient, RMSE, and RMSD value of 1.000, 0.609 mg, and 0.599 mg, respectively. </w:t>
      </w:r>
      <w:proofErr w:type="spellStart"/>
      <w:r w:rsidRPr="00F26A81">
        <w:rPr>
          <w:rFonts w:cstheme="minorHAnsi"/>
        </w:rPr>
        <w:t>Agatston</w:t>
      </w:r>
      <w:proofErr w:type="spellEnd"/>
      <w:r w:rsidRPr="00F26A81">
        <w:rPr>
          <w:rFonts w:cstheme="minorHAnsi"/>
        </w:rPr>
        <w:t xml:space="preserve"> scoring on normal-density phantoms produced an r-correlation coefficient, RMSE, and RMSD value of 1.000, 1.650 mg, and 0.906 mg, respectively. All normal-density accuracy measurements</w:t>
      </w:r>
      <w:ins w:id="415" w:author="Mike Black" w:date="2022-12-31T12:13:00Z">
        <w:r w:rsidR="006D1549">
          <w:rPr>
            <w:rFonts w:cstheme="minorHAnsi"/>
          </w:rPr>
          <w:t xml:space="preserve"> </w:t>
        </w:r>
      </w:ins>
      <w:ins w:id="416" w:author="Mike Black" w:date="2022-12-31T12:14:00Z">
        <w:r w:rsidR="006D1549">
          <w:rPr>
            <w:rFonts w:cstheme="minorHAnsi"/>
          </w:rPr>
          <w:t xml:space="preserve">on the stationary phantoms </w:t>
        </w:r>
      </w:ins>
      <w:del w:id="417" w:author="Mike Black" w:date="2022-12-31T12:13:00Z">
        <w:r w:rsidRPr="00F26A81" w:rsidDel="006D1549">
          <w:rPr>
            <w:rFonts w:cstheme="minorHAnsi"/>
          </w:rPr>
          <w:delText xml:space="preserve"> </w:delText>
        </w:r>
      </w:del>
      <w:r w:rsidRPr="00F26A81">
        <w:rPr>
          <w:rFonts w:cstheme="minorHAnsi"/>
        </w:rPr>
        <w:t>are shown in Table 4.</w:t>
      </w:r>
    </w:p>
    <w:p w14:paraId="4CAB1A9A" w14:textId="77777777" w:rsidR="00F26A81" w:rsidRPr="00F26A81" w:rsidRDefault="00F26A81" w:rsidP="003E3089">
      <w:pPr>
        <w:spacing w:line="480" w:lineRule="auto"/>
        <w:rPr>
          <w:rFonts w:cstheme="minorHAnsi"/>
        </w:rPr>
      </w:pPr>
    </w:p>
    <w:p w14:paraId="1AA329F9" w14:textId="77777777" w:rsidR="00F26A81" w:rsidRPr="00F26A81" w:rsidRDefault="00F26A81" w:rsidP="003E3089">
      <w:pPr>
        <w:spacing w:line="480" w:lineRule="auto"/>
        <w:rPr>
          <w:rFonts w:cstheme="minorHAnsi"/>
        </w:rPr>
      </w:pPr>
      <w:r w:rsidRPr="00F26A81">
        <w:rPr>
          <w:rFonts w:cstheme="minorHAnsi"/>
        </w:rPr>
        <w:t xml:space="preserve">Integrated calcium mass on low-density phantoms (Fig. 4A) produced an r-correlation coefficient, RMSE, and RMSD value of 0.991, 0.495 mg, and 0.494 mg, respectively. Volume fraction calcium mass on low-density phantoms (Fig. 4B) produced an r-correlation coefficient, RMSE, and RMSD value of 0.989, 0.585 mg, and 0.575 mg, respectively. </w:t>
      </w:r>
      <w:proofErr w:type="spellStart"/>
      <w:r w:rsidRPr="00F26A81">
        <w:rPr>
          <w:rFonts w:cstheme="minorHAnsi"/>
        </w:rPr>
        <w:t>Agatston</w:t>
      </w:r>
      <w:proofErr w:type="spellEnd"/>
      <w:r w:rsidRPr="00F26A81">
        <w:rPr>
          <w:rFonts w:cstheme="minorHAnsi"/>
        </w:rPr>
        <w:t xml:space="preserve"> scoring on low-density phantoms (Fig. 4C) produced an r-correlation coefficient, RMSE, and RMSD value of 0.789, 3.509 mg, and 2.240 mg, respectively.</w:t>
      </w:r>
    </w:p>
    <w:p w14:paraId="008E0602" w14:textId="70C13342" w:rsidR="00F26A81" w:rsidRPr="003E3089" w:rsidRDefault="00F26A81" w:rsidP="003E3089">
      <w:pPr>
        <w:spacing w:line="480" w:lineRule="auto"/>
        <w:rPr>
          <w:rFonts w:cstheme="minorHAnsi"/>
        </w:rPr>
      </w:pPr>
      <w:r w:rsidRPr="00F26A81">
        <w:rPr>
          <w:rFonts w:cstheme="minorHAnsi"/>
        </w:rPr>
        <w:t>A similar analysis was performed for all motion-affected phantoms</w:t>
      </w:r>
      <w:r w:rsidR="00120951">
        <w:rPr>
          <w:rFonts w:cstheme="minorHAnsi"/>
        </w:rPr>
        <w:t>,</w:t>
      </w:r>
      <w:r w:rsidR="009B7DBB">
        <w:rPr>
          <w:rFonts w:cstheme="minorHAnsi"/>
        </w:rPr>
        <w:t xml:space="preserve"> which</w:t>
      </w:r>
      <w:r w:rsidRPr="00F26A81">
        <w:rPr>
          <w:rFonts w:cstheme="minorHAnsi"/>
        </w:rPr>
        <w:t xml:space="preserve"> can be seen in Table </w:t>
      </w:r>
      <w:ins w:id="418" w:author="Mike Black" w:date="2022-12-31T12:14:00Z">
        <w:r w:rsidR="00491768">
          <w:rPr>
            <w:rFonts w:cstheme="minorHAnsi"/>
          </w:rPr>
          <w:t>5</w:t>
        </w:r>
      </w:ins>
      <w:del w:id="419" w:author="Mike Black" w:date="2022-12-31T12:14:00Z">
        <w:r w:rsidRPr="00F26A81" w:rsidDel="00491768">
          <w:rPr>
            <w:rFonts w:cstheme="minorHAnsi"/>
          </w:rPr>
          <w:delText>4</w:delText>
        </w:r>
      </w:del>
      <w:r w:rsidR="00B7380F">
        <w:rPr>
          <w:rFonts w:cstheme="minorHAnsi"/>
        </w:rPr>
        <w:t xml:space="preserve">. </w:t>
      </w:r>
      <w:r w:rsidRPr="00F26A81">
        <w:rPr>
          <w:rFonts w:cstheme="minorHAnsi"/>
        </w:rPr>
        <w:t xml:space="preserve">The trend </w:t>
      </w:r>
      <w:r w:rsidR="00B124E2">
        <w:rPr>
          <w:rFonts w:cstheme="minorHAnsi"/>
        </w:rPr>
        <w:t xml:space="preserve">for motion-affected data </w:t>
      </w:r>
      <w:r w:rsidRPr="00F26A81">
        <w:rPr>
          <w:rFonts w:cstheme="minorHAnsi"/>
        </w:rPr>
        <w:t xml:space="preserve">continued to show that integrated calcium mass and volume fraction calcium mass outperformed </w:t>
      </w:r>
      <w:proofErr w:type="spellStart"/>
      <w:r w:rsidRPr="00F26A81">
        <w:rPr>
          <w:rFonts w:cstheme="minorHAnsi"/>
        </w:rPr>
        <w:t>Agatston</w:t>
      </w:r>
      <w:proofErr w:type="spellEnd"/>
      <w:r w:rsidRPr="00F26A81">
        <w:rPr>
          <w:rFonts w:cstheme="minorHAnsi"/>
        </w:rPr>
        <w:t xml:space="preserve"> scoring for both low-density and normal-density phantoms.</w:t>
      </w:r>
    </w:p>
    <w:p w14:paraId="39C0F33B" w14:textId="3A3FF93F" w:rsidR="00F26A81" w:rsidRPr="003E3089" w:rsidRDefault="00F26A81" w:rsidP="003E3089">
      <w:pPr>
        <w:spacing w:line="480" w:lineRule="auto"/>
        <w:rPr>
          <w:rFonts w:cstheme="minorHAnsi"/>
        </w:rPr>
      </w:pPr>
    </w:p>
    <w:p w14:paraId="4349C56C" w14:textId="75CC532E"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7E9022C6" wp14:editId="7A9308FA">
            <wp:extent cx="5080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0000" cy="3810000"/>
                    </a:xfrm>
                    <a:prstGeom prst="rect">
                      <a:avLst/>
                    </a:prstGeom>
                  </pic:spPr>
                </pic:pic>
              </a:graphicData>
            </a:graphic>
          </wp:inline>
        </w:drawing>
      </w:r>
    </w:p>
    <w:p w14:paraId="3AA00F5C" w14:textId="536A5182" w:rsidR="00F26A81" w:rsidRPr="00F26A81" w:rsidRDefault="00F26A81" w:rsidP="003E3089">
      <w:pPr>
        <w:spacing w:line="480" w:lineRule="auto"/>
        <w:jc w:val="center"/>
        <w:rPr>
          <w:rFonts w:cstheme="minorHAnsi"/>
        </w:rPr>
      </w:pPr>
      <w:r w:rsidRPr="00F26A81">
        <w:rPr>
          <w:rFonts w:cstheme="minorHAnsi"/>
        </w:rPr>
        <w:t xml:space="preserve">Fig. 4 Shows the linear regression analysis comparing measured calcium to the known calcium for the low-density (25, 50, 100 </w:t>
      </w:r>
      <w:r w:rsidR="00AB5465" w:rsidRPr="003E3089">
        <w:rPr>
          <w:rFonts w:cstheme="minorHAnsi"/>
        </w:rPr>
        <w:t>mgHAcm</w:t>
      </w:r>
      <w:r w:rsidR="00AB5465" w:rsidRPr="00270D55">
        <w:rPr>
          <w:rFonts w:cstheme="minorHAnsi"/>
          <w:vertAlign w:val="superscript"/>
        </w:rPr>
        <w:t>-3</w:t>
      </w:r>
      <w:r w:rsidRPr="00F26A81">
        <w:rPr>
          <w:rFonts w:cstheme="minorHAnsi"/>
        </w:rPr>
        <w:t xml:space="preserve">) stationary phantoms. Every tube voltage (80, 100, 120, 135 kV) and size (small, medium, large) is included in the analysis. (A) shows the results of integrated calcium mass. (B) shows the results of the volume fraction method. (C) shows the results of </w:t>
      </w:r>
      <w:proofErr w:type="spellStart"/>
      <w:r w:rsidRPr="00F26A81">
        <w:rPr>
          <w:rFonts w:cstheme="minorHAnsi"/>
        </w:rPr>
        <w:t>Agatston</w:t>
      </w:r>
      <w:proofErr w:type="spellEnd"/>
      <w:r w:rsidRPr="00F26A81">
        <w:rPr>
          <w:rFonts w:cstheme="minorHAnsi"/>
        </w:rPr>
        <w:t xml:space="preserve"> mass scoring. The best fit line, along with the root mean squared error</w:t>
      </w:r>
      <w:ins w:id="420" w:author="Molloi, Sabee" w:date="2022-12-29T17:53:00Z">
        <w:r w:rsidR="00616562">
          <w:rPr>
            <w:rFonts w:cstheme="minorHAnsi"/>
          </w:rPr>
          <w:t xml:space="preserve"> </w:t>
        </w:r>
        <w:r w:rsidR="00E37248">
          <w:rPr>
            <w:rFonts w:cstheme="minorHAnsi"/>
          </w:rPr>
          <w:t>(RMSE)</w:t>
        </w:r>
      </w:ins>
      <w:r w:rsidRPr="00F26A81">
        <w:rPr>
          <w:rFonts w:cstheme="minorHAnsi"/>
        </w:rPr>
        <w:t xml:space="preserve"> and root mean squared deviation </w:t>
      </w:r>
      <w:ins w:id="421" w:author="Molloi, Sabee" w:date="2022-12-29T17:53:00Z">
        <w:r w:rsidR="00E37248">
          <w:rPr>
            <w:rFonts w:cstheme="minorHAnsi"/>
          </w:rPr>
          <w:t>(RMS</w:t>
        </w:r>
      </w:ins>
      <w:ins w:id="422" w:author="Molloi, Sabee" w:date="2022-12-29T17:54:00Z">
        <w:r w:rsidR="00E37248">
          <w:rPr>
            <w:rFonts w:cstheme="minorHAnsi"/>
          </w:rPr>
          <w:t xml:space="preserve">D) </w:t>
        </w:r>
      </w:ins>
      <w:r w:rsidRPr="00F26A81">
        <w:rPr>
          <w:rFonts w:cstheme="minorHAnsi"/>
        </w:rPr>
        <w:t>values are shown in each plot.</w:t>
      </w:r>
    </w:p>
    <w:p w14:paraId="778CE220" w14:textId="135B4286" w:rsidR="00F26A81" w:rsidRPr="003E3089" w:rsidRDefault="00F26A81" w:rsidP="003E3089">
      <w:pPr>
        <w:spacing w:line="480" w:lineRule="auto"/>
        <w:rPr>
          <w:rFonts w:cstheme="minorHAnsi"/>
        </w:rPr>
      </w:pPr>
    </w:p>
    <w:p w14:paraId="5432EC14" w14:textId="71ECB85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3.1.2 – Reproducibility</w:t>
      </w:r>
    </w:p>
    <w:p w14:paraId="51F1CB92" w14:textId="640875A8" w:rsidR="00F26A81" w:rsidRPr="003E3089" w:rsidRDefault="00F26A81" w:rsidP="003E3089">
      <w:pPr>
        <w:spacing w:line="480" w:lineRule="auto"/>
        <w:rPr>
          <w:rFonts w:cstheme="minorHAnsi"/>
        </w:rPr>
      </w:pPr>
      <w:r w:rsidRPr="00F26A81">
        <w:rPr>
          <w:rFonts w:cstheme="minorHAnsi"/>
        </w:rPr>
        <w:t xml:space="preserve">This study included another set of simulated images with identical geometry to understand how repeatable the four different calcium scoring techniques are. The only variation between the two groups of images comes from the random quantum noise associated with the simulation itself. First, all false-negative values were removed from the analysis and then the reproducibility of the results was </w:t>
      </w:r>
      <w:r w:rsidRPr="00F26A81">
        <w:rPr>
          <w:rFonts w:cstheme="minorHAnsi"/>
        </w:rPr>
        <w:lastRenderedPageBreak/>
        <w:t xml:space="preserve">calculated. Then the results for the stationary phantoms were plotted, comparing measurements from the first set of images against the second set of images for all four scoring techniques (Fig. 5). The RMSE and RMSD values for integrated calcium mass were 0.708 mg and 0.692 mg, respectively (Fig. 5A). The RMSE and RMSD values for volume fraction calcium mass were 0.783 mg and 0.776 mg, respectively (Fig. 5B). The RMSE and RMSD values for </w:t>
      </w:r>
      <w:proofErr w:type="spellStart"/>
      <w:r w:rsidRPr="00F26A81">
        <w:rPr>
          <w:rFonts w:cstheme="minorHAnsi"/>
        </w:rPr>
        <w:t>Agatston</w:t>
      </w:r>
      <w:proofErr w:type="spellEnd"/>
      <w:r w:rsidRPr="00F26A81">
        <w:rPr>
          <w:rFonts w:cstheme="minorHAnsi"/>
        </w:rPr>
        <w:t xml:space="preserve"> scoring were 0.982 mg and 0.980 mg, respectively (Fig. 5C). The RMSE and RMSD values for spatially weighted calcium scoring were 4.722 mg and 4.714 mg, respectively (Fig. 5D).</w:t>
      </w:r>
    </w:p>
    <w:p w14:paraId="3396A41F" w14:textId="77777777" w:rsidR="00F26A81" w:rsidRPr="00F26A81" w:rsidRDefault="00F26A81" w:rsidP="003E3089">
      <w:pPr>
        <w:spacing w:line="480" w:lineRule="auto"/>
        <w:rPr>
          <w:rFonts w:cstheme="minorHAnsi"/>
        </w:rPr>
      </w:pPr>
    </w:p>
    <w:p w14:paraId="441B83EB" w14:textId="23940B1F" w:rsidR="00F26A81" w:rsidRPr="00F26A81" w:rsidRDefault="00F26A81" w:rsidP="003E3089">
      <w:pPr>
        <w:spacing w:line="480" w:lineRule="auto"/>
        <w:rPr>
          <w:rFonts w:cstheme="minorHAnsi"/>
        </w:rPr>
      </w:pPr>
      <w:r w:rsidRPr="00F26A81">
        <w:rPr>
          <w:rFonts w:cstheme="minorHAnsi"/>
        </w:rPr>
        <w:t xml:space="preserve">The correlation coefficient and best-fit line were also </w:t>
      </w:r>
      <w:r w:rsidR="00621D71">
        <w:rPr>
          <w:rFonts w:cstheme="minorHAnsi"/>
        </w:rPr>
        <w:t>calculated</w:t>
      </w:r>
      <w:r w:rsidRPr="00F26A81">
        <w:rPr>
          <w:rFonts w:cstheme="minorHAnsi"/>
        </w:rPr>
        <w:t xml:space="preserve"> for each calcium scoring technique and are shown in Table 4. The results were then repeated for the motion-affected simulated phantom data. Again, similar trends were seen in reproducibility analysis for both the stationary </w:t>
      </w:r>
      <w:ins w:id="423" w:author="Mike Black" w:date="2022-12-31T12:14:00Z">
        <w:r w:rsidR="00AA76B0">
          <w:rPr>
            <w:rFonts w:cstheme="minorHAnsi"/>
          </w:rPr>
          <w:t xml:space="preserve">(Table 4) </w:t>
        </w:r>
      </w:ins>
      <w:r w:rsidRPr="00F26A81">
        <w:rPr>
          <w:rFonts w:cstheme="minorHAnsi"/>
        </w:rPr>
        <w:t>and motion-affected scans</w:t>
      </w:r>
      <w:ins w:id="424" w:author="Mike Black" w:date="2022-12-31T12:15:00Z">
        <w:r w:rsidR="00AA76B0">
          <w:rPr>
            <w:rFonts w:cstheme="minorHAnsi"/>
          </w:rPr>
          <w:t xml:space="preserve"> (Table 5)</w:t>
        </w:r>
      </w:ins>
      <w:del w:id="425" w:author="Mike Black" w:date="2022-12-31T12:15:00Z">
        <w:r w:rsidRPr="00F26A81" w:rsidDel="00AA76B0">
          <w:rPr>
            <w:rFonts w:cstheme="minorHAnsi"/>
          </w:rPr>
          <w:delText>. These results are shown in Table 4</w:delText>
        </w:r>
      </w:del>
      <w:r w:rsidRPr="00F26A81">
        <w:rPr>
          <w:rFonts w:cstheme="minorHAnsi"/>
        </w:rPr>
        <w:t>.</w:t>
      </w:r>
    </w:p>
    <w:p w14:paraId="21688E7D" w14:textId="3522F6EE" w:rsidR="00F26A81" w:rsidRPr="003E3089" w:rsidRDefault="00F26A81" w:rsidP="003E3089">
      <w:pPr>
        <w:spacing w:line="480" w:lineRule="auto"/>
        <w:rPr>
          <w:rFonts w:cstheme="minorHAnsi"/>
        </w:rPr>
      </w:pPr>
    </w:p>
    <w:p w14:paraId="1967CEBF" w14:textId="1325FAD6"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72D033CA" wp14:editId="572720E6">
            <wp:extent cx="5080000" cy="3810000"/>
            <wp:effectExtent l="0" t="0" r="0" b="0"/>
            <wp:docPr id="3" name="Picture 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scatter chart&#10;&#10;Description automatically generated"/>
                    <pic:cNvPicPr/>
                  </pic:nvPicPr>
                  <pic:blipFill>
                    <a:blip r:embed="rId12"/>
                    <a:stretch>
                      <a:fillRect/>
                    </a:stretch>
                  </pic:blipFill>
                  <pic:spPr>
                    <a:xfrm>
                      <a:off x="0" y="0"/>
                      <a:ext cx="5080000" cy="3810000"/>
                    </a:xfrm>
                    <a:prstGeom prst="rect">
                      <a:avLst/>
                    </a:prstGeom>
                  </pic:spPr>
                </pic:pic>
              </a:graphicData>
            </a:graphic>
          </wp:inline>
        </w:drawing>
      </w:r>
    </w:p>
    <w:p w14:paraId="03CFEF9B" w14:textId="1A0E1249" w:rsidR="00F26A81" w:rsidRPr="003E3089" w:rsidRDefault="00F26A81" w:rsidP="003E3089">
      <w:pPr>
        <w:spacing w:line="480" w:lineRule="auto"/>
        <w:jc w:val="center"/>
        <w:rPr>
          <w:rFonts w:cstheme="minorHAnsi"/>
        </w:rPr>
      </w:pPr>
      <w:r w:rsidRPr="00F26A81">
        <w:rPr>
          <w:rFonts w:cstheme="minorHAnsi"/>
        </w:rPr>
        <w:t xml:space="preserve">Fig. 5 Shows reproducibility measurements for all four scoring techniques on the stationary phantoms. Every tube voltage (80, 100, 120, 135 kV), size (small, medium, large), and density (low, normal) is included in the analysis. The measurements from the first set of images were plotted against the second set of images for each technique. Integrated mass (A), Volume fraction (B), </w:t>
      </w:r>
      <w:proofErr w:type="spellStart"/>
      <w:r w:rsidRPr="00F26A81">
        <w:rPr>
          <w:rFonts w:cstheme="minorHAnsi"/>
        </w:rPr>
        <w:t>Agatston</w:t>
      </w:r>
      <w:proofErr w:type="spellEnd"/>
      <w:r w:rsidRPr="00F26A81">
        <w:rPr>
          <w:rFonts w:cstheme="minorHAnsi"/>
        </w:rPr>
        <w:t xml:space="preserve"> mass scoring (C), and spatially weighted calcium scoring (D) are shown along with the root mean squared error </w:t>
      </w:r>
      <w:ins w:id="426" w:author="Molloi, Sabee" w:date="2022-12-29T17:59:00Z">
        <w:r w:rsidR="00D25CDB">
          <w:rPr>
            <w:rFonts w:cstheme="minorHAnsi"/>
          </w:rPr>
          <w:t>(RMSE)</w:t>
        </w:r>
        <w:r w:rsidR="00D25CDB" w:rsidRPr="00F26A81">
          <w:rPr>
            <w:rFonts w:cstheme="minorHAnsi"/>
          </w:rPr>
          <w:t xml:space="preserve"> </w:t>
        </w:r>
      </w:ins>
      <w:r w:rsidRPr="00F26A81">
        <w:rPr>
          <w:rFonts w:cstheme="minorHAnsi"/>
        </w:rPr>
        <w:t xml:space="preserve">and root mean squared deviation </w:t>
      </w:r>
      <w:ins w:id="427" w:author="Molloi, Sabee" w:date="2022-12-29T17:59:00Z">
        <w:r w:rsidR="00D25CDB">
          <w:rPr>
            <w:rFonts w:cstheme="minorHAnsi"/>
          </w:rPr>
          <w:t>(RMS</w:t>
        </w:r>
      </w:ins>
      <w:ins w:id="428" w:author="Molloi, Sabee" w:date="2022-12-29T18:00:00Z">
        <w:r w:rsidR="00AB0D44">
          <w:rPr>
            <w:rFonts w:cstheme="minorHAnsi"/>
          </w:rPr>
          <w:t>D</w:t>
        </w:r>
      </w:ins>
      <w:ins w:id="429" w:author="Molloi, Sabee" w:date="2022-12-29T17:59:00Z">
        <w:r w:rsidR="00D25CDB">
          <w:rPr>
            <w:rFonts w:cstheme="minorHAnsi"/>
          </w:rPr>
          <w:t>)</w:t>
        </w:r>
        <w:r w:rsidR="00D25CDB" w:rsidRPr="00F26A81">
          <w:rPr>
            <w:rFonts w:cstheme="minorHAnsi"/>
          </w:rPr>
          <w:t xml:space="preserve"> </w:t>
        </w:r>
      </w:ins>
      <w:r w:rsidRPr="00F26A81">
        <w:rPr>
          <w:rFonts w:cstheme="minorHAnsi"/>
        </w:rPr>
        <w:t>values.</w:t>
      </w:r>
    </w:p>
    <w:p w14:paraId="16E6C4E6" w14:textId="2E1C7270" w:rsidR="00F26A81" w:rsidRPr="003E3089" w:rsidRDefault="00F26A81" w:rsidP="003E3089">
      <w:pPr>
        <w:spacing w:line="480" w:lineRule="auto"/>
        <w:rPr>
          <w:rFonts w:cstheme="minorHAnsi"/>
        </w:rPr>
      </w:pPr>
    </w:p>
    <w:p w14:paraId="5C1DFF81" w14:textId="788220C8"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3.1.3 – Sensitivity and Specificity</w:t>
      </w:r>
    </w:p>
    <w:p w14:paraId="196D91D1" w14:textId="7F2852B5" w:rsidR="00F26A81" w:rsidRPr="003E3089" w:rsidRDefault="00F26A81" w:rsidP="003E3089">
      <w:pPr>
        <w:spacing w:line="480" w:lineRule="auto"/>
        <w:rPr>
          <w:rFonts w:cstheme="minorHAnsi"/>
        </w:rPr>
      </w:pPr>
      <w:r w:rsidRPr="00F26A81">
        <w:rPr>
          <w:rFonts w:cstheme="minorHAnsi"/>
        </w:rPr>
        <w:t xml:space="preserve">The percentage of false-negative (CAC=0) and false-positive (CAC&gt;0) scores was also calculated to understand the sensitivity and specificity of all four calcium scoring techniques. Any region containing known calcium that resulted in a CAC score of zero was determined to be a false-negative (CAC=0) score, and any region of pure background that resulted in a positive calcium score was determined to be a </w:t>
      </w:r>
      <w:r w:rsidRPr="00F26A81">
        <w:rPr>
          <w:rFonts w:cstheme="minorHAnsi"/>
        </w:rPr>
        <w:lastRenderedPageBreak/>
        <w:t xml:space="preserve">false-positive (CAC&gt;0) score. This was simple to obtain for </w:t>
      </w:r>
      <w:proofErr w:type="spellStart"/>
      <w:r w:rsidRPr="00F26A81">
        <w:rPr>
          <w:rFonts w:cstheme="minorHAnsi"/>
        </w:rPr>
        <w:t>Agatston</w:t>
      </w:r>
      <w:proofErr w:type="spellEnd"/>
      <w:r w:rsidRPr="00F26A81">
        <w:rPr>
          <w:rFonts w:cstheme="minorHAnsi"/>
        </w:rPr>
        <w:t xml:space="preserve"> scoring, as </w:t>
      </w:r>
      <w:proofErr w:type="spellStart"/>
      <w:r w:rsidRPr="00F26A81">
        <w:rPr>
          <w:rFonts w:cstheme="minorHAnsi"/>
        </w:rPr>
        <w:t>Agatston</w:t>
      </w:r>
      <w:proofErr w:type="spellEnd"/>
      <w:r w:rsidRPr="00F26A81">
        <w:rPr>
          <w:rFonts w:cstheme="minorHAnsi"/>
        </w:rPr>
        <w:t xml:space="preserve"> returns zero as a possible score.</w:t>
      </w:r>
    </w:p>
    <w:p w14:paraId="48F9DEA4" w14:textId="77777777" w:rsidR="00F26A81" w:rsidRPr="00F26A81" w:rsidRDefault="00F26A81" w:rsidP="003E3089">
      <w:pPr>
        <w:spacing w:line="480" w:lineRule="auto"/>
        <w:rPr>
          <w:rFonts w:cstheme="minorHAnsi"/>
        </w:rPr>
      </w:pPr>
    </w:p>
    <w:p w14:paraId="1B7FC97B" w14:textId="3170B52D" w:rsidR="00F26A81" w:rsidRPr="003E3089" w:rsidRDefault="00F26A81" w:rsidP="003E3089">
      <w:pPr>
        <w:spacing w:line="480" w:lineRule="auto"/>
        <w:rPr>
          <w:rFonts w:cstheme="minorHAnsi"/>
        </w:rPr>
      </w:pPr>
      <w:r w:rsidRPr="00F26A81">
        <w:rPr>
          <w:rFonts w:cstheme="minorHAnsi"/>
        </w:rPr>
        <w:t>For spatially weighted calcium scoring, the score is always greater than zero, making a score of zero impossible. This is unhelpful since noise will eventually become a dominating factor for low-density and small calcifications making it difficult to distinguish between a small amount of calcium and noise, so spatially weighted calcium scores for regions of pure background were calculated across all simulated phantoms</w:t>
      </w:r>
      <w:r w:rsidR="008B4F25">
        <w:rPr>
          <w:rFonts w:cstheme="minorHAnsi"/>
        </w:rPr>
        <w:t>. Then</w:t>
      </w:r>
      <w:r w:rsidR="00692CE0">
        <w:rPr>
          <w:rFonts w:cstheme="minorHAnsi"/>
        </w:rPr>
        <w:t xml:space="preserve"> the</w:t>
      </w:r>
      <w:r w:rsidRPr="00F26A81">
        <w:rPr>
          <w:rFonts w:cstheme="minorHAnsi"/>
        </w:rPr>
        <w:t xml:space="preserve"> mean and standard deviation of these scores </w:t>
      </w:r>
      <w:r w:rsidR="00CF712D">
        <w:rPr>
          <w:rFonts w:cstheme="minorHAnsi"/>
        </w:rPr>
        <w:t>was</w:t>
      </w:r>
      <w:r w:rsidRPr="00F26A81">
        <w:rPr>
          <w:rFonts w:cstheme="minorHAnsi"/>
        </w:rPr>
        <w:t xml:space="preserve"> </w:t>
      </w:r>
      <w:r w:rsidR="00C57E9D">
        <w:rPr>
          <w:rFonts w:cstheme="minorHAnsi"/>
        </w:rPr>
        <w:t>obtained</w:t>
      </w:r>
      <w:r w:rsidRPr="00F26A81">
        <w:rPr>
          <w:rFonts w:cstheme="minorHAnsi"/>
        </w:rPr>
        <w:t>. Any spatially weighted calcium score containing regions of known calcium that resulted in a score less than the mean background score plus one standard deviation was then considered a false-negative</w:t>
      </w:r>
      <w:r w:rsidR="005D7363">
        <w:rPr>
          <w:rFonts w:cstheme="minorHAnsi"/>
        </w:rPr>
        <w:t xml:space="preserve"> (CAC=0)</w:t>
      </w:r>
      <w:r w:rsidRPr="00F26A81">
        <w:rPr>
          <w:rFonts w:cstheme="minorHAnsi"/>
        </w:rPr>
        <w:t xml:space="preserve"> score. Likewise, any spatially weighted calcium </w:t>
      </w:r>
      <w:proofErr w:type="gramStart"/>
      <w:r w:rsidRPr="00F26A81">
        <w:rPr>
          <w:rFonts w:cstheme="minorHAnsi"/>
        </w:rPr>
        <w:t>score</w:t>
      </w:r>
      <w:proofErr w:type="gramEnd"/>
      <w:r w:rsidRPr="00F26A81">
        <w:rPr>
          <w:rFonts w:cstheme="minorHAnsi"/>
        </w:rPr>
        <w:t xml:space="preserve"> greater than the mean score of pure background plus one standard deviation was considered a false-positive (CAC&gt;0) score for regions containing only background.</w:t>
      </w:r>
    </w:p>
    <w:p w14:paraId="6F09A9BF" w14:textId="77777777" w:rsidR="00F26A81" w:rsidRPr="00F26A81" w:rsidRDefault="00F26A81" w:rsidP="003E3089">
      <w:pPr>
        <w:spacing w:line="480" w:lineRule="auto"/>
        <w:rPr>
          <w:rFonts w:cstheme="minorHAnsi"/>
        </w:rPr>
      </w:pPr>
    </w:p>
    <w:p w14:paraId="10614343" w14:textId="7AA20851" w:rsidR="00F26A81" w:rsidRPr="003E3089" w:rsidRDefault="00F26A81" w:rsidP="003E3089">
      <w:pPr>
        <w:spacing w:line="480" w:lineRule="auto"/>
        <w:rPr>
          <w:rFonts w:cstheme="minorHAnsi"/>
        </w:rPr>
      </w:pPr>
      <w:r w:rsidRPr="00F26A81">
        <w:rPr>
          <w:rFonts w:cstheme="minorHAnsi"/>
        </w:rPr>
        <w:t>A similar approach for determining false-negative (CAC=0) and false-positive (CAC&gt;0) scores was applied to integrated calcium mass and volume fraction calcium mass. Both calcium mass techniques result in real masses from </w:t>
      </w:r>
      <w:r w:rsidR="007041E2">
        <w:rPr>
          <w:rFonts w:cstheme="minorHAnsi"/>
        </w:rPr>
        <w:t>negative infinity to positive infinity</w:t>
      </w:r>
      <w:r w:rsidRPr="00F26A81">
        <w:rPr>
          <w:rFonts w:cstheme="minorHAnsi"/>
        </w:rPr>
        <w:t>. For low-density and small calcifications, the noise will dominate the calcium mass results</w:t>
      </w:r>
      <w:r w:rsidR="009C7402">
        <w:rPr>
          <w:rFonts w:cstheme="minorHAnsi"/>
        </w:rPr>
        <w:t>,</w:t>
      </w:r>
      <w:r w:rsidRPr="00F26A81">
        <w:rPr>
          <w:rFonts w:cstheme="minorHAnsi"/>
        </w:rPr>
        <w:t xml:space="preserve"> making it </w:t>
      </w:r>
      <w:r w:rsidR="002836B9">
        <w:rPr>
          <w:rFonts w:cstheme="minorHAnsi"/>
        </w:rPr>
        <w:t>important</w:t>
      </w:r>
      <w:r w:rsidRPr="00F26A81">
        <w:rPr>
          <w:rFonts w:cstheme="minorHAnsi"/>
        </w:rPr>
        <w:t xml:space="preserve"> to</w:t>
      </w:r>
      <w:r w:rsidR="002836B9">
        <w:rPr>
          <w:rFonts w:cstheme="minorHAnsi"/>
        </w:rPr>
        <w:t xml:space="preserve"> define a threshold that </w:t>
      </w:r>
      <w:r w:rsidR="009C7402">
        <w:rPr>
          <w:rFonts w:cstheme="minorHAnsi"/>
        </w:rPr>
        <w:t>can</w:t>
      </w:r>
      <w:r w:rsidRPr="00F26A81">
        <w:rPr>
          <w:rFonts w:cstheme="minorHAnsi"/>
        </w:rPr>
        <w:t xml:space="preserve"> distinguish between a small amount of calcium and noise</w:t>
      </w:r>
      <w:r w:rsidR="002836B9">
        <w:rPr>
          <w:rFonts w:cstheme="minorHAnsi"/>
        </w:rPr>
        <w:t xml:space="preserve">. </w:t>
      </w:r>
      <w:r w:rsidR="00E76BD9">
        <w:rPr>
          <w:rFonts w:cstheme="minorHAnsi"/>
        </w:rPr>
        <w:t>S</w:t>
      </w:r>
      <w:r w:rsidR="00E76BD9" w:rsidRPr="00F26A81">
        <w:rPr>
          <w:rFonts w:cstheme="minorHAnsi"/>
        </w:rPr>
        <w:t>o,</w:t>
      </w:r>
      <w:r w:rsidRPr="00F26A81">
        <w:rPr>
          <w:rFonts w:cstheme="minorHAnsi"/>
        </w:rPr>
        <w:t xml:space="preserve"> a mean and standard deviation mass </w:t>
      </w:r>
      <w:r w:rsidR="00E76BD9">
        <w:rPr>
          <w:rFonts w:cstheme="minorHAnsi"/>
        </w:rPr>
        <w:t xml:space="preserve">of background </w:t>
      </w:r>
      <w:r w:rsidRPr="00F26A81">
        <w:rPr>
          <w:rFonts w:cstheme="minorHAnsi"/>
        </w:rPr>
        <w:t xml:space="preserve">was obtained </w:t>
      </w:r>
      <w:r w:rsidR="009C7402">
        <w:rPr>
          <w:rFonts w:cstheme="minorHAnsi"/>
        </w:rPr>
        <w:t>similarly to</w:t>
      </w:r>
      <w:r w:rsidRPr="00F26A81">
        <w:rPr>
          <w:rFonts w:cstheme="minorHAnsi"/>
        </w:rPr>
        <w:t xml:space="preserve"> spatially weighted calcium scoring. Any integrated calcium mass or volume fraction calcium mass result containing regions of known calcium that resulted in a mass less than the mean background mass plus one standard deviation was then considered a false-negative </w:t>
      </w:r>
      <w:r w:rsidR="00551FE6">
        <w:rPr>
          <w:rFonts w:cstheme="minorHAnsi"/>
        </w:rPr>
        <w:t xml:space="preserve">(CAC=0) </w:t>
      </w:r>
      <w:r w:rsidRPr="00F26A81">
        <w:rPr>
          <w:rFonts w:cstheme="minorHAnsi"/>
        </w:rPr>
        <w:t>score. Likewise, integrated calcium mass or volume fraction calcium mass result</w:t>
      </w:r>
      <w:r w:rsidR="00582B95">
        <w:rPr>
          <w:rFonts w:cstheme="minorHAnsi"/>
        </w:rPr>
        <w:t>s</w:t>
      </w:r>
      <w:r w:rsidRPr="00F26A81">
        <w:rPr>
          <w:rFonts w:cstheme="minorHAnsi"/>
        </w:rPr>
        <w:t xml:space="preserve"> greater than the mean </w:t>
      </w:r>
      <w:r w:rsidRPr="00F26A81">
        <w:rPr>
          <w:rFonts w:cstheme="minorHAnsi"/>
        </w:rPr>
        <w:lastRenderedPageBreak/>
        <w:t>mass of pure background plus one standard deviation was considered a false-positive (CAC&gt;0) mass for regions containing only background.</w:t>
      </w:r>
    </w:p>
    <w:p w14:paraId="09BEDA14" w14:textId="77777777" w:rsidR="00F26A81" w:rsidRPr="00F26A81" w:rsidRDefault="00F26A81" w:rsidP="003E3089">
      <w:pPr>
        <w:spacing w:line="480" w:lineRule="auto"/>
        <w:rPr>
          <w:rFonts w:cstheme="minorHAnsi"/>
        </w:rPr>
      </w:pPr>
    </w:p>
    <w:p w14:paraId="7E5E1111" w14:textId="6FE8439F" w:rsidR="00F26A81" w:rsidRPr="00F26A81" w:rsidRDefault="00F26A81" w:rsidP="003E3089">
      <w:pPr>
        <w:spacing w:line="480" w:lineRule="auto"/>
        <w:rPr>
          <w:rFonts w:cstheme="minorHAnsi"/>
        </w:rPr>
      </w:pPr>
      <w:r w:rsidRPr="00F26A81">
        <w:rPr>
          <w:rFonts w:cstheme="minorHAnsi"/>
        </w:rPr>
        <w:t xml:space="preserve">The percentage of false-negative (CAC=0) and false-positive (CAC&gt;0) scores were then calculated for all four techniques. For the stationary simulated phantoms, integrated calcium mass and volume fraction calcium mass techniques produced the fewest false-negative (CAC=0) results (21 out of 216 scores), and spatially weighted calcium scoring produced the most (92 out of 216 scores). </w:t>
      </w:r>
      <w:proofErr w:type="spellStart"/>
      <w:r w:rsidRPr="00F26A81">
        <w:rPr>
          <w:rFonts w:cstheme="minorHAnsi"/>
        </w:rPr>
        <w:t>Agatson</w:t>
      </w:r>
      <w:proofErr w:type="spellEnd"/>
      <w:r w:rsidRPr="00F26A81">
        <w:rPr>
          <w:rFonts w:cstheme="minorHAnsi"/>
        </w:rPr>
        <w:t xml:space="preserve"> scoring produced a total of 84 false-negative (CAC=0) out of 216 scores. The integrated calcium mass and volume fraction calcium mass techniques produced </w:t>
      </w:r>
      <w:r w:rsidR="00C1631E">
        <w:rPr>
          <w:rFonts w:cstheme="minorHAnsi"/>
        </w:rPr>
        <w:t>eight</w:t>
      </w:r>
      <w:r w:rsidRPr="00F26A81">
        <w:rPr>
          <w:rFonts w:cstheme="minorHAnsi"/>
        </w:rPr>
        <w:t xml:space="preserve"> false-positive (CAC&gt;0) results out of 72 scores. Spatially weighted calcium scoring produced 12 false-positive (CAC&gt;0) out of 72 total scores, and </w:t>
      </w:r>
      <w:proofErr w:type="spellStart"/>
      <w:r w:rsidRPr="00F26A81">
        <w:rPr>
          <w:rFonts w:cstheme="minorHAnsi"/>
        </w:rPr>
        <w:t>Agatston</w:t>
      </w:r>
      <w:proofErr w:type="spellEnd"/>
      <w:r w:rsidRPr="00F26A81">
        <w:rPr>
          <w:rFonts w:cstheme="minorHAnsi"/>
        </w:rPr>
        <w:t xml:space="preserve"> scoring produced zero false-positive scores (CAC&gt;0). These results are shown in Fig. 6. Results for the sensitivity and specificity of each technique, evaluated on the motion-affected phantoms, are </w:t>
      </w:r>
      <w:r w:rsidR="00C1631E">
        <w:rPr>
          <w:rFonts w:cstheme="minorHAnsi"/>
        </w:rPr>
        <w:t>summarized</w:t>
      </w:r>
      <w:r w:rsidRPr="00F26A81">
        <w:rPr>
          <w:rFonts w:cstheme="minorHAnsi"/>
        </w:rPr>
        <w:t xml:space="preserve"> in Table </w:t>
      </w:r>
      <w:ins w:id="430" w:author="Mike Black" w:date="2022-12-31T12:15:00Z">
        <w:r w:rsidR="001F6599">
          <w:rPr>
            <w:rFonts w:cstheme="minorHAnsi"/>
          </w:rPr>
          <w:t>5</w:t>
        </w:r>
      </w:ins>
      <w:del w:id="431" w:author="Mike Black" w:date="2022-12-31T12:15:00Z">
        <w:r w:rsidRPr="00F26A81" w:rsidDel="001F6599">
          <w:rPr>
            <w:rFonts w:cstheme="minorHAnsi"/>
          </w:rPr>
          <w:delText>4</w:delText>
        </w:r>
      </w:del>
      <w:r w:rsidRPr="00F26A81">
        <w:rPr>
          <w:rFonts w:cstheme="minorHAnsi"/>
        </w:rPr>
        <w:t>.</w:t>
      </w:r>
    </w:p>
    <w:p w14:paraId="33308B86" w14:textId="77777777" w:rsidR="00F26A81" w:rsidRPr="003E3089" w:rsidRDefault="00F26A81" w:rsidP="003E3089">
      <w:pPr>
        <w:spacing w:line="480" w:lineRule="auto"/>
        <w:rPr>
          <w:rFonts w:cstheme="minorHAnsi"/>
        </w:rPr>
      </w:pPr>
    </w:p>
    <w:p w14:paraId="3314B112" w14:textId="56BCF0DC"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51FDA059" wp14:editId="09FD5545">
            <wp:extent cx="5080000" cy="50800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a:stretch>
                      <a:fillRect/>
                    </a:stretch>
                  </pic:blipFill>
                  <pic:spPr>
                    <a:xfrm>
                      <a:off x="0" y="0"/>
                      <a:ext cx="5080000" cy="5080000"/>
                    </a:xfrm>
                    <a:prstGeom prst="rect">
                      <a:avLst/>
                    </a:prstGeom>
                  </pic:spPr>
                </pic:pic>
              </a:graphicData>
            </a:graphic>
          </wp:inline>
        </w:drawing>
      </w:r>
    </w:p>
    <w:p w14:paraId="1C077A77" w14:textId="5B34C5D0" w:rsidR="00F26A81" w:rsidRDefault="00F26A81" w:rsidP="003E3089">
      <w:pPr>
        <w:spacing w:line="480" w:lineRule="auto"/>
        <w:jc w:val="center"/>
        <w:rPr>
          <w:ins w:id="432" w:author="Mike Black" w:date="2022-12-30T18:32:00Z"/>
          <w:rFonts w:cstheme="minorHAnsi"/>
        </w:rPr>
      </w:pPr>
      <w:r w:rsidRPr="00F26A81">
        <w:rPr>
          <w:rFonts w:cstheme="minorHAnsi"/>
        </w:rPr>
        <w:t>Fig 6. Shows the percentage of false-negative (CAC=0) and false-positive (CAC&gt;0) scores on the stationary phantoms. Every tube voltage (80, 100, 120, 135 kV), size (small, medium, large), and density (low, normal) is included in the analysis.</w:t>
      </w:r>
    </w:p>
    <w:p w14:paraId="1295AF95" w14:textId="6A7DCC95" w:rsidR="00471DAB" w:rsidRDefault="00471DAB" w:rsidP="003E3089">
      <w:pPr>
        <w:spacing w:line="480" w:lineRule="auto"/>
        <w:jc w:val="center"/>
        <w:rPr>
          <w:ins w:id="433" w:author="Mike Black" w:date="2022-12-31T12:22:00Z"/>
          <w:rFonts w:cstheme="minorHAnsi"/>
        </w:rPr>
      </w:pPr>
    </w:p>
    <w:p w14:paraId="771E6E28" w14:textId="5D70B715" w:rsidR="00272071" w:rsidRDefault="00272071" w:rsidP="003E3089">
      <w:pPr>
        <w:spacing w:line="480" w:lineRule="auto"/>
        <w:jc w:val="center"/>
        <w:rPr>
          <w:ins w:id="434" w:author="Mike Black" w:date="2022-12-31T12:22:00Z"/>
          <w:rFonts w:cstheme="minorHAnsi"/>
        </w:rPr>
      </w:pPr>
    </w:p>
    <w:p w14:paraId="482C88B4" w14:textId="6F8546B1" w:rsidR="00272071" w:rsidRDefault="00272071" w:rsidP="003E3089">
      <w:pPr>
        <w:spacing w:line="480" w:lineRule="auto"/>
        <w:jc w:val="center"/>
        <w:rPr>
          <w:ins w:id="435" w:author="Mike Black" w:date="2022-12-31T12:22:00Z"/>
          <w:rFonts w:cstheme="minorHAnsi"/>
        </w:rPr>
      </w:pPr>
    </w:p>
    <w:p w14:paraId="66F5E451" w14:textId="0244E68C" w:rsidR="00272071" w:rsidRDefault="00272071" w:rsidP="003E3089">
      <w:pPr>
        <w:spacing w:line="480" w:lineRule="auto"/>
        <w:jc w:val="center"/>
        <w:rPr>
          <w:ins w:id="436" w:author="Mike Black" w:date="2022-12-31T12:22:00Z"/>
          <w:rFonts w:cstheme="minorHAnsi"/>
        </w:rPr>
      </w:pPr>
    </w:p>
    <w:p w14:paraId="284D4AA6" w14:textId="2509EDB2" w:rsidR="00272071" w:rsidRDefault="00272071" w:rsidP="003E3089">
      <w:pPr>
        <w:spacing w:line="480" w:lineRule="auto"/>
        <w:jc w:val="center"/>
        <w:rPr>
          <w:ins w:id="437" w:author="Mike Black" w:date="2022-12-31T12:23:00Z"/>
          <w:rFonts w:cstheme="minorHAnsi"/>
        </w:rPr>
      </w:pPr>
    </w:p>
    <w:p w14:paraId="08F09E75" w14:textId="77777777" w:rsidR="00950992" w:rsidRPr="00F26A81" w:rsidRDefault="00950992" w:rsidP="003E3089">
      <w:pPr>
        <w:spacing w:line="480" w:lineRule="auto"/>
        <w:jc w:val="center"/>
        <w:rPr>
          <w:rFonts w:cstheme="minorHAnsi"/>
        </w:rPr>
      </w:pPr>
    </w:p>
    <w:tbl>
      <w:tblPr>
        <w:tblStyle w:val="PlainTable5"/>
        <w:tblW w:w="0" w:type="auto"/>
        <w:tblLook w:val="04A0" w:firstRow="1" w:lastRow="0" w:firstColumn="1" w:lastColumn="0" w:noHBand="0" w:noVBand="1"/>
        <w:tblPrChange w:id="438" w:author="Mike Black" w:date="2022-12-31T12:23:00Z">
          <w:tblPr>
            <w:tblStyle w:val="GridTable1Light"/>
            <w:tblW w:w="0" w:type="auto"/>
            <w:tblLook w:val="04A0" w:firstRow="1" w:lastRow="0" w:firstColumn="1" w:lastColumn="0" w:noHBand="0" w:noVBand="1"/>
          </w:tblPr>
        </w:tblPrChange>
      </w:tblPr>
      <w:tblGrid>
        <w:gridCol w:w="1641"/>
        <w:gridCol w:w="1114"/>
        <w:gridCol w:w="1227"/>
        <w:gridCol w:w="1791"/>
        <w:gridCol w:w="1090"/>
        <w:gridCol w:w="2020"/>
        <w:tblGridChange w:id="439">
          <w:tblGrid>
            <w:gridCol w:w="5"/>
            <w:gridCol w:w="1883"/>
            <w:gridCol w:w="112"/>
            <w:gridCol w:w="1150"/>
            <w:gridCol w:w="112"/>
            <w:gridCol w:w="1152"/>
            <w:gridCol w:w="316"/>
            <w:gridCol w:w="1482"/>
            <w:gridCol w:w="115"/>
            <w:gridCol w:w="999"/>
            <w:gridCol w:w="305"/>
            <w:gridCol w:w="1724"/>
            <w:gridCol w:w="5"/>
          </w:tblGrid>
        </w:tblGridChange>
      </w:tblGrid>
      <w:tr w:rsidR="00362A53" w:rsidRPr="003E3089" w14:paraId="61165459" w14:textId="77777777" w:rsidTr="00950992">
        <w:trPr>
          <w:cnfStyle w:val="100000000000" w:firstRow="1" w:lastRow="0" w:firstColumn="0" w:lastColumn="0" w:oddVBand="0" w:evenVBand="0" w:oddHBand="0" w:evenHBand="0" w:firstRowFirstColumn="0" w:firstRowLastColumn="0" w:lastRowFirstColumn="0" w:lastRowLastColumn="0"/>
          <w:ins w:id="440" w:author="Mike Black" w:date="2022-12-30T17:49:00Z"/>
          <w:trPrChange w:id="441" w:author="Mike Black" w:date="2022-12-31T12:23:00Z">
            <w:trPr>
              <w:gridBefore w:val="1"/>
              <w:gridAfter w:val="0"/>
            </w:trPr>
          </w:trPrChange>
        </w:trPr>
        <w:tc>
          <w:tcPr>
            <w:cnfStyle w:val="001000000100" w:firstRow="0" w:lastRow="0" w:firstColumn="1" w:lastColumn="0" w:oddVBand="0" w:evenVBand="0" w:oddHBand="0" w:evenHBand="0" w:firstRowFirstColumn="1" w:firstRowLastColumn="0" w:lastRowFirstColumn="0" w:lastRowLastColumn="0"/>
            <w:tcW w:w="0" w:type="dxa"/>
            <w:tcPrChange w:id="442" w:author="Mike Black" w:date="2022-12-31T12:23:00Z">
              <w:tcPr>
                <w:tcW w:w="1883" w:type="dxa"/>
                <w:shd w:val="clear" w:color="auto" w:fill="D0CECE" w:themeFill="background2" w:themeFillShade="E6"/>
              </w:tcPr>
            </w:tcPrChange>
          </w:tcPr>
          <w:p w14:paraId="22B8F97A" w14:textId="3E045532" w:rsidR="00362A53" w:rsidRPr="00272071" w:rsidRDefault="00362A53" w:rsidP="00950992">
            <w:pPr>
              <w:jc w:val="center"/>
              <w:cnfStyle w:val="101000000100" w:firstRow="1" w:lastRow="0" w:firstColumn="1" w:lastColumn="0" w:oddVBand="0" w:evenVBand="0" w:oddHBand="0" w:evenHBand="0" w:firstRowFirstColumn="1" w:firstRowLastColumn="0" w:lastRowFirstColumn="0" w:lastRowLastColumn="0"/>
              <w:rPr>
                <w:ins w:id="443" w:author="Mike Black" w:date="2022-12-30T17:49:00Z"/>
                <w:rFonts w:cstheme="minorHAnsi"/>
                <w:b/>
                <w:bCs/>
                <w:color w:val="000000" w:themeColor="text1"/>
                <w:sz w:val="24"/>
                <w:rPrChange w:id="444" w:author="Mike Black" w:date="2022-12-31T12:22:00Z">
                  <w:rPr>
                    <w:ins w:id="445" w:author="Mike Black" w:date="2022-12-30T17:49:00Z"/>
                    <w:rFonts w:cstheme="minorHAnsi"/>
                    <w:color w:val="000000" w:themeColor="text1"/>
                    <w:sz w:val="24"/>
                  </w:rPr>
                </w:rPrChange>
              </w:rPr>
            </w:pPr>
            <w:ins w:id="446" w:author="Mike Black" w:date="2022-12-30T17:49:00Z">
              <w:r w:rsidRPr="00272071">
                <w:rPr>
                  <w:rFonts w:cstheme="minorHAnsi"/>
                  <w:b/>
                  <w:bCs/>
                  <w:color w:val="000000" w:themeColor="text1"/>
                  <w:sz w:val="24"/>
                  <w:rPrChange w:id="447" w:author="Mike Black" w:date="2022-12-31T12:22:00Z">
                    <w:rPr>
                      <w:rFonts w:cstheme="minorHAnsi"/>
                      <w:color w:val="000000" w:themeColor="text1"/>
                      <w:sz w:val="24"/>
                    </w:rPr>
                  </w:rPrChange>
                </w:rPr>
                <w:lastRenderedPageBreak/>
                <w:t>Results</w:t>
              </w:r>
            </w:ins>
          </w:p>
        </w:tc>
        <w:tc>
          <w:tcPr>
            <w:tcW w:w="0" w:type="dxa"/>
            <w:tcPrChange w:id="448" w:author="Mike Black" w:date="2022-12-31T12:23:00Z">
              <w:tcPr>
                <w:tcW w:w="1262" w:type="dxa"/>
                <w:gridSpan w:val="2"/>
                <w:shd w:val="clear" w:color="auto" w:fill="D0CECE" w:themeFill="background2" w:themeFillShade="E6"/>
              </w:tcPr>
            </w:tcPrChange>
          </w:tcPr>
          <w:p w14:paraId="2D477EE2" w14:textId="77777777" w:rsidR="00362A53" w:rsidRPr="00272071" w:rsidRDefault="00362A53" w:rsidP="00C04DC4">
            <w:pPr>
              <w:jc w:val="center"/>
              <w:cnfStyle w:val="100000000000" w:firstRow="1" w:lastRow="0" w:firstColumn="0" w:lastColumn="0" w:oddVBand="0" w:evenVBand="0" w:oddHBand="0" w:evenHBand="0" w:firstRowFirstColumn="0" w:firstRowLastColumn="0" w:lastRowFirstColumn="0" w:lastRowLastColumn="0"/>
              <w:rPr>
                <w:ins w:id="449" w:author="Mike Black" w:date="2022-12-30T17:49:00Z"/>
                <w:rFonts w:cstheme="minorHAnsi"/>
                <w:b/>
                <w:bCs/>
                <w:color w:val="000000" w:themeColor="text1"/>
                <w:sz w:val="24"/>
                <w:rPrChange w:id="450" w:author="Mike Black" w:date="2022-12-31T12:22:00Z">
                  <w:rPr>
                    <w:ins w:id="451" w:author="Mike Black" w:date="2022-12-30T17:49:00Z"/>
                    <w:rFonts w:cstheme="minorHAnsi"/>
                    <w:color w:val="000000" w:themeColor="text1"/>
                    <w:sz w:val="24"/>
                  </w:rPr>
                </w:rPrChange>
              </w:rPr>
            </w:pPr>
            <w:ins w:id="452" w:author="Mike Black" w:date="2022-12-30T17:49:00Z">
              <w:r w:rsidRPr="00272071">
                <w:rPr>
                  <w:rFonts w:cstheme="minorHAnsi"/>
                  <w:b/>
                  <w:bCs/>
                  <w:color w:val="000000" w:themeColor="text1"/>
                  <w:sz w:val="24"/>
                  <w:rPrChange w:id="453" w:author="Mike Black" w:date="2022-12-31T12:22:00Z">
                    <w:rPr>
                      <w:rFonts w:cstheme="minorHAnsi"/>
                      <w:color w:val="000000" w:themeColor="text1"/>
                      <w:sz w:val="24"/>
                    </w:rPr>
                  </w:rPrChange>
                </w:rPr>
                <w:t>Metrics</w:t>
              </w:r>
            </w:ins>
          </w:p>
        </w:tc>
        <w:tc>
          <w:tcPr>
            <w:tcW w:w="0" w:type="auto"/>
            <w:tcPrChange w:id="454" w:author="Mike Black" w:date="2022-12-31T12:23:00Z">
              <w:tcPr>
                <w:tcW w:w="0" w:type="auto"/>
                <w:gridSpan w:val="2"/>
                <w:shd w:val="clear" w:color="auto" w:fill="D0CECE" w:themeFill="background2" w:themeFillShade="E6"/>
              </w:tcPr>
            </w:tcPrChange>
          </w:tcPr>
          <w:p w14:paraId="2ADB7B78" w14:textId="77777777" w:rsidR="00362A53" w:rsidRPr="00272071" w:rsidRDefault="00362A53" w:rsidP="00C04DC4">
            <w:pPr>
              <w:jc w:val="center"/>
              <w:cnfStyle w:val="100000000000" w:firstRow="1" w:lastRow="0" w:firstColumn="0" w:lastColumn="0" w:oddVBand="0" w:evenVBand="0" w:oddHBand="0" w:evenHBand="0" w:firstRowFirstColumn="0" w:firstRowLastColumn="0" w:lastRowFirstColumn="0" w:lastRowLastColumn="0"/>
              <w:rPr>
                <w:ins w:id="455" w:author="Mike Black" w:date="2022-12-30T17:49:00Z"/>
                <w:rFonts w:cstheme="minorHAnsi"/>
                <w:b/>
                <w:bCs/>
                <w:color w:val="000000" w:themeColor="text1"/>
                <w:sz w:val="24"/>
                <w:rPrChange w:id="456" w:author="Mike Black" w:date="2022-12-31T12:22:00Z">
                  <w:rPr>
                    <w:ins w:id="457" w:author="Mike Black" w:date="2022-12-30T17:49:00Z"/>
                    <w:rFonts w:cstheme="minorHAnsi"/>
                    <w:color w:val="000000" w:themeColor="text1"/>
                    <w:sz w:val="24"/>
                  </w:rPr>
                </w:rPrChange>
              </w:rPr>
            </w:pPr>
            <w:ins w:id="458" w:author="Mike Black" w:date="2022-12-30T17:49:00Z">
              <w:r w:rsidRPr="00272071">
                <w:rPr>
                  <w:rFonts w:cstheme="minorHAnsi"/>
                  <w:b/>
                  <w:bCs/>
                  <w:color w:val="000000" w:themeColor="text1"/>
                  <w:sz w:val="24"/>
                  <w:rPrChange w:id="459" w:author="Mike Black" w:date="2022-12-31T12:22:00Z">
                    <w:rPr>
                      <w:rFonts w:cstheme="minorHAnsi"/>
                      <w:color w:val="000000" w:themeColor="text1"/>
                      <w:sz w:val="24"/>
                    </w:rPr>
                  </w:rPrChange>
                </w:rPr>
                <w:t>Integrated</w:t>
              </w:r>
            </w:ins>
          </w:p>
        </w:tc>
        <w:tc>
          <w:tcPr>
            <w:tcW w:w="0" w:type="auto"/>
            <w:tcPrChange w:id="460" w:author="Mike Black" w:date="2022-12-31T12:23:00Z">
              <w:tcPr>
                <w:tcW w:w="0" w:type="auto"/>
                <w:gridSpan w:val="2"/>
                <w:shd w:val="clear" w:color="auto" w:fill="D0CECE" w:themeFill="background2" w:themeFillShade="E6"/>
              </w:tcPr>
            </w:tcPrChange>
          </w:tcPr>
          <w:p w14:paraId="411C7C7E" w14:textId="77777777" w:rsidR="00362A53" w:rsidRPr="00272071" w:rsidRDefault="00362A53" w:rsidP="00C04DC4">
            <w:pPr>
              <w:jc w:val="center"/>
              <w:cnfStyle w:val="100000000000" w:firstRow="1" w:lastRow="0" w:firstColumn="0" w:lastColumn="0" w:oddVBand="0" w:evenVBand="0" w:oddHBand="0" w:evenHBand="0" w:firstRowFirstColumn="0" w:firstRowLastColumn="0" w:lastRowFirstColumn="0" w:lastRowLastColumn="0"/>
              <w:rPr>
                <w:ins w:id="461" w:author="Mike Black" w:date="2022-12-30T17:49:00Z"/>
                <w:rFonts w:cstheme="minorHAnsi"/>
                <w:b/>
                <w:bCs/>
                <w:color w:val="000000" w:themeColor="text1"/>
                <w:sz w:val="24"/>
                <w:rPrChange w:id="462" w:author="Mike Black" w:date="2022-12-31T12:22:00Z">
                  <w:rPr>
                    <w:ins w:id="463" w:author="Mike Black" w:date="2022-12-30T17:49:00Z"/>
                    <w:rFonts w:cstheme="minorHAnsi"/>
                    <w:color w:val="000000" w:themeColor="text1"/>
                    <w:sz w:val="24"/>
                  </w:rPr>
                </w:rPrChange>
              </w:rPr>
            </w:pPr>
            <w:ins w:id="464" w:author="Mike Black" w:date="2022-12-30T17:49:00Z">
              <w:r w:rsidRPr="00272071">
                <w:rPr>
                  <w:rFonts w:cstheme="minorHAnsi"/>
                  <w:b/>
                  <w:bCs/>
                  <w:color w:val="000000" w:themeColor="text1"/>
                  <w:sz w:val="24"/>
                  <w:rPrChange w:id="465" w:author="Mike Black" w:date="2022-12-31T12:22:00Z">
                    <w:rPr>
                      <w:rFonts w:cstheme="minorHAnsi"/>
                      <w:color w:val="000000" w:themeColor="text1"/>
                      <w:sz w:val="24"/>
                    </w:rPr>
                  </w:rPrChange>
                </w:rPr>
                <w:t>Volume Fraction</w:t>
              </w:r>
            </w:ins>
          </w:p>
        </w:tc>
        <w:tc>
          <w:tcPr>
            <w:tcW w:w="0" w:type="auto"/>
            <w:tcPrChange w:id="466" w:author="Mike Black" w:date="2022-12-31T12:23:00Z">
              <w:tcPr>
                <w:tcW w:w="0" w:type="auto"/>
                <w:gridSpan w:val="2"/>
                <w:shd w:val="clear" w:color="auto" w:fill="D0CECE" w:themeFill="background2" w:themeFillShade="E6"/>
              </w:tcPr>
            </w:tcPrChange>
          </w:tcPr>
          <w:p w14:paraId="7CE0B5B4" w14:textId="77777777" w:rsidR="00362A53" w:rsidRPr="00272071" w:rsidRDefault="00362A53" w:rsidP="00C04DC4">
            <w:pPr>
              <w:jc w:val="center"/>
              <w:cnfStyle w:val="100000000000" w:firstRow="1" w:lastRow="0" w:firstColumn="0" w:lastColumn="0" w:oddVBand="0" w:evenVBand="0" w:oddHBand="0" w:evenHBand="0" w:firstRowFirstColumn="0" w:firstRowLastColumn="0" w:lastRowFirstColumn="0" w:lastRowLastColumn="0"/>
              <w:rPr>
                <w:ins w:id="467" w:author="Mike Black" w:date="2022-12-30T17:49:00Z"/>
                <w:rFonts w:cstheme="minorHAnsi"/>
                <w:b/>
                <w:bCs/>
                <w:color w:val="000000" w:themeColor="text1"/>
                <w:sz w:val="24"/>
                <w:rPrChange w:id="468" w:author="Mike Black" w:date="2022-12-31T12:22:00Z">
                  <w:rPr>
                    <w:ins w:id="469" w:author="Mike Black" w:date="2022-12-30T17:49:00Z"/>
                    <w:rFonts w:cstheme="minorHAnsi"/>
                    <w:color w:val="000000" w:themeColor="text1"/>
                    <w:sz w:val="24"/>
                  </w:rPr>
                </w:rPrChange>
              </w:rPr>
            </w:pPr>
            <w:proofErr w:type="spellStart"/>
            <w:ins w:id="470" w:author="Mike Black" w:date="2022-12-30T17:49:00Z">
              <w:r w:rsidRPr="00272071">
                <w:rPr>
                  <w:rFonts w:cstheme="minorHAnsi"/>
                  <w:b/>
                  <w:bCs/>
                  <w:color w:val="000000" w:themeColor="text1"/>
                  <w:sz w:val="24"/>
                  <w:rPrChange w:id="471" w:author="Mike Black" w:date="2022-12-31T12:22:00Z">
                    <w:rPr>
                      <w:rFonts w:cstheme="minorHAnsi"/>
                      <w:color w:val="000000" w:themeColor="text1"/>
                      <w:sz w:val="24"/>
                    </w:rPr>
                  </w:rPrChange>
                </w:rPr>
                <w:t>Agatston</w:t>
              </w:r>
              <w:proofErr w:type="spellEnd"/>
            </w:ins>
          </w:p>
        </w:tc>
        <w:tc>
          <w:tcPr>
            <w:tcW w:w="0" w:type="auto"/>
            <w:tcPrChange w:id="472" w:author="Mike Black" w:date="2022-12-31T12:23:00Z">
              <w:tcPr>
                <w:tcW w:w="0" w:type="auto"/>
                <w:gridSpan w:val="2"/>
                <w:shd w:val="clear" w:color="auto" w:fill="D0CECE" w:themeFill="background2" w:themeFillShade="E6"/>
              </w:tcPr>
            </w:tcPrChange>
          </w:tcPr>
          <w:p w14:paraId="53A7A29D" w14:textId="77777777" w:rsidR="00362A53" w:rsidRPr="00272071" w:rsidRDefault="00362A53" w:rsidP="00C04DC4">
            <w:pPr>
              <w:jc w:val="center"/>
              <w:cnfStyle w:val="100000000000" w:firstRow="1" w:lastRow="0" w:firstColumn="0" w:lastColumn="0" w:oddVBand="0" w:evenVBand="0" w:oddHBand="0" w:evenHBand="0" w:firstRowFirstColumn="0" w:firstRowLastColumn="0" w:lastRowFirstColumn="0" w:lastRowLastColumn="0"/>
              <w:rPr>
                <w:ins w:id="473" w:author="Mike Black" w:date="2022-12-30T17:49:00Z"/>
                <w:rFonts w:cstheme="minorHAnsi"/>
                <w:b/>
                <w:bCs/>
                <w:color w:val="000000" w:themeColor="text1"/>
                <w:sz w:val="24"/>
                <w:rPrChange w:id="474" w:author="Mike Black" w:date="2022-12-31T12:22:00Z">
                  <w:rPr>
                    <w:ins w:id="475" w:author="Mike Black" w:date="2022-12-30T17:49:00Z"/>
                    <w:rFonts w:cstheme="minorHAnsi"/>
                    <w:color w:val="000000" w:themeColor="text1"/>
                    <w:sz w:val="24"/>
                  </w:rPr>
                </w:rPrChange>
              </w:rPr>
            </w:pPr>
            <w:ins w:id="476" w:author="Mike Black" w:date="2022-12-30T17:49:00Z">
              <w:r w:rsidRPr="00272071">
                <w:rPr>
                  <w:rFonts w:cstheme="minorHAnsi"/>
                  <w:b/>
                  <w:bCs/>
                  <w:color w:val="000000" w:themeColor="text1"/>
                  <w:sz w:val="24"/>
                  <w:rPrChange w:id="477" w:author="Mike Black" w:date="2022-12-31T12:22:00Z">
                    <w:rPr>
                      <w:rFonts w:cstheme="minorHAnsi"/>
                      <w:color w:val="000000" w:themeColor="text1"/>
                      <w:sz w:val="24"/>
                    </w:rPr>
                  </w:rPrChange>
                </w:rPr>
                <w:t>Spatially Weighted</w:t>
              </w:r>
            </w:ins>
          </w:p>
        </w:tc>
      </w:tr>
      <w:tr w:rsidR="00950992" w:rsidRPr="003E3089" w14:paraId="347B7970" w14:textId="77777777" w:rsidTr="00950992">
        <w:tblPrEx>
          <w:tblPrExChange w:id="478" w:author="Mike Black" w:date="2022-12-31T12:23: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479" w:author="Mike Black" w:date="2022-12-30T17:49:00Z"/>
        </w:trPr>
        <w:tc>
          <w:tcPr>
            <w:cnfStyle w:val="001000000000" w:firstRow="0" w:lastRow="0" w:firstColumn="1" w:lastColumn="0" w:oddVBand="0" w:evenVBand="0" w:oddHBand="0" w:evenHBand="0" w:firstRowFirstColumn="0" w:firstRowLastColumn="0" w:lastRowFirstColumn="0" w:lastRowLastColumn="0"/>
            <w:tcW w:w="0" w:type="dxa"/>
            <w:vMerge w:val="restart"/>
            <w:tcPrChange w:id="480" w:author="Mike Black" w:date="2022-12-31T12:23:00Z">
              <w:tcPr>
                <w:tcW w:w="1883" w:type="dxa"/>
                <w:gridSpan w:val="3"/>
                <w:vMerge w:val="restart"/>
              </w:tcPr>
            </w:tcPrChange>
          </w:tcPr>
          <w:p w14:paraId="3C64C993" w14:textId="09F3F80D" w:rsidR="00362A53" w:rsidRPr="003E3089" w:rsidRDefault="00362A53" w:rsidP="00C04DC4">
            <w:pPr>
              <w:jc w:val="center"/>
              <w:cnfStyle w:val="001000100000" w:firstRow="0" w:lastRow="0" w:firstColumn="1" w:lastColumn="0" w:oddVBand="0" w:evenVBand="0" w:oddHBand="1" w:evenHBand="0" w:firstRowFirstColumn="0" w:firstRowLastColumn="0" w:lastRowFirstColumn="0" w:lastRowLastColumn="0"/>
              <w:rPr>
                <w:ins w:id="481" w:author="Mike Black" w:date="2022-12-30T17:49:00Z"/>
                <w:rFonts w:cstheme="minorHAnsi"/>
                <w:color w:val="000000" w:themeColor="text1"/>
                <w:sz w:val="24"/>
              </w:rPr>
            </w:pPr>
            <w:ins w:id="482" w:author="Mike Black" w:date="2022-12-30T17:49:00Z">
              <w:r w:rsidRPr="003E3089">
                <w:rPr>
                  <w:rFonts w:cstheme="minorHAnsi"/>
                  <w:color w:val="000000" w:themeColor="text1"/>
                  <w:sz w:val="24"/>
                </w:rPr>
                <w:t>Accuracy (Normal</w:t>
              </w:r>
            </w:ins>
            <w:ins w:id="483" w:author="Mike Black" w:date="2022-12-30T18:01:00Z">
              <w:r w:rsidR="00923CB4">
                <w:rPr>
                  <w:rFonts w:cstheme="minorHAnsi"/>
                  <w:color w:val="000000" w:themeColor="text1"/>
                  <w:sz w:val="24"/>
                </w:rPr>
                <w:t>-</w:t>
              </w:r>
            </w:ins>
            <w:ins w:id="484" w:author="Mike Black" w:date="2022-12-30T17:49:00Z">
              <w:r w:rsidRPr="003E3089">
                <w:rPr>
                  <w:rFonts w:cstheme="minorHAnsi"/>
                  <w:color w:val="000000" w:themeColor="text1"/>
                  <w:sz w:val="24"/>
                </w:rPr>
                <w:t>Density)</w:t>
              </w:r>
            </w:ins>
          </w:p>
          <w:p w14:paraId="0195E6EB" w14:textId="77777777" w:rsidR="00362A53" w:rsidRPr="003E3089" w:rsidRDefault="00362A53" w:rsidP="00C04DC4">
            <w:pPr>
              <w:jc w:val="center"/>
              <w:cnfStyle w:val="001000100000" w:firstRow="0" w:lastRow="0" w:firstColumn="1" w:lastColumn="0" w:oddVBand="0" w:evenVBand="0" w:oddHBand="1" w:evenHBand="0" w:firstRowFirstColumn="0" w:firstRowLastColumn="0" w:lastRowFirstColumn="0" w:lastRowLastColumn="0"/>
              <w:rPr>
                <w:ins w:id="485" w:author="Mike Black" w:date="2022-12-30T17:49:00Z"/>
                <w:rFonts w:cstheme="minorHAnsi"/>
                <w:color w:val="000000" w:themeColor="text1"/>
                <w:sz w:val="24"/>
              </w:rPr>
            </w:pPr>
          </w:p>
        </w:tc>
        <w:tc>
          <w:tcPr>
            <w:tcW w:w="0" w:type="dxa"/>
            <w:tcPrChange w:id="486" w:author="Mike Black" w:date="2022-12-31T12:23:00Z">
              <w:tcPr>
                <w:tcW w:w="1262" w:type="dxa"/>
                <w:gridSpan w:val="2"/>
              </w:tcPr>
            </w:tcPrChange>
          </w:tcPr>
          <w:p w14:paraId="6EC88907"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ins w:id="487" w:author="Mike Black" w:date="2022-12-30T17:49:00Z"/>
                <w:rFonts w:cstheme="minorHAnsi"/>
                <w:color w:val="000000" w:themeColor="text1"/>
                <w:sz w:val="24"/>
              </w:rPr>
            </w:pPr>
            <w:ins w:id="488" w:author="Mike Black" w:date="2022-12-30T17:49:00Z">
              <w:r w:rsidRPr="003E3089">
                <w:rPr>
                  <w:rFonts w:cstheme="minorHAnsi"/>
                  <w:color w:val="000000" w:themeColor="text1"/>
                  <w:sz w:val="24"/>
                </w:rPr>
                <w:t>r</w:t>
              </w:r>
              <w:r w:rsidRPr="003E3089">
                <w:rPr>
                  <w:rFonts w:cstheme="minorHAnsi"/>
                  <w:color w:val="000000" w:themeColor="text1"/>
                  <w:sz w:val="24"/>
                  <w:vertAlign w:val="superscript"/>
                </w:rPr>
                <w:t>2</w:t>
              </w:r>
            </w:ins>
          </w:p>
        </w:tc>
        <w:tc>
          <w:tcPr>
            <w:tcW w:w="0" w:type="auto"/>
            <w:tcPrChange w:id="489" w:author="Mike Black" w:date="2022-12-31T12:23:00Z">
              <w:tcPr>
                <w:tcW w:w="0" w:type="auto"/>
                <w:gridSpan w:val="2"/>
              </w:tcPr>
            </w:tcPrChange>
          </w:tcPr>
          <w:p w14:paraId="1E3DD293"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490" w:author="Mike Black" w:date="2022-12-30T17:49:00Z"/>
                <w:rFonts w:cstheme="minorHAnsi"/>
                <w:color w:val="000000" w:themeColor="text1"/>
                <w:sz w:val="24"/>
              </w:rPr>
            </w:pPr>
            <w:ins w:id="491" w:author="Mike Black" w:date="2022-12-30T17:49:00Z">
              <w:r w:rsidRPr="003E3089">
                <w:rPr>
                  <w:rFonts w:cstheme="minorHAnsi"/>
                  <w:color w:val="000000" w:themeColor="text1"/>
                  <w:sz w:val="24"/>
                </w:rPr>
                <w:t>1.000</w:t>
              </w:r>
            </w:ins>
          </w:p>
        </w:tc>
        <w:tc>
          <w:tcPr>
            <w:tcW w:w="0" w:type="auto"/>
            <w:tcPrChange w:id="492" w:author="Mike Black" w:date="2022-12-31T12:23:00Z">
              <w:tcPr>
                <w:tcW w:w="0" w:type="auto"/>
                <w:gridSpan w:val="2"/>
              </w:tcPr>
            </w:tcPrChange>
          </w:tcPr>
          <w:p w14:paraId="44C4082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493" w:author="Mike Black" w:date="2022-12-30T17:49:00Z"/>
                <w:rFonts w:cstheme="minorHAnsi"/>
                <w:color w:val="000000" w:themeColor="text1"/>
                <w:sz w:val="24"/>
              </w:rPr>
            </w:pPr>
            <w:ins w:id="494" w:author="Mike Black" w:date="2022-12-30T17:49:00Z">
              <w:r w:rsidRPr="003E3089">
                <w:rPr>
                  <w:rFonts w:cstheme="minorHAnsi"/>
                  <w:color w:val="000000" w:themeColor="text1"/>
                  <w:sz w:val="24"/>
                </w:rPr>
                <w:t>1.000</w:t>
              </w:r>
            </w:ins>
          </w:p>
        </w:tc>
        <w:tc>
          <w:tcPr>
            <w:tcW w:w="0" w:type="auto"/>
            <w:tcPrChange w:id="495" w:author="Mike Black" w:date="2022-12-31T12:23:00Z">
              <w:tcPr>
                <w:tcW w:w="0" w:type="auto"/>
                <w:gridSpan w:val="2"/>
              </w:tcPr>
            </w:tcPrChange>
          </w:tcPr>
          <w:p w14:paraId="2F7A77B9"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496" w:author="Mike Black" w:date="2022-12-30T17:49:00Z"/>
                <w:rFonts w:cstheme="minorHAnsi"/>
                <w:color w:val="000000" w:themeColor="text1"/>
                <w:sz w:val="24"/>
              </w:rPr>
            </w:pPr>
            <w:ins w:id="497" w:author="Mike Black" w:date="2022-12-30T17:49:00Z">
              <w:r w:rsidRPr="003E3089">
                <w:rPr>
                  <w:rFonts w:cstheme="minorHAnsi"/>
                  <w:color w:val="000000" w:themeColor="text1"/>
                  <w:sz w:val="24"/>
                </w:rPr>
                <w:t>1.000</w:t>
              </w:r>
            </w:ins>
          </w:p>
        </w:tc>
        <w:tc>
          <w:tcPr>
            <w:tcW w:w="0" w:type="auto"/>
            <w:vMerge w:val="restart"/>
            <w:tcPrChange w:id="498" w:author="Mike Black" w:date="2022-12-31T12:23:00Z">
              <w:tcPr>
                <w:tcW w:w="0" w:type="auto"/>
                <w:gridSpan w:val="2"/>
                <w:vMerge w:val="restart"/>
              </w:tcPr>
            </w:tcPrChange>
          </w:tcPr>
          <w:p w14:paraId="084FB1BA"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499" w:author="Mike Black" w:date="2022-12-30T17:49:00Z"/>
                <w:rFonts w:cstheme="minorHAnsi"/>
                <w:color w:val="000000" w:themeColor="text1"/>
                <w:sz w:val="24"/>
              </w:rPr>
            </w:pPr>
          </w:p>
        </w:tc>
      </w:tr>
      <w:tr w:rsidR="00362A53" w:rsidRPr="003E3089" w14:paraId="3779E4FC" w14:textId="77777777" w:rsidTr="00950992">
        <w:trPr>
          <w:ins w:id="500" w:author="Mike Black" w:date="2022-12-30T17:49:00Z"/>
          <w:trPrChange w:id="501" w:author="Mike Black" w:date="2022-12-31T12:23: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0" w:type="dxa"/>
            <w:vMerge/>
            <w:tcPrChange w:id="502" w:author="Mike Black" w:date="2022-12-31T12:23:00Z">
              <w:tcPr>
                <w:tcW w:w="1883" w:type="dxa"/>
                <w:vMerge/>
              </w:tcPr>
            </w:tcPrChange>
          </w:tcPr>
          <w:p w14:paraId="5DEB3543" w14:textId="77777777" w:rsidR="00362A53" w:rsidRPr="003E3089" w:rsidRDefault="00362A53" w:rsidP="00C04DC4">
            <w:pPr>
              <w:jc w:val="center"/>
              <w:rPr>
                <w:ins w:id="503" w:author="Mike Black" w:date="2022-12-30T17:49:00Z"/>
                <w:rFonts w:cstheme="minorHAnsi"/>
                <w:color w:val="000000" w:themeColor="text1"/>
                <w:sz w:val="24"/>
              </w:rPr>
            </w:pPr>
          </w:p>
        </w:tc>
        <w:tc>
          <w:tcPr>
            <w:tcW w:w="0" w:type="dxa"/>
            <w:tcPrChange w:id="504" w:author="Mike Black" w:date="2022-12-31T12:23:00Z">
              <w:tcPr>
                <w:tcW w:w="1262" w:type="dxa"/>
                <w:gridSpan w:val="2"/>
              </w:tcPr>
            </w:tcPrChange>
          </w:tcPr>
          <w:p w14:paraId="236738E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ins w:id="505" w:author="Mike Black" w:date="2022-12-30T17:49:00Z"/>
                <w:rFonts w:cstheme="minorHAnsi"/>
                <w:color w:val="000000" w:themeColor="text1"/>
                <w:sz w:val="24"/>
              </w:rPr>
            </w:pPr>
            <w:ins w:id="506" w:author="Mike Black" w:date="2022-12-30T17:49:00Z">
              <w:r w:rsidRPr="003E3089">
                <w:rPr>
                  <w:rFonts w:cstheme="minorHAnsi"/>
                  <w:color w:val="000000" w:themeColor="text1"/>
                  <w:sz w:val="24"/>
                </w:rPr>
                <w:t>RMSE</w:t>
              </w:r>
            </w:ins>
          </w:p>
        </w:tc>
        <w:tc>
          <w:tcPr>
            <w:tcW w:w="0" w:type="auto"/>
            <w:tcPrChange w:id="507" w:author="Mike Black" w:date="2022-12-31T12:23:00Z">
              <w:tcPr>
                <w:tcW w:w="0" w:type="auto"/>
                <w:gridSpan w:val="2"/>
              </w:tcPr>
            </w:tcPrChange>
          </w:tcPr>
          <w:p w14:paraId="49FE255F"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508" w:author="Mike Black" w:date="2022-12-30T17:49:00Z"/>
                <w:rFonts w:cstheme="minorHAnsi"/>
                <w:color w:val="000000" w:themeColor="text1"/>
                <w:sz w:val="24"/>
              </w:rPr>
            </w:pPr>
            <w:ins w:id="509" w:author="Mike Black" w:date="2022-12-30T17:49:00Z">
              <w:r w:rsidRPr="003E3089">
                <w:rPr>
                  <w:rFonts w:cstheme="minorHAnsi"/>
                  <w:color w:val="000000" w:themeColor="text1"/>
                  <w:sz w:val="24"/>
                </w:rPr>
                <w:t>0.677</w:t>
              </w:r>
            </w:ins>
          </w:p>
        </w:tc>
        <w:tc>
          <w:tcPr>
            <w:tcW w:w="0" w:type="auto"/>
            <w:tcPrChange w:id="510" w:author="Mike Black" w:date="2022-12-31T12:23:00Z">
              <w:tcPr>
                <w:tcW w:w="0" w:type="auto"/>
                <w:gridSpan w:val="2"/>
              </w:tcPr>
            </w:tcPrChange>
          </w:tcPr>
          <w:p w14:paraId="35EC7D3D"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511" w:author="Mike Black" w:date="2022-12-30T17:49:00Z"/>
                <w:rFonts w:cstheme="minorHAnsi"/>
                <w:color w:val="000000" w:themeColor="text1"/>
                <w:sz w:val="24"/>
              </w:rPr>
            </w:pPr>
            <w:ins w:id="512" w:author="Mike Black" w:date="2022-12-30T17:49:00Z">
              <w:r w:rsidRPr="003E3089">
                <w:rPr>
                  <w:rFonts w:cstheme="minorHAnsi"/>
                  <w:color w:val="000000" w:themeColor="text1"/>
                  <w:sz w:val="24"/>
                </w:rPr>
                <w:t>0.609</w:t>
              </w:r>
            </w:ins>
          </w:p>
        </w:tc>
        <w:tc>
          <w:tcPr>
            <w:tcW w:w="0" w:type="auto"/>
            <w:tcPrChange w:id="513" w:author="Mike Black" w:date="2022-12-31T12:23:00Z">
              <w:tcPr>
                <w:tcW w:w="0" w:type="auto"/>
                <w:gridSpan w:val="2"/>
              </w:tcPr>
            </w:tcPrChange>
          </w:tcPr>
          <w:p w14:paraId="4C8D4AD3"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514" w:author="Mike Black" w:date="2022-12-30T17:49:00Z"/>
                <w:rFonts w:cstheme="minorHAnsi"/>
                <w:color w:val="000000" w:themeColor="text1"/>
                <w:sz w:val="24"/>
              </w:rPr>
            </w:pPr>
            <w:ins w:id="515" w:author="Mike Black" w:date="2022-12-30T17:49:00Z">
              <w:r w:rsidRPr="003E3089">
                <w:rPr>
                  <w:rFonts w:cstheme="minorHAnsi"/>
                  <w:color w:val="000000" w:themeColor="text1"/>
                  <w:sz w:val="24"/>
                </w:rPr>
                <w:t>1.650</w:t>
              </w:r>
            </w:ins>
          </w:p>
        </w:tc>
        <w:tc>
          <w:tcPr>
            <w:tcW w:w="0" w:type="auto"/>
            <w:vMerge/>
            <w:tcPrChange w:id="516" w:author="Mike Black" w:date="2022-12-31T12:23:00Z">
              <w:tcPr>
                <w:tcW w:w="0" w:type="auto"/>
                <w:gridSpan w:val="2"/>
                <w:vMerge/>
                <w:shd w:val="clear" w:color="auto" w:fill="auto"/>
              </w:tcPr>
            </w:tcPrChange>
          </w:tcPr>
          <w:p w14:paraId="637C6D4C"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517" w:author="Mike Black" w:date="2022-12-30T17:49:00Z"/>
                <w:rFonts w:cstheme="minorHAnsi"/>
                <w:color w:val="000000" w:themeColor="text1"/>
                <w:sz w:val="24"/>
              </w:rPr>
            </w:pPr>
          </w:p>
        </w:tc>
      </w:tr>
      <w:tr w:rsidR="00950992" w:rsidRPr="003E3089" w14:paraId="478B8108" w14:textId="77777777" w:rsidTr="00950992">
        <w:tblPrEx>
          <w:tblPrExChange w:id="518" w:author="Mike Black" w:date="2022-12-31T12:23: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519" w:author="Mike Black" w:date="2022-12-30T17:49:00Z"/>
        </w:trPr>
        <w:tc>
          <w:tcPr>
            <w:cnfStyle w:val="001000000000" w:firstRow="0" w:lastRow="0" w:firstColumn="1" w:lastColumn="0" w:oddVBand="0" w:evenVBand="0" w:oddHBand="0" w:evenHBand="0" w:firstRowFirstColumn="0" w:firstRowLastColumn="0" w:lastRowFirstColumn="0" w:lastRowLastColumn="0"/>
            <w:tcW w:w="0" w:type="dxa"/>
            <w:vMerge/>
            <w:tcPrChange w:id="520" w:author="Mike Black" w:date="2022-12-31T12:23:00Z">
              <w:tcPr>
                <w:tcW w:w="1883" w:type="dxa"/>
                <w:gridSpan w:val="3"/>
                <w:vMerge/>
              </w:tcPr>
            </w:tcPrChange>
          </w:tcPr>
          <w:p w14:paraId="27FA12F5" w14:textId="77777777" w:rsidR="00362A53" w:rsidRPr="003E3089" w:rsidRDefault="00362A53" w:rsidP="00C04DC4">
            <w:pPr>
              <w:jc w:val="center"/>
              <w:cnfStyle w:val="001000100000" w:firstRow="0" w:lastRow="0" w:firstColumn="1" w:lastColumn="0" w:oddVBand="0" w:evenVBand="0" w:oddHBand="1" w:evenHBand="0" w:firstRowFirstColumn="0" w:firstRowLastColumn="0" w:lastRowFirstColumn="0" w:lastRowLastColumn="0"/>
              <w:rPr>
                <w:ins w:id="521" w:author="Mike Black" w:date="2022-12-30T17:49:00Z"/>
                <w:rFonts w:cstheme="minorHAnsi"/>
                <w:color w:val="000000" w:themeColor="text1"/>
                <w:sz w:val="24"/>
              </w:rPr>
            </w:pPr>
          </w:p>
        </w:tc>
        <w:tc>
          <w:tcPr>
            <w:tcW w:w="0" w:type="dxa"/>
            <w:tcPrChange w:id="522" w:author="Mike Black" w:date="2022-12-31T12:23:00Z">
              <w:tcPr>
                <w:tcW w:w="1262" w:type="dxa"/>
                <w:gridSpan w:val="2"/>
              </w:tcPr>
            </w:tcPrChange>
          </w:tcPr>
          <w:p w14:paraId="3FB60B2F"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ins w:id="523" w:author="Mike Black" w:date="2022-12-30T17:49:00Z"/>
                <w:rFonts w:cstheme="minorHAnsi"/>
                <w:color w:val="000000" w:themeColor="text1"/>
                <w:sz w:val="24"/>
              </w:rPr>
            </w:pPr>
            <w:ins w:id="524" w:author="Mike Black" w:date="2022-12-30T17:49:00Z">
              <w:r w:rsidRPr="003E3089">
                <w:rPr>
                  <w:rFonts w:cstheme="minorHAnsi"/>
                  <w:color w:val="000000" w:themeColor="text1"/>
                  <w:sz w:val="24"/>
                </w:rPr>
                <w:t>RMSD</w:t>
              </w:r>
            </w:ins>
          </w:p>
        </w:tc>
        <w:tc>
          <w:tcPr>
            <w:tcW w:w="0" w:type="auto"/>
            <w:tcPrChange w:id="525" w:author="Mike Black" w:date="2022-12-31T12:23:00Z">
              <w:tcPr>
                <w:tcW w:w="0" w:type="auto"/>
                <w:gridSpan w:val="2"/>
              </w:tcPr>
            </w:tcPrChange>
          </w:tcPr>
          <w:p w14:paraId="45D7DD2B"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526" w:author="Mike Black" w:date="2022-12-30T17:49:00Z"/>
                <w:rFonts w:cstheme="minorHAnsi"/>
                <w:color w:val="000000" w:themeColor="text1"/>
                <w:sz w:val="24"/>
              </w:rPr>
            </w:pPr>
            <w:ins w:id="527" w:author="Mike Black" w:date="2022-12-30T17:49:00Z">
              <w:r w:rsidRPr="003E3089">
                <w:rPr>
                  <w:rFonts w:cstheme="minorHAnsi"/>
                  <w:color w:val="000000" w:themeColor="text1"/>
                  <w:sz w:val="24"/>
                </w:rPr>
                <w:t>0.602</w:t>
              </w:r>
            </w:ins>
          </w:p>
        </w:tc>
        <w:tc>
          <w:tcPr>
            <w:tcW w:w="0" w:type="auto"/>
            <w:tcPrChange w:id="528" w:author="Mike Black" w:date="2022-12-31T12:23:00Z">
              <w:tcPr>
                <w:tcW w:w="0" w:type="auto"/>
                <w:gridSpan w:val="2"/>
              </w:tcPr>
            </w:tcPrChange>
          </w:tcPr>
          <w:p w14:paraId="054CA553"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529" w:author="Mike Black" w:date="2022-12-30T17:49:00Z"/>
                <w:rFonts w:cstheme="minorHAnsi"/>
                <w:color w:val="000000" w:themeColor="text1"/>
                <w:sz w:val="24"/>
              </w:rPr>
            </w:pPr>
            <w:ins w:id="530" w:author="Mike Black" w:date="2022-12-30T17:49:00Z">
              <w:r w:rsidRPr="003E3089">
                <w:rPr>
                  <w:rFonts w:cstheme="minorHAnsi"/>
                  <w:color w:val="000000" w:themeColor="text1"/>
                  <w:sz w:val="24"/>
                </w:rPr>
                <w:t>0.599</w:t>
              </w:r>
            </w:ins>
          </w:p>
        </w:tc>
        <w:tc>
          <w:tcPr>
            <w:tcW w:w="0" w:type="auto"/>
            <w:tcPrChange w:id="531" w:author="Mike Black" w:date="2022-12-31T12:23:00Z">
              <w:tcPr>
                <w:tcW w:w="0" w:type="auto"/>
                <w:gridSpan w:val="2"/>
              </w:tcPr>
            </w:tcPrChange>
          </w:tcPr>
          <w:p w14:paraId="686F0770"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532" w:author="Mike Black" w:date="2022-12-30T17:49:00Z"/>
                <w:rFonts w:cstheme="minorHAnsi"/>
                <w:color w:val="000000" w:themeColor="text1"/>
                <w:sz w:val="24"/>
              </w:rPr>
            </w:pPr>
            <w:ins w:id="533" w:author="Mike Black" w:date="2022-12-30T17:49:00Z">
              <w:r w:rsidRPr="003E3089">
                <w:rPr>
                  <w:rFonts w:cstheme="minorHAnsi"/>
                  <w:color w:val="000000" w:themeColor="text1"/>
                  <w:sz w:val="24"/>
                </w:rPr>
                <w:t>0.906</w:t>
              </w:r>
            </w:ins>
          </w:p>
        </w:tc>
        <w:tc>
          <w:tcPr>
            <w:tcW w:w="0" w:type="auto"/>
            <w:vMerge/>
            <w:tcPrChange w:id="534" w:author="Mike Black" w:date="2022-12-31T12:23:00Z">
              <w:tcPr>
                <w:tcW w:w="0" w:type="auto"/>
                <w:gridSpan w:val="2"/>
                <w:vMerge/>
              </w:tcPr>
            </w:tcPrChange>
          </w:tcPr>
          <w:p w14:paraId="067D4CE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535" w:author="Mike Black" w:date="2022-12-30T17:49:00Z"/>
                <w:rFonts w:cstheme="minorHAnsi"/>
                <w:color w:val="000000" w:themeColor="text1"/>
                <w:sz w:val="24"/>
              </w:rPr>
            </w:pPr>
          </w:p>
        </w:tc>
      </w:tr>
      <w:tr w:rsidR="00362A53" w:rsidRPr="003E3089" w14:paraId="42FCD3F2" w14:textId="77777777" w:rsidTr="00950992">
        <w:trPr>
          <w:ins w:id="536" w:author="Mike Black" w:date="2022-12-30T17:49:00Z"/>
          <w:trPrChange w:id="537" w:author="Mike Black" w:date="2022-12-31T12:23: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0" w:type="dxa"/>
            <w:vMerge/>
            <w:tcPrChange w:id="538" w:author="Mike Black" w:date="2022-12-31T12:23:00Z">
              <w:tcPr>
                <w:tcW w:w="1883" w:type="dxa"/>
                <w:vMerge/>
              </w:tcPr>
            </w:tcPrChange>
          </w:tcPr>
          <w:p w14:paraId="025CDC33" w14:textId="77777777" w:rsidR="00362A53" w:rsidRPr="003E3089" w:rsidRDefault="00362A53" w:rsidP="00C04DC4">
            <w:pPr>
              <w:jc w:val="center"/>
              <w:rPr>
                <w:ins w:id="539" w:author="Mike Black" w:date="2022-12-30T17:49:00Z"/>
                <w:rFonts w:cstheme="minorHAnsi"/>
                <w:color w:val="000000" w:themeColor="text1"/>
                <w:sz w:val="24"/>
              </w:rPr>
            </w:pPr>
          </w:p>
        </w:tc>
        <w:tc>
          <w:tcPr>
            <w:tcW w:w="0" w:type="dxa"/>
            <w:tcPrChange w:id="540" w:author="Mike Black" w:date="2022-12-31T12:23:00Z">
              <w:tcPr>
                <w:tcW w:w="1262" w:type="dxa"/>
                <w:gridSpan w:val="2"/>
              </w:tcPr>
            </w:tcPrChange>
          </w:tcPr>
          <w:p w14:paraId="3F784A99" w14:textId="1D7488CB"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ins w:id="541" w:author="Mike Black" w:date="2022-12-30T17:49:00Z"/>
                <w:rFonts w:cstheme="minorHAnsi"/>
                <w:color w:val="000000" w:themeColor="text1"/>
                <w:sz w:val="24"/>
              </w:rPr>
            </w:pPr>
            <w:ins w:id="542" w:author="Mike Black" w:date="2022-12-30T17:56:00Z">
              <w:r>
                <w:rPr>
                  <w:rFonts w:cstheme="minorHAnsi"/>
                  <w:color w:val="000000" w:themeColor="text1"/>
                  <w:sz w:val="24"/>
                </w:rPr>
                <w:t>Slop</w:t>
              </w:r>
            </w:ins>
            <w:ins w:id="543" w:author="Mike Black" w:date="2022-12-30T17:57:00Z">
              <w:r>
                <w:rPr>
                  <w:rFonts w:cstheme="minorHAnsi"/>
                  <w:color w:val="000000" w:themeColor="text1"/>
                  <w:sz w:val="24"/>
                </w:rPr>
                <w:t>e</w:t>
              </w:r>
            </w:ins>
          </w:p>
        </w:tc>
        <w:tc>
          <w:tcPr>
            <w:tcW w:w="0" w:type="auto"/>
            <w:tcPrChange w:id="544" w:author="Mike Black" w:date="2022-12-31T12:23:00Z">
              <w:tcPr>
                <w:tcW w:w="0" w:type="auto"/>
                <w:gridSpan w:val="2"/>
              </w:tcPr>
            </w:tcPrChange>
          </w:tcPr>
          <w:p w14:paraId="04D2A0A9"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545" w:author="Mike Black" w:date="2022-12-30T17:49:00Z"/>
                <w:rFonts w:cstheme="minorHAnsi"/>
                <w:color w:val="000000" w:themeColor="text1"/>
                <w:sz w:val="24"/>
              </w:rPr>
            </w:pPr>
            <w:ins w:id="546" w:author="Mike Black" w:date="2022-12-30T17:49:00Z">
              <w:r w:rsidRPr="003E3089">
                <w:rPr>
                  <w:rFonts w:cstheme="minorHAnsi"/>
                  <w:color w:val="000000" w:themeColor="text1"/>
                  <w:sz w:val="24"/>
                </w:rPr>
                <w:t>0.993</w:t>
              </w:r>
            </w:ins>
          </w:p>
        </w:tc>
        <w:tc>
          <w:tcPr>
            <w:tcW w:w="0" w:type="auto"/>
            <w:tcPrChange w:id="547" w:author="Mike Black" w:date="2022-12-31T12:23:00Z">
              <w:tcPr>
                <w:tcW w:w="0" w:type="auto"/>
                <w:gridSpan w:val="2"/>
              </w:tcPr>
            </w:tcPrChange>
          </w:tcPr>
          <w:p w14:paraId="1F6A2C0B"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548" w:author="Mike Black" w:date="2022-12-30T17:49:00Z"/>
                <w:rFonts w:cstheme="minorHAnsi"/>
                <w:color w:val="000000" w:themeColor="text1"/>
                <w:sz w:val="24"/>
              </w:rPr>
            </w:pPr>
            <w:ins w:id="549" w:author="Mike Black" w:date="2022-12-30T17:49:00Z">
              <w:r w:rsidRPr="003E3089">
                <w:rPr>
                  <w:rFonts w:cstheme="minorHAnsi"/>
                  <w:color w:val="000000" w:themeColor="text1"/>
                  <w:sz w:val="24"/>
                </w:rPr>
                <w:t>0.997</w:t>
              </w:r>
            </w:ins>
          </w:p>
        </w:tc>
        <w:tc>
          <w:tcPr>
            <w:tcW w:w="0" w:type="auto"/>
            <w:tcPrChange w:id="550" w:author="Mike Black" w:date="2022-12-31T12:23:00Z">
              <w:tcPr>
                <w:tcW w:w="0" w:type="auto"/>
                <w:gridSpan w:val="2"/>
              </w:tcPr>
            </w:tcPrChange>
          </w:tcPr>
          <w:p w14:paraId="472861C3"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551" w:author="Mike Black" w:date="2022-12-30T17:49:00Z"/>
                <w:rFonts w:cstheme="minorHAnsi"/>
                <w:color w:val="000000" w:themeColor="text1"/>
                <w:sz w:val="24"/>
              </w:rPr>
            </w:pPr>
            <w:ins w:id="552" w:author="Mike Black" w:date="2022-12-30T17:49:00Z">
              <w:r w:rsidRPr="003E3089">
                <w:rPr>
                  <w:rFonts w:cstheme="minorHAnsi"/>
                  <w:color w:val="000000" w:themeColor="text1"/>
                  <w:sz w:val="24"/>
                </w:rPr>
                <w:t>1.026</w:t>
              </w:r>
            </w:ins>
          </w:p>
        </w:tc>
        <w:tc>
          <w:tcPr>
            <w:tcW w:w="0" w:type="auto"/>
            <w:vMerge/>
            <w:tcPrChange w:id="553" w:author="Mike Black" w:date="2022-12-31T12:23:00Z">
              <w:tcPr>
                <w:tcW w:w="0" w:type="auto"/>
                <w:gridSpan w:val="2"/>
                <w:vMerge/>
                <w:shd w:val="clear" w:color="auto" w:fill="auto"/>
              </w:tcPr>
            </w:tcPrChange>
          </w:tcPr>
          <w:p w14:paraId="733B3F6B"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554" w:author="Mike Black" w:date="2022-12-30T17:49:00Z"/>
                <w:rFonts w:cstheme="minorHAnsi"/>
                <w:color w:val="000000" w:themeColor="text1"/>
                <w:sz w:val="24"/>
              </w:rPr>
            </w:pPr>
          </w:p>
        </w:tc>
      </w:tr>
      <w:tr w:rsidR="00950992" w:rsidRPr="003E3089" w14:paraId="71712AB3" w14:textId="77777777" w:rsidTr="00950992">
        <w:tblPrEx>
          <w:tblPrExChange w:id="555" w:author="Mike Black" w:date="2022-12-31T12:23: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556" w:author="Mike Black" w:date="2022-12-30T17:49:00Z"/>
        </w:trPr>
        <w:tc>
          <w:tcPr>
            <w:cnfStyle w:val="001000000000" w:firstRow="0" w:lastRow="0" w:firstColumn="1" w:lastColumn="0" w:oddVBand="0" w:evenVBand="0" w:oddHBand="0" w:evenHBand="0" w:firstRowFirstColumn="0" w:firstRowLastColumn="0" w:lastRowFirstColumn="0" w:lastRowLastColumn="0"/>
            <w:tcW w:w="0" w:type="dxa"/>
            <w:vMerge/>
            <w:tcPrChange w:id="557" w:author="Mike Black" w:date="2022-12-31T12:23:00Z">
              <w:tcPr>
                <w:tcW w:w="1883" w:type="dxa"/>
                <w:gridSpan w:val="3"/>
                <w:vMerge/>
              </w:tcPr>
            </w:tcPrChange>
          </w:tcPr>
          <w:p w14:paraId="75529DDE" w14:textId="77777777" w:rsidR="00362A53" w:rsidRPr="003E3089" w:rsidRDefault="00362A53" w:rsidP="00C04DC4">
            <w:pPr>
              <w:jc w:val="center"/>
              <w:cnfStyle w:val="001000100000" w:firstRow="0" w:lastRow="0" w:firstColumn="1" w:lastColumn="0" w:oddVBand="0" w:evenVBand="0" w:oddHBand="1" w:evenHBand="0" w:firstRowFirstColumn="0" w:firstRowLastColumn="0" w:lastRowFirstColumn="0" w:lastRowLastColumn="0"/>
              <w:rPr>
                <w:ins w:id="558" w:author="Mike Black" w:date="2022-12-30T17:49:00Z"/>
                <w:rFonts w:cstheme="minorHAnsi"/>
                <w:color w:val="000000" w:themeColor="text1"/>
                <w:sz w:val="24"/>
              </w:rPr>
            </w:pPr>
          </w:p>
        </w:tc>
        <w:tc>
          <w:tcPr>
            <w:tcW w:w="0" w:type="dxa"/>
            <w:tcPrChange w:id="559" w:author="Mike Black" w:date="2022-12-31T12:23:00Z">
              <w:tcPr>
                <w:tcW w:w="1262" w:type="dxa"/>
                <w:gridSpan w:val="2"/>
              </w:tcPr>
            </w:tcPrChange>
          </w:tcPr>
          <w:p w14:paraId="7D7F3891" w14:textId="78829AAB"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ins w:id="560" w:author="Mike Black" w:date="2022-12-30T17:49:00Z"/>
                <w:rFonts w:cstheme="minorHAnsi"/>
                <w:color w:val="000000" w:themeColor="text1"/>
                <w:sz w:val="24"/>
              </w:rPr>
            </w:pPr>
            <w:ins w:id="561" w:author="Mike Black" w:date="2022-12-30T17:56:00Z">
              <w:r>
                <w:rPr>
                  <w:rFonts w:cstheme="minorHAnsi"/>
                  <w:color w:val="000000" w:themeColor="text1"/>
                  <w:sz w:val="24"/>
                </w:rPr>
                <w:t>Inter</w:t>
              </w:r>
            </w:ins>
            <w:ins w:id="562" w:author="Mike Black" w:date="2022-12-30T17:57:00Z">
              <w:r>
                <w:rPr>
                  <w:rFonts w:cstheme="minorHAnsi"/>
                  <w:color w:val="000000" w:themeColor="text1"/>
                  <w:sz w:val="24"/>
                </w:rPr>
                <w:t>cept</w:t>
              </w:r>
            </w:ins>
          </w:p>
        </w:tc>
        <w:tc>
          <w:tcPr>
            <w:tcW w:w="0" w:type="auto"/>
            <w:tcPrChange w:id="563" w:author="Mike Black" w:date="2022-12-31T12:23:00Z">
              <w:tcPr>
                <w:tcW w:w="0" w:type="auto"/>
                <w:gridSpan w:val="2"/>
              </w:tcPr>
            </w:tcPrChange>
          </w:tcPr>
          <w:p w14:paraId="14AA1AAC"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564" w:author="Mike Black" w:date="2022-12-30T17:49:00Z"/>
                <w:rFonts w:cstheme="minorHAnsi"/>
                <w:color w:val="000000" w:themeColor="text1"/>
                <w:sz w:val="24"/>
              </w:rPr>
            </w:pPr>
            <w:ins w:id="565" w:author="Mike Black" w:date="2022-12-30T17:49:00Z">
              <w:r w:rsidRPr="003E3089">
                <w:rPr>
                  <w:rFonts w:cstheme="minorHAnsi"/>
                  <w:color w:val="000000" w:themeColor="text1"/>
                  <w:sz w:val="24"/>
                </w:rPr>
                <w:t>0.165</w:t>
              </w:r>
            </w:ins>
          </w:p>
        </w:tc>
        <w:tc>
          <w:tcPr>
            <w:tcW w:w="0" w:type="auto"/>
            <w:tcPrChange w:id="566" w:author="Mike Black" w:date="2022-12-31T12:23:00Z">
              <w:tcPr>
                <w:tcW w:w="0" w:type="auto"/>
                <w:gridSpan w:val="2"/>
              </w:tcPr>
            </w:tcPrChange>
          </w:tcPr>
          <w:p w14:paraId="5CCE0609"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567" w:author="Mike Black" w:date="2022-12-30T17:49:00Z"/>
                <w:rFonts w:cstheme="minorHAnsi"/>
                <w:color w:val="000000" w:themeColor="text1"/>
                <w:sz w:val="24"/>
              </w:rPr>
            </w:pPr>
            <w:ins w:id="568" w:author="Mike Black" w:date="2022-12-30T17:49:00Z">
              <w:r w:rsidRPr="003E3089">
                <w:rPr>
                  <w:rFonts w:cstheme="minorHAnsi"/>
                  <w:color w:val="000000" w:themeColor="text1"/>
                  <w:sz w:val="24"/>
                </w:rPr>
                <w:t>0.109</w:t>
              </w:r>
            </w:ins>
          </w:p>
        </w:tc>
        <w:tc>
          <w:tcPr>
            <w:tcW w:w="0" w:type="auto"/>
            <w:tcPrChange w:id="569" w:author="Mike Black" w:date="2022-12-31T12:23:00Z">
              <w:tcPr>
                <w:tcW w:w="0" w:type="auto"/>
                <w:gridSpan w:val="2"/>
              </w:tcPr>
            </w:tcPrChange>
          </w:tcPr>
          <w:p w14:paraId="66CA6108"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570" w:author="Mike Black" w:date="2022-12-30T17:49:00Z"/>
                <w:rFonts w:cstheme="minorHAnsi"/>
                <w:color w:val="000000" w:themeColor="text1"/>
                <w:sz w:val="24"/>
              </w:rPr>
            </w:pPr>
            <w:ins w:id="571" w:author="Mike Black" w:date="2022-12-30T17:49:00Z">
              <w:r w:rsidRPr="003E3089">
                <w:rPr>
                  <w:rFonts w:cstheme="minorHAnsi"/>
                  <w:color w:val="000000" w:themeColor="text1"/>
                  <w:sz w:val="24"/>
                </w:rPr>
                <w:t>-0.136</w:t>
              </w:r>
            </w:ins>
          </w:p>
        </w:tc>
        <w:tc>
          <w:tcPr>
            <w:tcW w:w="0" w:type="auto"/>
            <w:vMerge/>
            <w:tcPrChange w:id="572" w:author="Mike Black" w:date="2022-12-31T12:23:00Z">
              <w:tcPr>
                <w:tcW w:w="0" w:type="auto"/>
                <w:gridSpan w:val="2"/>
                <w:vMerge/>
              </w:tcPr>
            </w:tcPrChange>
          </w:tcPr>
          <w:p w14:paraId="7CF960F8"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573" w:author="Mike Black" w:date="2022-12-30T17:49:00Z"/>
                <w:rFonts w:cstheme="minorHAnsi"/>
                <w:color w:val="000000" w:themeColor="text1"/>
                <w:sz w:val="24"/>
              </w:rPr>
            </w:pPr>
          </w:p>
        </w:tc>
      </w:tr>
      <w:tr w:rsidR="00362A53" w:rsidRPr="003E3089" w14:paraId="7C0B592C" w14:textId="77777777" w:rsidTr="00950992">
        <w:trPr>
          <w:ins w:id="574" w:author="Mike Black" w:date="2022-12-30T17:49:00Z"/>
          <w:trPrChange w:id="575" w:author="Mike Black" w:date="2022-12-31T12:23: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0" w:type="dxa"/>
            <w:vMerge w:val="restart"/>
            <w:tcPrChange w:id="576" w:author="Mike Black" w:date="2022-12-31T12:23:00Z">
              <w:tcPr>
                <w:tcW w:w="1883" w:type="dxa"/>
                <w:vMerge w:val="restart"/>
              </w:tcPr>
            </w:tcPrChange>
          </w:tcPr>
          <w:p w14:paraId="437F0330" w14:textId="57333BFC" w:rsidR="00362A53" w:rsidRPr="003E3089" w:rsidRDefault="00362A53" w:rsidP="00C04DC4">
            <w:pPr>
              <w:jc w:val="center"/>
              <w:rPr>
                <w:ins w:id="577" w:author="Mike Black" w:date="2022-12-30T17:49:00Z"/>
                <w:rFonts w:cstheme="minorHAnsi"/>
                <w:color w:val="000000" w:themeColor="text1"/>
                <w:sz w:val="24"/>
              </w:rPr>
            </w:pPr>
            <w:ins w:id="578" w:author="Mike Black" w:date="2022-12-30T17:49:00Z">
              <w:r w:rsidRPr="003E3089">
                <w:rPr>
                  <w:rFonts w:cstheme="minorHAnsi"/>
                  <w:color w:val="000000" w:themeColor="text1"/>
                  <w:sz w:val="24"/>
                </w:rPr>
                <w:t xml:space="preserve">Accuracy </w:t>
              </w:r>
              <w:r w:rsidRPr="003E3089">
                <w:rPr>
                  <w:rFonts w:cstheme="minorHAnsi"/>
                  <w:color w:val="000000" w:themeColor="text1"/>
                  <w:sz w:val="24"/>
                </w:rPr>
                <w:br/>
                <w:t>(Low</w:t>
              </w:r>
            </w:ins>
            <w:ins w:id="579" w:author="Mike Black" w:date="2022-12-30T18:01:00Z">
              <w:r w:rsidR="00923CB4">
                <w:rPr>
                  <w:rFonts w:cstheme="minorHAnsi"/>
                  <w:color w:val="000000" w:themeColor="text1"/>
                  <w:sz w:val="24"/>
                </w:rPr>
                <w:t>-</w:t>
              </w:r>
            </w:ins>
            <w:ins w:id="580" w:author="Mike Black" w:date="2022-12-30T17:49:00Z">
              <w:r w:rsidRPr="003E3089">
                <w:rPr>
                  <w:rFonts w:cstheme="minorHAnsi"/>
                  <w:color w:val="000000" w:themeColor="text1"/>
                  <w:sz w:val="24"/>
                </w:rPr>
                <w:t>Density)</w:t>
              </w:r>
            </w:ins>
          </w:p>
          <w:p w14:paraId="7AAA2904" w14:textId="77777777" w:rsidR="00362A53" w:rsidRPr="003E3089" w:rsidRDefault="00362A53" w:rsidP="00C04DC4">
            <w:pPr>
              <w:jc w:val="center"/>
              <w:rPr>
                <w:ins w:id="581" w:author="Mike Black" w:date="2022-12-30T17:49:00Z"/>
                <w:rFonts w:cstheme="minorHAnsi"/>
                <w:color w:val="000000" w:themeColor="text1"/>
                <w:sz w:val="24"/>
              </w:rPr>
            </w:pPr>
          </w:p>
        </w:tc>
        <w:tc>
          <w:tcPr>
            <w:tcW w:w="0" w:type="dxa"/>
            <w:tcPrChange w:id="582" w:author="Mike Black" w:date="2022-12-31T12:23:00Z">
              <w:tcPr>
                <w:tcW w:w="1262" w:type="dxa"/>
                <w:gridSpan w:val="2"/>
              </w:tcPr>
            </w:tcPrChange>
          </w:tcPr>
          <w:p w14:paraId="6CF483D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ins w:id="583" w:author="Mike Black" w:date="2022-12-30T17:49:00Z"/>
                <w:rFonts w:cstheme="minorHAnsi"/>
                <w:color w:val="000000" w:themeColor="text1"/>
                <w:sz w:val="24"/>
              </w:rPr>
            </w:pPr>
            <w:ins w:id="584" w:author="Mike Black" w:date="2022-12-30T17:49:00Z">
              <w:r w:rsidRPr="003E3089">
                <w:rPr>
                  <w:rFonts w:cstheme="minorHAnsi"/>
                  <w:color w:val="000000" w:themeColor="text1"/>
                  <w:sz w:val="24"/>
                </w:rPr>
                <w:t>r</w:t>
              </w:r>
              <w:r w:rsidRPr="003E3089">
                <w:rPr>
                  <w:rFonts w:cstheme="minorHAnsi"/>
                  <w:color w:val="000000" w:themeColor="text1"/>
                  <w:sz w:val="24"/>
                  <w:vertAlign w:val="superscript"/>
                </w:rPr>
                <w:t>2</w:t>
              </w:r>
            </w:ins>
          </w:p>
        </w:tc>
        <w:tc>
          <w:tcPr>
            <w:tcW w:w="0" w:type="auto"/>
            <w:tcPrChange w:id="585" w:author="Mike Black" w:date="2022-12-31T12:23:00Z">
              <w:tcPr>
                <w:tcW w:w="0" w:type="auto"/>
                <w:gridSpan w:val="2"/>
              </w:tcPr>
            </w:tcPrChange>
          </w:tcPr>
          <w:p w14:paraId="7B721BC7"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586" w:author="Mike Black" w:date="2022-12-30T17:49:00Z"/>
                <w:rFonts w:cstheme="minorHAnsi"/>
                <w:color w:val="000000" w:themeColor="text1"/>
                <w:sz w:val="24"/>
              </w:rPr>
            </w:pPr>
            <w:ins w:id="587" w:author="Mike Black" w:date="2022-12-30T17:49:00Z">
              <w:r w:rsidRPr="003E3089">
                <w:rPr>
                  <w:rFonts w:cstheme="minorHAnsi"/>
                  <w:color w:val="000000" w:themeColor="text1"/>
                  <w:sz w:val="24"/>
                </w:rPr>
                <w:t>0.991</w:t>
              </w:r>
            </w:ins>
          </w:p>
        </w:tc>
        <w:tc>
          <w:tcPr>
            <w:tcW w:w="0" w:type="auto"/>
            <w:tcPrChange w:id="588" w:author="Mike Black" w:date="2022-12-31T12:23:00Z">
              <w:tcPr>
                <w:tcW w:w="0" w:type="auto"/>
                <w:gridSpan w:val="2"/>
              </w:tcPr>
            </w:tcPrChange>
          </w:tcPr>
          <w:p w14:paraId="63A0914F"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589" w:author="Mike Black" w:date="2022-12-30T17:49:00Z"/>
                <w:rFonts w:cstheme="minorHAnsi"/>
                <w:color w:val="000000" w:themeColor="text1"/>
                <w:sz w:val="24"/>
              </w:rPr>
            </w:pPr>
            <w:ins w:id="590" w:author="Mike Black" w:date="2022-12-30T17:49:00Z">
              <w:r w:rsidRPr="003E3089">
                <w:rPr>
                  <w:rFonts w:cstheme="minorHAnsi"/>
                  <w:color w:val="000000" w:themeColor="text1"/>
                  <w:sz w:val="24"/>
                </w:rPr>
                <w:t>0.989</w:t>
              </w:r>
            </w:ins>
          </w:p>
        </w:tc>
        <w:tc>
          <w:tcPr>
            <w:tcW w:w="0" w:type="auto"/>
            <w:tcPrChange w:id="591" w:author="Mike Black" w:date="2022-12-31T12:23:00Z">
              <w:tcPr>
                <w:tcW w:w="0" w:type="auto"/>
                <w:gridSpan w:val="2"/>
              </w:tcPr>
            </w:tcPrChange>
          </w:tcPr>
          <w:p w14:paraId="21F372D2"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592" w:author="Mike Black" w:date="2022-12-30T17:49:00Z"/>
                <w:rFonts w:cstheme="minorHAnsi"/>
                <w:color w:val="000000" w:themeColor="text1"/>
                <w:sz w:val="24"/>
              </w:rPr>
            </w:pPr>
            <w:ins w:id="593" w:author="Mike Black" w:date="2022-12-30T17:49:00Z">
              <w:r w:rsidRPr="003E3089">
                <w:rPr>
                  <w:rFonts w:cstheme="minorHAnsi"/>
                  <w:color w:val="000000" w:themeColor="text1"/>
                  <w:sz w:val="24"/>
                </w:rPr>
                <w:t>0.789</w:t>
              </w:r>
            </w:ins>
          </w:p>
        </w:tc>
        <w:tc>
          <w:tcPr>
            <w:tcW w:w="0" w:type="auto"/>
            <w:vMerge/>
            <w:tcPrChange w:id="594" w:author="Mike Black" w:date="2022-12-31T12:23:00Z">
              <w:tcPr>
                <w:tcW w:w="0" w:type="auto"/>
                <w:gridSpan w:val="2"/>
                <w:vMerge/>
                <w:shd w:val="clear" w:color="auto" w:fill="auto"/>
              </w:tcPr>
            </w:tcPrChange>
          </w:tcPr>
          <w:p w14:paraId="1388A41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595" w:author="Mike Black" w:date="2022-12-30T17:49:00Z"/>
                <w:rFonts w:cstheme="minorHAnsi"/>
                <w:color w:val="000000" w:themeColor="text1"/>
                <w:sz w:val="24"/>
              </w:rPr>
            </w:pPr>
          </w:p>
        </w:tc>
      </w:tr>
      <w:tr w:rsidR="00950992" w:rsidRPr="003E3089" w14:paraId="386B0DAE" w14:textId="77777777" w:rsidTr="00950992">
        <w:tblPrEx>
          <w:tblPrExChange w:id="596" w:author="Mike Black" w:date="2022-12-31T12:23: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597" w:author="Mike Black" w:date="2022-12-30T17:49:00Z"/>
        </w:trPr>
        <w:tc>
          <w:tcPr>
            <w:cnfStyle w:val="001000000000" w:firstRow="0" w:lastRow="0" w:firstColumn="1" w:lastColumn="0" w:oddVBand="0" w:evenVBand="0" w:oddHBand="0" w:evenHBand="0" w:firstRowFirstColumn="0" w:firstRowLastColumn="0" w:lastRowFirstColumn="0" w:lastRowLastColumn="0"/>
            <w:tcW w:w="0" w:type="dxa"/>
            <w:vMerge/>
            <w:tcPrChange w:id="598" w:author="Mike Black" w:date="2022-12-31T12:23:00Z">
              <w:tcPr>
                <w:tcW w:w="1883" w:type="dxa"/>
                <w:gridSpan w:val="3"/>
                <w:vMerge/>
              </w:tcPr>
            </w:tcPrChange>
          </w:tcPr>
          <w:p w14:paraId="03551F29" w14:textId="77777777" w:rsidR="00362A53" w:rsidRPr="003E3089" w:rsidRDefault="00362A53" w:rsidP="00C04DC4">
            <w:pPr>
              <w:jc w:val="center"/>
              <w:cnfStyle w:val="001000100000" w:firstRow="0" w:lastRow="0" w:firstColumn="1" w:lastColumn="0" w:oddVBand="0" w:evenVBand="0" w:oddHBand="1" w:evenHBand="0" w:firstRowFirstColumn="0" w:firstRowLastColumn="0" w:lastRowFirstColumn="0" w:lastRowLastColumn="0"/>
              <w:rPr>
                <w:ins w:id="599" w:author="Mike Black" w:date="2022-12-30T17:49:00Z"/>
                <w:rFonts w:cstheme="minorHAnsi"/>
                <w:color w:val="000000" w:themeColor="text1"/>
                <w:sz w:val="24"/>
              </w:rPr>
            </w:pPr>
          </w:p>
        </w:tc>
        <w:tc>
          <w:tcPr>
            <w:tcW w:w="0" w:type="dxa"/>
            <w:tcPrChange w:id="600" w:author="Mike Black" w:date="2022-12-31T12:23:00Z">
              <w:tcPr>
                <w:tcW w:w="1262" w:type="dxa"/>
                <w:gridSpan w:val="2"/>
              </w:tcPr>
            </w:tcPrChange>
          </w:tcPr>
          <w:p w14:paraId="73991F30"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ins w:id="601" w:author="Mike Black" w:date="2022-12-30T17:49:00Z"/>
                <w:rFonts w:cstheme="minorHAnsi"/>
                <w:color w:val="000000" w:themeColor="text1"/>
                <w:sz w:val="24"/>
              </w:rPr>
            </w:pPr>
            <w:ins w:id="602" w:author="Mike Black" w:date="2022-12-30T17:49:00Z">
              <w:r w:rsidRPr="003E3089">
                <w:rPr>
                  <w:rFonts w:cstheme="minorHAnsi"/>
                  <w:color w:val="000000" w:themeColor="text1"/>
                  <w:sz w:val="24"/>
                </w:rPr>
                <w:t>RMSE</w:t>
              </w:r>
            </w:ins>
          </w:p>
        </w:tc>
        <w:tc>
          <w:tcPr>
            <w:tcW w:w="0" w:type="auto"/>
            <w:tcPrChange w:id="603" w:author="Mike Black" w:date="2022-12-31T12:23:00Z">
              <w:tcPr>
                <w:tcW w:w="0" w:type="auto"/>
                <w:gridSpan w:val="2"/>
              </w:tcPr>
            </w:tcPrChange>
          </w:tcPr>
          <w:p w14:paraId="544E7697"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604" w:author="Mike Black" w:date="2022-12-30T17:49:00Z"/>
                <w:rFonts w:cstheme="minorHAnsi"/>
                <w:color w:val="000000" w:themeColor="text1"/>
                <w:sz w:val="24"/>
              </w:rPr>
            </w:pPr>
            <w:ins w:id="605" w:author="Mike Black" w:date="2022-12-30T17:49:00Z">
              <w:r w:rsidRPr="003E3089">
                <w:rPr>
                  <w:rFonts w:cstheme="minorHAnsi"/>
                  <w:color w:val="000000" w:themeColor="text1"/>
                  <w:sz w:val="24"/>
                </w:rPr>
                <w:t>0.495</w:t>
              </w:r>
            </w:ins>
          </w:p>
        </w:tc>
        <w:tc>
          <w:tcPr>
            <w:tcW w:w="0" w:type="auto"/>
            <w:tcPrChange w:id="606" w:author="Mike Black" w:date="2022-12-31T12:23:00Z">
              <w:tcPr>
                <w:tcW w:w="0" w:type="auto"/>
                <w:gridSpan w:val="2"/>
              </w:tcPr>
            </w:tcPrChange>
          </w:tcPr>
          <w:p w14:paraId="61285CE4"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607" w:author="Mike Black" w:date="2022-12-30T17:49:00Z"/>
                <w:rFonts w:cstheme="minorHAnsi"/>
                <w:color w:val="000000" w:themeColor="text1"/>
                <w:sz w:val="24"/>
              </w:rPr>
            </w:pPr>
            <w:ins w:id="608" w:author="Mike Black" w:date="2022-12-30T17:49:00Z">
              <w:r w:rsidRPr="003E3089">
                <w:rPr>
                  <w:rFonts w:cstheme="minorHAnsi"/>
                  <w:color w:val="000000" w:themeColor="text1"/>
                  <w:sz w:val="24"/>
                </w:rPr>
                <w:t>0.585</w:t>
              </w:r>
            </w:ins>
          </w:p>
        </w:tc>
        <w:tc>
          <w:tcPr>
            <w:tcW w:w="0" w:type="auto"/>
            <w:tcPrChange w:id="609" w:author="Mike Black" w:date="2022-12-31T12:23:00Z">
              <w:tcPr>
                <w:tcW w:w="0" w:type="auto"/>
                <w:gridSpan w:val="2"/>
              </w:tcPr>
            </w:tcPrChange>
          </w:tcPr>
          <w:p w14:paraId="64806F17"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610" w:author="Mike Black" w:date="2022-12-30T17:49:00Z"/>
                <w:rFonts w:cstheme="minorHAnsi"/>
                <w:color w:val="000000" w:themeColor="text1"/>
                <w:sz w:val="24"/>
              </w:rPr>
            </w:pPr>
            <w:ins w:id="611" w:author="Mike Black" w:date="2022-12-30T17:49:00Z">
              <w:r w:rsidRPr="003E3089">
                <w:rPr>
                  <w:rFonts w:cstheme="minorHAnsi"/>
                  <w:color w:val="000000" w:themeColor="text1"/>
                  <w:sz w:val="24"/>
                </w:rPr>
                <w:t>3.509</w:t>
              </w:r>
            </w:ins>
          </w:p>
        </w:tc>
        <w:tc>
          <w:tcPr>
            <w:tcW w:w="0" w:type="auto"/>
            <w:vMerge/>
            <w:tcPrChange w:id="612" w:author="Mike Black" w:date="2022-12-31T12:23:00Z">
              <w:tcPr>
                <w:tcW w:w="0" w:type="auto"/>
                <w:gridSpan w:val="2"/>
                <w:vMerge/>
              </w:tcPr>
            </w:tcPrChange>
          </w:tcPr>
          <w:p w14:paraId="2E32C483"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613" w:author="Mike Black" w:date="2022-12-30T17:49:00Z"/>
                <w:rFonts w:cstheme="minorHAnsi"/>
                <w:color w:val="000000" w:themeColor="text1"/>
                <w:sz w:val="24"/>
              </w:rPr>
            </w:pPr>
          </w:p>
        </w:tc>
      </w:tr>
      <w:tr w:rsidR="00362A53" w:rsidRPr="003E3089" w14:paraId="66AA44FF" w14:textId="77777777" w:rsidTr="00950992">
        <w:trPr>
          <w:ins w:id="614" w:author="Mike Black" w:date="2022-12-30T17:49:00Z"/>
          <w:trPrChange w:id="615" w:author="Mike Black" w:date="2022-12-31T12:23: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0" w:type="dxa"/>
            <w:vMerge/>
            <w:tcPrChange w:id="616" w:author="Mike Black" w:date="2022-12-31T12:23:00Z">
              <w:tcPr>
                <w:tcW w:w="1883" w:type="dxa"/>
                <w:vMerge/>
              </w:tcPr>
            </w:tcPrChange>
          </w:tcPr>
          <w:p w14:paraId="42336CA1" w14:textId="77777777" w:rsidR="00362A53" w:rsidRPr="003E3089" w:rsidRDefault="00362A53" w:rsidP="00C04DC4">
            <w:pPr>
              <w:jc w:val="center"/>
              <w:rPr>
                <w:ins w:id="617" w:author="Mike Black" w:date="2022-12-30T17:49:00Z"/>
                <w:rFonts w:cstheme="minorHAnsi"/>
                <w:color w:val="000000" w:themeColor="text1"/>
                <w:sz w:val="24"/>
              </w:rPr>
            </w:pPr>
          </w:p>
        </w:tc>
        <w:tc>
          <w:tcPr>
            <w:tcW w:w="0" w:type="dxa"/>
            <w:tcPrChange w:id="618" w:author="Mike Black" w:date="2022-12-31T12:23:00Z">
              <w:tcPr>
                <w:tcW w:w="1262" w:type="dxa"/>
                <w:gridSpan w:val="2"/>
              </w:tcPr>
            </w:tcPrChange>
          </w:tcPr>
          <w:p w14:paraId="49DB3A26"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ins w:id="619" w:author="Mike Black" w:date="2022-12-30T17:49:00Z"/>
                <w:rFonts w:cstheme="minorHAnsi"/>
                <w:color w:val="000000" w:themeColor="text1"/>
                <w:sz w:val="24"/>
              </w:rPr>
            </w:pPr>
            <w:ins w:id="620" w:author="Mike Black" w:date="2022-12-30T17:49:00Z">
              <w:r w:rsidRPr="003E3089">
                <w:rPr>
                  <w:rFonts w:cstheme="minorHAnsi"/>
                  <w:color w:val="000000" w:themeColor="text1"/>
                  <w:sz w:val="24"/>
                </w:rPr>
                <w:t>RMSD</w:t>
              </w:r>
            </w:ins>
          </w:p>
        </w:tc>
        <w:tc>
          <w:tcPr>
            <w:tcW w:w="0" w:type="auto"/>
            <w:tcPrChange w:id="621" w:author="Mike Black" w:date="2022-12-31T12:23:00Z">
              <w:tcPr>
                <w:tcW w:w="0" w:type="auto"/>
                <w:gridSpan w:val="2"/>
              </w:tcPr>
            </w:tcPrChange>
          </w:tcPr>
          <w:p w14:paraId="7A529F97"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622" w:author="Mike Black" w:date="2022-12-30T17:49:00Z"/>
                <w:rFonts w:cstheme="minorHAnsi"/>
                <w:color w:val="000000" w:themeColor="text1"/>
                <w:sz w:val="24"/>
              </w:rPr>
            </w:pPr>
            <w:ins w:id="623" w:author="Mike Black" w:date="2022-12-30T17:49:00Z">
              <w:r w:rsidRPr="003E3089">
                <w:rPr>
                  <w:rFonts w:cstheme="minorHAnsi"/>
                  <w:color w:val="000000" w:themeColor="text1"/>
                  <w:sz w:val="24"/>
                </w:rPr>
                <w:t>0.494</w:t>
              </w:r>
            </w:ins>
          </w:p>
        </w:tc>
        <w:tc>
          <w:tcPr>
            <w:tcW w:w="0" w:type="auto"/>
            <w:tcPrChange w:id="624" w:author="Mike Black" w:date="2022-12-31T12:23:00Z">
              <w:tcPr>
                <w:tcW w:w="0" w:type="auto"/>
                <w:gridSpan w:val="2"/>
              </w:tcPr>
            </w:tcPrChange>
          </w:tcPr>
          <w:p w14:paraId="4EC15140"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625" w:author="Mike Black" w:date="2022-12-30T17:49:00Z"/>
                <w:rFonts w:cstheme="minorHAnsi"/>
                <w:color w:val="000000" w:themeColor="text1"/>
                <w:sz w:val="24"/>
              </w:rPr>
            </w:pPr>
            <w:ins w:id="626" w:author="Mike Black" w:date="2022-12-30T17:49:00Z">
              <w:r w:rsidRPr="003E3089">
                <w:rPr>
                  <w:rFonts w:cstheme="minorHAnsi"/>
                  <w:color w:val="000000" w:themeColor="text1"/>
                  <w:sz w:val="24"/>
                </w:rPr>
                <w:t>0.575</w:t>
              </w:r>
            </w:ins>
          </w:p>
        </w:tc>
        <w:tc>
          <w:tcPr>
            <w:tcW w:w="0" w:type="auto"/>
            <w:tcPrChange w:id="627" w:author="Mike Black" w:date="2022-12-31T12:23:00Z">
              <w:tcPr>
                <w:tcW w:w="0" w:type="auto"/>
                <w:gridSpan w:val="2"/>
              </w:tcPr>
            </w:tcPrChange>
          </w:tcPr>
          <w:p w14:paraId="6956E59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628" w:author="Mike Black" w:date="2022-12-30T17:49:00Z"/>
                <w:rFonts w:cstheme="minorHAnsi"/>
                <w:color w:val="000000" w:themeColor="text1"/>
                <w:sz w:val="24"/>
              </w:rPr>
            </w:pPr>
            <w:ins w:id="629" w:author="Mike Black" w:date="2022-12-30T17:49:00Z">
              <w:r w:rsidRPr="003E3089">
                <w:rPr>
                  <w:rFonts w:cstheme="minorHAnsi"/>
                  <w:color w:val="000000" w:themeColor="text1"/>
                  <w:sz w:val="24"/>
                </w:rPr>
                <w:t>2.24</w:t>
              </w:r>
            </w:ins>
          </w:p>
        </w:tc>
        <w:tc>
          <w:tcPr>
            <w:tcW w:w="0" w:type="auto"/>
            <w:vMerge/>
            <w:tcPrChange w:id="630" w:author="Mike Black" w:date="2022-12-31T12:23:00Z">
              <w:tcPr>
                <w:tcW w:w="0" w:type="auto"/>
                <w:gridSpan w:val="2"/>
                <w:vMerge/>
                <w:shd w:val="clear" w:color="auto" w:fill="auto"/>
              </w:tcPr>
            </w:tcPrChange>
          </w:tcPr>
          <w:p w14:paraId="45B25D18"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631" w:author="Mike Black" w:date="2022-12-30T17:49:00Z"/>
                <w:rFonts w:cstheme="minorHAnsi"/>
                <w:color w:val="000000" w:themeColor="text1"/>
                <w:sz w:val="24"/>
              </w:rPr>
            </w:pPr>
          </w:p>
        </w:tc>
      </w:tr>
      <w:tr w:rsidR="00950992" w:rsidRPr="003E3089" w14:paraId="24CAFC09" w14:textId="77777777" w:rsidTr="00950992">
        <w:tblPrEx>
          <w:tblPrExChange w:id="632" w:author="Mike Black" w:date="2022-12-31T12:23: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633" w:author="Mike Black" w:date="2022-12-30T17:49:00Z"/>
        </w:trPr>
        <w:tc>
          <w:tcPr>
            <w:cnfStyle w:val="001000000000" w:firstRow="0" w:lastRow="0" w:firstColumn="1" w:lastColumn="0" w:oddVBand="0" w:evenVBand="0" w:oddHBand="0" w:evenHBand="0" w:firstRowFirstColumn="0" w:firstRowLastColumn="0" w:lastRowFirstColumn="0" w:lastRowLastColumn="0"/>
            <w:tcW w:w="0" w:type="dxa"/>
            <w:vMerge/>
            <w:tcPrChange w:id="634" w:author="Mike Black" w:date="2022-12-31T12:23:00Z">
              <w:tcPr>
                <w:tcW w:w="1883" w:type="dxa"/>
                <w:gridSpan w:val="3"/>
                <w:vMerge/>
              </w:tcPr>
            </w:tcPrChange>
          </w:tcPr>
          <w:p w14:paraId="20CF0161" w14:textId="77777777" w:rsidR="00362A53" w:rsidRPr="003E3089" w:rsidRDefault="00362A53" w:rsidP="00362A53">
            <w:pPr>
              <w:jc w:val="center"/>
              <w:cnfStyle w:val="001000100000" w:firstRow="0" w:lastRow="0" w:firstColumn="1" w:lastColumn="0" w:oddVBand="0" w:evenVBand="0" w:oddHBand="1" w:evenHBand="0" w:firstRowFirstColumn="0" w:firstRowLastColumn="0" w:lastRowFirstColumn="0" w:lastRowLastColumn="0"/>
              <w:rPr>
                <w:ins w:id="635" w:author="Mike Black" w:date="2022-12-30T17:49:00Z"/>
                <w:rFonts w:cstheme="minorHAnsi"/>
                <w:color w:val="000000" w:themeColor="text1"/>
                <w:sz w:val="24"/>
              </w:rPr>
            </w:pPr>
          </w:p>
        </w:tc>
        <w:tc>
          <w:tcPr>
            <w:tcW w:w="0" w:type="dxa"/>
            <w:tcPrChange w:id="636" w:author="Mike Black" w:date="2022-12-31T12:23:00Z">
              <w:tcPr>
                <w:tcW w:w="1262" w:type="dxa"/>
                <w:gridSpan w:val="2"/>
              </w:tcPr>
            </w:tcPrChange>
          </w:tcPr>
          <w:p w14:paraId="407496F1" w14:textId="7A781A91"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ins w:id="637" w:author="Mike Black" w:date="2022-12-30T17:49:00Z"/>
                <w:rFonts w:cstheme="minorHAnsi"/>
                <w:color w:val="000000" w:themeColor="text1"/>
                <w:sz w:val="24"/>
              </w:rPr>
            </w:pPr>
            <w:ins w:id="638" w:author="Mike Black" w:date="2022-12-30T17:57:00Z">
              <w:r>
                <w:rPr>
                  <w:rFonts w:cstheme="minorHAnsi"/>
                  <w:color w:val="000000" w:themeColor="text1"/>
                  <w:sz w:val="24"/>
                </w:rPr>
                <w:t>Slope</w:t>
              </w:r>
            </w:ins>
          </w:p>
        </w:tc>
        <w:tc>
          <w:tcPr>
            <w:tcW w:w="0" w:type="auto"/>
            <w:tcPrChange w:id="639" w:author="Mike Black" w:date="2022-12-31T12:23:00Z">
              <w:tcPr>
                <w:tcW w:w="0" w:type="auto"/>
                <w:gridSpan w:val="2"/>
              </w:tcPr>
            </w:tcPrChange>
          </w:tcPr>
          <w:p w14:paraId="53CF77F0"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640" w:author="Mike Black" w:date="2022-12-30T17:49:00Z"/>
                <w:rFonts w:cstheme="minorHAnsi"/>
                <w:color w:val="000000" w:themeColor="text1"/>
                <w:sz w:val="24"/>
              </w:rPr>
            </w:pPr>
            <w:ins w:id="641" w:author="Mike Black" w:date="2022-12-30T17:49:00Z">
              <w:r w:rsidRPr="003E3089">
                <w:rPr>
                  <w:rFonts w:cstheme="minorHAnsi"/>
                  <w:color w:val="000000" w:themeColor="text1"/>
                  <w:sz w:val="24"/>
                </w:rPr>
                <w:t>1.002</w:t>
              </w:r>
            </w:ins>
          </w:p>
        </w:tc>
        <w:tc>
          <w:tcPr>
            <w:tcW w:w="0" w:type="auto"/>
            <w:tcPrChange w:id="642" w:author="Mike Black" w:date="2022-12-31T12:23:00Z">
              <w:tcPr>
                <w:tcW w:w="0" w:type="auto"/>
                <w:gridSpan w:val="2"/>
              </w:tcPr>
            </w:tcPrChange>
          </w:tcPr>
          <w:p w14:paraId="59390A9A"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643" w:author="Mike Black" w:date="2022-12-30T17:49:00Z"/>
                <w:rFonts w:cstheme="minorHAnsi"/>
                <w:color w:val="000000" w:themeColor="text1"/>
                <w:sz w:val="24"/>
              </w:rPr>
            </w:pPr>
            <w:ins w:id="644" w:author="Mike Black" w:date="2022-12-30T17:49:00Z">
              <w:r w:rsidRPr="003E3089">
                <w:rPr>
                  <w:rFonts w:cstheme="minorHAnsi"/>
                  <w:color w:val="000000" w:themeColor="text1"/>
                  <w:sz w:val="24"/>
                </w:rPr>
                <w:t>1.017</w:t>
              </w:r>
            </w:ins>
          </w:p>
        </w:tc>
        <w:tc>
          <w:tcPr>
            <w:tcW w:w="0" w:type="auto"/>
            <w:tcPrChange w:id="645" w:author="Mike Black" w:date="2022-12-31T12:23:00Z">
              <w:tcPr>
                <w:tcW w:w="0" w:type="auto"/>
                <w:gridSpan w:val="2"/>
              </w:tcPr>
            </w:tcPrChange>
          </w:tcPr>
          <w:p w14:paraId="7C589CAB"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646" w:author="Mike Black" w:date="2022-12-30T17:49:00Z"/>
                <w:rFonts w:cstheme="minorHAnsi"/>
                <w:color w:val="000000" w:themeColor="text1"/>
                <w:sz w:val="24"/>
              </w:rPr>
            </w:pPr>
            <w:ins w:id="647" w:author="Mike Black" w:date="2022-12-30T17:49:00Z">
              <w:r w:rsidRPr="003E3089">
                <w:rPr>
                  <w:rFonts w:cstheme="minorHAnsi"/>
                  <w:color w:val="000000" w:themeColor="text1"/>
                  <w:sz w:val="24"/>
                </w:rPr>
                <w:t>0.814</w:t>
              </w:r>
            </w:ins>
          </w:p>
        </w:tc>
        <w:tc>
          <w:tcPr>
            <w:tcW w:w="0" w:type="auto"/>
            <w:vMerge/>
            <w:tcPrChange w:id="648" w:author="Mike Black" w:date="2022-12-31T12:23:00Z">
              <w:tcPr>
                <w:tcW w:w="0" w:type="auto"/>
                <w:gridSpan w:val="2"/>
                <w:vMerge/>
              </w:tcPr>
            </w:tcPrChange>
          </w:tcPr>
          <w:p w14:paraId="6E7F4D7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649" w:author="Mike Black" w:date="2022-12-30T17:49:00Z"/>
                <w:rFonts w:cstheme="minorHAnsi"/>
                <w:color w:val="000000" w:themeColor="text1"/>
                <w:sz w:val="24"/>
              </w:rPr>
            </w:pPr>
          </w:p>
        </w:tc>
      </w:tr>
      <w:tr w:rsidR="00362A53" w:rsidRPr="003E3089" w14:paraId="4E191498" w14:textId="77777777" w:rsidTr="00950992">
        <w:trPr>
          <w:ins w:id="650" w:author="Mike Black" w:date="2022-12-30T17:49:00Z"/>
          <w:trPrChange w:id="651" w:author="Mike Black" w:date="2022-12-31T12:23: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0" w:type="dxa"/>
            <w:vMerge/>
            <w:tcPrChange w:id="652" w:author="Mike Black" w:date="2022-12-31T12:23:00Z">
              <w:tcPr>
                <w:tcW w:w="1883" w:type="dxa"/>
                <w:vMerge/>
              </w:tcPr>
            </w:tcPrChange>
          </w:tcPr>
          <w:p w14:paraId="4CBBF7EA" w14:textId="77777777" w:rsidR="00362A53" w:rsidRPr="003E3089" w:rsidRDefault="00362A53" w:rsidP="00362A53">
            <w:pPr>
              <w:jc w:val="center"/>
              <w:rPr>
                <w:ins w:id="653" w:author="Mike Black" w:date="2022-12-30T17:49:00Z"/>
                <w:rFonts w:cstheme="minorHAnsi"/>
                <w:color w:val="000000" w:themeColor="text1"/>
                <w:sz w:val="24"/>
              </w:rPr>
            </w:pPr>
          </w:p>
        </w:tc>
        <w:tc>
          <w:tcPr>
            <w:tcW w:w="0" w:type="dxa"/>
            <w:tcPrChange w:id="654" w:author="Mike Black" w:date="2022-12-31T12:23:00Z">
              <w:tcPr>
                <w:tcW w:w="1262" w:type="dxa"/>
                <w:gridSpan w:val="2"/>
              </w:tcPr>
            </w:tcPrChange>
          </w:tcPr>
          <w:p w14:paraId="6222AC4A" w14:textId="5905F88D"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ins w:id="655" w:author="Mike Black" w:date="2022-12-30T17:49:00Z"/>
                <w:rFonts w:cstheme="minorHAnsi"/>
                <w:color w:val="000000" w:themeColor="text1"/>
                <w:sz w:val="24"/>
              </w:rPr>
            </w:pPr>
            <w:ins w:id="656" w:author="Mike Black" w:date="2022-12-30T17:57:00Z">
              <w:r>
                <w:rPr>
                  <w:rFonts w:cstheme="minorHAnsi"/>
                  <w:color w:val="000000" w:themeColor="text1"/>
                  <w:sz w:val="24"/>
                </w:rPr>
                <w:t>Intercept</w:t>
              </w:r>
            </w:ins>
          </w:p>
        </w:tc>
        <w:tc>
          <w:tcPr>
            <w:tcW w:w="0" w:type="auto"/>
            <w:tcPrChange w:id="657" w:author="Mike Black" w:date="2022-12-31T12:23:00Z">
              <w:tcPr>
                <w:tcW w:w="0" w:type="auto"/>
                <w:gridSpan w:val="2"/>
              </w:tcPr>
            </w:tcPrChange>
          </w:tcPr>
          <w:p w14:paraId="67387C61"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658" w:author="Mike Black" w:date="2022-12-30T17:49:00Z"/>
                <w:rFonts w:cstheme="minorHAnsi"/>
                <w:color w:val="000000" w:themeColor="text1"/>
                <w:sz w:val="24"/>
              </w:rPr>
            </w:pPr>
            <w:ins w:id="659" w:author="Mike Black" w:date="2022-12-30T17:49:00Z">
              <w:r w:rsidRPr="003E3089">
                <w:rPr>
                  <w:rFonts w:cstheme="minorHAnsi"/>
                  <w:color w:val="000000" w:themeColor="text1"/>
                  <w:sz w:val="24"/>
                </w:rPr>
                <w:t>0.016</w:t>
              </w:r>
            </w:ins>
          </w:p>
        </w:tc>
        <w:tc>
          <w:tcPr>
            <w:tcW w:w="0" w:type="auto"/>
            <w:tcPrChange w:id="660" w:author="Mike Black" w:date="2022-12-31T12:23:00Z">
              <w:tcPr>
                <w:tcW w:w="0" w:type="auto"/>
                <w:gridSpan w:val="2"/>
              </w:tcPr>
            </w:tcPrChange>
          </w:tcPr>
          <w:p w14:paraId="7D088BD9"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661" w:author="Mike Black" w:date="2022-12-30T17:49:00Z"/>
                <w:rFonts w:cstheme="minorHAnsi"/>
                <w:color w:val="000000" w:themeColor="text1"/>
                <w:sz w:val="24"/>
              </w:rPr>
            </w:pPr>
            <w:ins w:id="662" w:author="Mike Black" w:date="2022-12-30T17:49:00Z">
              <w:r w:rsidRPr="003E3089">
                <w:rPr>
                  <w:rFonts w:cstheme="minorHAnsi"/>
                  <w:color w:val="000000" w:themeColor="text1"/>
                  <w:sz w:val="24"/>
                </w:rPr>
                <w:t>-0.031</w:t>
              </w:r>
            </w:ins>
          </w:p>
        </w:tc>
        <w:tc>
          <w:tcPr>
            <w:tcW w:w="0" w:type="auto"/>
            <w:tcPrChange w:id="663" w:author="Mike Black" w:date="2022-12-31T12:23:00Z">
              <w:tcPr>
                <w:tcW w:w="0" w:type="auto"/>
                <w:gridSpan w:val="2"/>
              </w:tcPr>
            </w:tcPrChange>
          </w:tcPr>
          <w:p w14:paraId="4BE9F247"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664" w:author="Mike Black" w:date="2022-12-30T17:49:00Z"/>
                <w:rFonts w:cstheme="minorHAnsi"/>
                <w:color w:val="000000" w:themeColor="text1"/>
                <w:sz w:val="24"/>
              </w:rPr>
            </w:pPr>
            <w:ins w:id="665" w:author="Mike Black" w:date="2022-12-30T17:49:00Z">
              <w:r w:rsidRPr="003E3089">
                <w:rPr>
                  <w:rFonts w:cstheme="minorHAnsi"/>
                  <w:color w:val="000000" w:themeColor="text1"/>
                  <w:sz w:val="24"/>
                </w:rPr>
                <w:t>-1.620</w:t>
              </w:r>
            </w:ins>
          </w:p>
        </w:tc>
        <w:tc>
          <w:tcPr>
            <w:tcW w:w="0" w:type="auto"/>
            <w:vMerge/>
            <w:tcPrChange w:id="666" w:author="Mike Black" w:date="2022-12-31T12:23:00Z">
              <w:tcPr>
                <w:tcW w:w="0" w:type="auto"/>
                <w:gridSpan w:val="2"/>
                <w:vMerge/>
                <w:shd w:val="clear" w:color="auto" w:fill="auto"/>
              </w:tcPr>
            </w:tcPrChange>
          </w:tcPr>
          <w:p w14:paraId="69005DBD"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667" w:author="Mike Black" w:date="2022-12-30T17:49:00Z"/>
                <w:rFonts w:cstheme="minorHAnsi"/>
                <w:color w:val="000000" w:themeColor="text1"/>
                <w:sz w:val="24"/>
              </w:rPr>
            </w:pPr>
          </w:p>
        </w:tc>
      </w:tr>
      <w:tr w:rsidR="00950992" w:rsidRPr="003E3089" w14:paraId="318B2C5B" w14:textId="77777777" w:rsidTr="00950992">
        <w:tblPrEx>
          <w:tblPrExChange w:id="668" w:author="Mike Black" w:date="2022-12-31T12:23: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669" w:author="Mike Black" w:date="2022-12-30T17:49:00Z"/>
        </w:trPr>
        <w:tc>
          <w:tcPr>
            <w:cnfStyle w:val="001000000000" w:firstRow="0" w:lastRow="0" w:firstColumn="1" w:lastColumn="0" w:oddVBand="0" w:evenVBand="0" w:oddHBand="0" w:evenHBand="0" w:firstRowFirstColumn="0" w:firstRowLastColumn="0" w:lastRowFirstColumn="0" w:lastRowLastColumn="0"/>
            <w:tcW w:w="0" w:type="dxa"/>
            <w:vMerge w:val="restart"/>
            <w:tcPrChange w:id="670" w:author="Mike Black" w:date="2022-12-31T12:23:00Z">
              <w:tcPr>
                <w:tcW w:w="1883" w:type="dxa"/>
                <w:gridSpan w:val="3"/>
                <w:vMerge w:val="restart"/>
              </w:tcPr>
            </w:tcPrChange>
          </w:tcPr>
          <w:p w14:paraId="03527701" w14:textId="77777777" w:rsidR="00362A53" w:rsidRPr="003E3089" w:rsidRDefault="00362A53" w:rsidP="00C04DC4">
            <w:pPr>
              <w:jc w:val="center"/>
              <w:cnfStyle w:val="001000100000" w:firstRow="0" w:lastRow="0" w:firstColumn="1" w:lastColumn="0" w:oddVBand="0" w:evenVBand="0" w:oddHBand="1" w:evenHBand="0" w:firstRowFirstColumn="0" w:firstRowLastColumn="0" w:lastRowFirstColumn="0" w:lastRowLastColumn="0"/>
              <w:rPr>
                <w:ins w:id="671" w:author="Mike Black" w:date="2022-12-30T17:49:00Z"/>
                <w:rFonts w:cstheme="minorHAnsi"/>
                <w:color w:val="000000" w:themeColor="text1"/>
                <w:sz w:val="24"/>
              </w:rPr>
            </w:pPr>
            <w:ins w:id="672" w:author="Mike Black" w:date="2022-12-30T17:49:00Z">
              <w:r w:rsidRPr="003E3089">
                <w:rPr>
                  <w:rFonts w:cstheme="minorHAnsi"/>
                  <w:color w:val="000000" w:themeColor="text1"/>
                  <w:sz w:val="24"/>
                </w:rPr>
                <w:t>Reproducibility</w:t>
              </w:r>
            </w:ins>
          </w:p>
          <w:p w14:paraId="0DAC0B40" w14:textId="77777777" w:rsidR="00362A53" w:rsidRPr="003E3089" w:rsidRDefault="00362A53" w:rsidP="00C04DC4">
            <w:pPr>
              <w:jc w:val="center"/>
              <w:cnfStyle w:val="001000100000" w:firstRow="0" w:lastRow="0" w:firstColumn="1" w:lastColumn="0" w:oddVBand="0" w:evenVBand="0" w:oddHBand="1" w:evenHBand="0" w:firstRowFirstColumn="0" w:firstRowLastColumn="0" w:lastRowFirstColumn="0" w:lastRowLastColumn="0"/>
              <w:rPr>
                <w:ins w:id="673" w:author="Mike Black" w:date="2022-12-30T17:49:00Z"/>
                <w:rFonts w:cstheme="minorHAnsi"/>
                <w:color w:val="000000" w:themeColor="text1"/>
                <w:sz w:val="24"/>
              </w:rPr>
            </w:pPr>
          </w:p>
        </w:tc>
        <w:tc>
          <w:tcPr>
            <w:tcW w:w="0" w:type="dxa"/>
            <w:tcPrChange w:id="674" w:author="Mike Black" w:date="2022-12-31T12:23:00Z">
              <w:tcPr>
                <w:tcW w:w="1262" w:type="dxa"/>
                <w:gridSpan w:val="2"/>
              </w:tcPr>
            </w:tcPrChange>
          </w:tcPr>
          <w:p w14:paraId="1C385E56"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ins w:id="675" w:author="Mike Black" w:date="2022-12-30T17:49:00Z"/>
                <w:rFonts w:cstheme="minorHAnsi"/>
                <w:color w:val="000000" w:themeColor="text1"/>
                <w:sz w:val="24"/>
              </w:rPr>
            </w:pPr>
            <w:ins w:id="676" w:author="Mike Black" w:date="2022-12-30T17:49:00Z">
              <w:r w:rsidRPr="003E3089">
                <w:rPr>
                  <w:rFonts w:cstheme="minorHAnsi"/>
                  <w:color w:val="000000" w:themeColor="text1"/>
                  <w:sz w:val="24"/>
                </w:rPr>
                <w:t>r</w:t>
              </w:r>
              <w:r w:rsidRPr="003E3089">
                <w:rPr>
                  <w:rFonts w:cstheme="minorHAnsi"/>
                  <w:color w:val="000000" w:themeColor="text1"/>
                  <w:sz w:val="24"/>
                  <w:vertAlign w:val="superscript"/>
                </w:rPr>
                <w:t>2</w:t>
              </w:r>
            </w:ins>
          </w:p>
        </w:tc>
        <w:tc>
          <w:tcPr>
            <w:tcW w:w="0" w:type="auto"/>
            <w:tcPrChange w:id="677" w:author="Mike Black" w:date="2022-12-31T12:23:00Z">
              <w:tcPr>
                <w:tcW w:w="0" w:type="auto"/>
                <w:gridSpan w:val="2"/>
              </w:tcPr>
            </w:tcPrChange>
          </w:tcPr>
          <w:p w14:paraId="3987C9AE"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678" w:author="Mike Black" w:date="2022-12-30T17:49:00Z"/>
                <w:rFonts w:cstheme="minorHAnsi"/>
                <w:color w:val="000000" w:themeColor="text1"/>
                <w:sz w:val="24"/>
              </w:rPr>
            </w:pPr>
            <w:ins w:id="679" w:author="Mike Black" w:date="2022-12-30T17:49:00Z">
              <w:r w:rsidRPr="003E3089">
                <w:rPr>
                  <w:rFonts w:cstheme="minorHAnsi"/>
                  <w:color w:val="000000" w:themeColor="text1"/>
                  <w:sz w:val="24"/>
                </w:rPr>
                <w:t>1.000</w:t>
              </w:r>
            </w:ins>
          </w:p>
        </w:tc>
        <w:tc>
          <w:tcPr>
            <w:tcW w:w="0" w:type="auto"/>
            <w:tcPrChange w:id="680" w:author="Mike Black" w:date="2022-12-31T12:23:00Z">
              <w:tcPr>
                <w:tcW w:w="0" w:type="auto"/>
                <w:gridSpan w:val="2"/>
              </w:tcPr>
            </w:tcPrChange>
          </w:tcPr>
          <w:p w14:paraId="2950FA25"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681" w:author="Mike Black" w:date="2022-12-30T17:49:00Z"/>
                <w:rFonts w:cstheme="minorHAnsi"/>
                <w:color w:val="000000" w:themeColor="text1"/>
                <w:sz w:val="24"/>
              </w:rPr>
            </w:pPr>
            <w:ins w:id="682" w:author="Mike Black" w:date="2022-12-30T17:49:00Z">
              <w:r w:rsidRPr="003E3089">
                <w:rPr>
                  <w:rFonts w:cstheme="minorHAnsi"/>
                  <w:color w:val="000000" w:themeColor="text1"/>
                  <w:sz w:val="24"/>
                </w:rPr>
                <w:t>1.000</w:t>
              </w:r>
            </w:ins>
          </w:p>
        </w:tc>
        <w:tc>
          <w:tcPr>
            <w:tcW w:w="0" w:type="auto"/>
            <w:tcPrChange w:id="683" w:author="Mike Black" w:date="2022-12-31T12:23:00Z">
              <w:tcPr>
                <w:tcW w:w="0" w:type="auto"/>
                <w:gridSpan w:val="2"/>
              </w:tcPr>
            </w:tcPrChange>
          </w:tcPr>
          <w:p w14:paraId="2299206E"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684" w:author="Mike Black" w:date="2022-12-30T17:49:00Z"/>
                <w:rFonts w:cstheme="minorHAnsi"/>
                <w:color w:val="000000" w:themeColor="text1"/>
                <w:sz w:val="24"/>
              </w:rPr>
            </w:pPr>
            <w:ins w:id="685" w:author="Mike Black" w:date="2022-12-30T17:49:00Z">
              <w:r w:rsidRPr="003E3089">
                <w:rPr>
                  <w:rFonts w:cstheme="minorHAnsi"/>
                  <w:color w:val="000000" w:themeColor="text1"/>
                  <w:sz w:val="24"/>
                </w:rPr>
                <w:t>0.999</w:t>
              </w:r>
            </w:ins>
          </w:p>
        </w:tc>
        <w:tc>
          <w:tcPr>
            <w:tcW w:w="0" w:type="auto"/>
            <w:tcPrChange w:id="686" w:author="Mike Black" w:date="2022-12-31T12:23:00Z">
              <w:tcPr>
                <w:tcW w:w="0" w:type="auto"/>
                <w:gridSpan w:val="2"/>
              </w:tcPr>
            </w:tcPrChange>
          </w:tcPr>
          <w:p w14:paraId="677DDE45"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687" w:author="Mike Black" w:date="2022-12-30T17:49:00Z"/>
                <w:rFonts w:cstheme="minorHAnsi"/>
                <w:color w:val="000000" w:themeColor="text1"/>
                <w:sz w:val="24"/>
              </w:rPr>
            </w:pPr>
            <w:ins w:id="688" w:author="Mike Black" w:date="2022-12-30T17:49:00Z">
              <w:r w:rsidRPr="003E3089">
                <w:rPr>
                  <w:rFonts w:cstheme="minorHAnsi"/>
                  <w:color w:val="000000" w:themeColor="text1"/>
                  <w:sz w:val="24"/>
                </w:rPr>
                <w:t>0.998</w:t>
              </w:r>
            </w:ins>
          </w:p>
        </w:tc>
      </w:tr>
      <w:tr w:rsidR="00362A53" w:rsidRPr="003E3089" w14:paraId="46DF8230" w14:textId="77777777" w:rsidTr="00950992">
        <w:trPr>
          <w:ins w:id="689" w:author="Mike Black" w:date="2022-12-30T17:49:00Z"/>
          <w:trPrChange w:id="690" w:author="Mike Black" w:date="2022-12-31T12:23: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0" w:type="dxa"/>
            <w:vMerge/>
            <w:tcPrChange w:id="691" w:author="Mike Black" w:date="2022-12-31T12:23:00Z">
              <w:tcPr>
                <w:tcW w:w="1883" w:type="dxa"/>
                <w:vMerge/>
              </w:tcPr>
            </w:tcPrChange>
          </w:tcPr>
          <w:p w14:paraId="6C07D0EF" w14:textId="77777777" w:rsidR="00362A53" w:rsidRPr="003E3089" w:rsidRDefault="00362A53" w:rsidP="00C04DC4">
            <w:pPr>
              <w:jc w:val="center"/>
              <w:rPr>
                <w:ins w:id="692" w:author="Mike Black" w:date="2022-12-30T17:49:00Z"/>
                <w:rFonts w:cstheme="minorHAnsi"/>
                <w:color w:val="000000" w:themeColor="text1"/>
                <w:sz w:val="24"/>
              </w:rPr>
            </w:pPr>
          </w:p>
        </w:tc>
        <w:tc>
          <w:tcPr>
            <w:tcW w:w="0" w:type="dxa"/>
            <w:tcPrChange w:id="693" w:author="Mike Black" w:date="2022-12-31T12:23:00Z">
              <w:tcPr>
                <w:tcW w:w="1262" w:type="dxa"/>
                <w:gridSpan w:val="2"/>
              </w:tcPr>
            </w:tcPrChange>
          </w:tcPr>
          <w:p w14:paraId="02E74C3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ins w:id="694" w:author="Mike Black" w:date="2022-12-30T17:49:00Z"/>
                <w:rFonts w:cstheme="minorHAnsi"/>
                <w:color w:val="000000" w:themeColor="text1"/>
                <w:sz w:val="24"/>
              </w:rPr>
            </w:pPr>
            <w:ins w:id="695" w:author="Mike Black" w:date="2022-12-30T17:49:00Z">
              <w:r w:rsidRPr="003E3089">
                <w:rPr>
                  <w:rFonts w:cstheme="minorHAnsi"/>
                  <w:color w:val="000000" w:themeColor="text1"/>
                  <w:sz w:val="24"/>
                </w:rPr>
                <w:t>RMSE</w:t>
              </w:r>
            </w:ins>
          </w:p>
        </w:tc>
        <w:tc>
          <w:tcPr>
            <w:tcW w:w="0" w:type="auto"/>
            <w:tcPrChange w:id="696" w:author="Mike Black" w:date="2022-12-31T12:23:00Z">
              <w:tcPr>
                <w:tcW w:w="0" w:type="auto"/>
                <w:gridSpan w:val="2"/>
              </w:tcPr>
            </w:tcPrChange>
          </w:tcPr>
          <w:p w14:paraId="7E62FF3D"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697" w:author="Mike Black" w:date="2022-12-30T17:49:00Z"/>
                <w:rFonts w:cstheme="minorHAnsi"/>
                <w:color w:val="000000" w:themeColor="text1"/>
                <w:sz w:val="24"/>
              </w:rPr>
            </w:pPr>
            <w:ins w:id="698" w:author="Mike Black" w:date="2022-12-30T17:49:00Z">
              <w:r w:rsidRPr="003E3089">
                <w:rPr>
                  <w:rFonts w:cstheme="minorHAnsi"/>
                  <w:color w:val="000000" w:themeColor="text1"/>
                  <w:sz w:val="24"/>
                </w:rPr>
                <w:t>0.708</w:t>
              </w:r>
            </w:ins>
          </w:p>
        </w:tc>
        <w:tc>
          <w:tcPr>
            <w:tcW w:w="0" w:type="auto"/>
            <w:tcPrChange w:id="699" w:author="Mike Black" w:date="2022-12-31T12:23:00Z">
              <w:tcPr>
                <w:tcW w:w="0" w:type="auto"/>
                <w:gridSpan w:val="2"/>
              </w:tcPr>
            </w:tcPrChange>
          </w:tcPr>
          <w:p w14:paraId="36E6C8A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700" w:author="Mike Black" w:date="2022-12-30T17:49:00Z"/>
                <w:rFonts w:cstheme="minorHAnsi"/>
                <w:color w:val="000000" w:themeColor="text1"/>
                <w:sz w:val="24"/>
              </w:rPr>
            </w:pPr>
            <w:ins w:id="701" w:author="Mike Black" w:date="2022-12-30T17:49:00Z">
              <w:r w:rsidRPr="003E3089">
                <w:rPr>
                  <w:rFonts w:cstheme="minorHAnsi"/>
                  <w:color w:val="000000" w:themeColor="text1"/>
                  <w:sz w:val="24"/>
                </w:rPr>
                <w:t>0.783</w:t>
              </w:r>
            </w:ins>
          </w:p>
        </w:tc>
        <w:tc>
          <w:tcPr>
            <w:tcW w:w="0" w:type="auto"/>
            <w:tcPrChange w:id="702" w:author="Mike Black" w:date="2022-12-31T12:23:00Z">
              <w:tcPr>
                <w:tcW w:w="0" w:type="auto"/>
                <w:gridSpan w:val="2"/>
              </w:tcPr>
            </w:tcPrChange>
          </w:tcPr>
          <w:p w14:paraId="4EAC0156"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703" w:author="Mike Black" w:date="2022-12-30T17:49:00Z"/>
                <w:rFonts w:cstheme="minorHAnsi"/>
                <w:color w:val="000000" w:themeColor="text1"/>
                <w:sz w:val="24"/>
              </w:rPr>
            </w:pPr>
            <w:ins w:id="704" w:author="Mike Black" w:date="2022-12-30T17:49:00Z">
              <w:r w:rsidRPr="003E3089">
                <w:rPr>
                  <w:rFonts w:cstheme="minorHAnsi"/>
                  <w:color w:val="000000" w:themeColor="text1"/>
                  <w:sz w:val="24"/>
                </w:rPr>
                <w:t>0.982</w:t>
              </w:r>
            </w:ins>
          </w:p>
        </w:tc>
        <w:tc>
          <w:tcPr>
            <w:tcW w:w="0" w:type="auto"/>
            <w:tcPrChange w:id="705" w:author="Mike Black" w:date="2022-12-31T12:23:00Z">
              <w:tcPr>
                <w:tcW w:w="0" w:type="auto"/>
                <w:gridSpan w:val="2"/>
              </w:tcPr>
            </w:tcPrChange>
          </w:tcPr>
          <w:p w14:paraId="37BC1E3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706" w:author="Mike Black" w:date="2022-12-30T17:49:00Z"/>
                <w:rFonts w:cstheme="minorHAnsi"/>
                <w:color w:val="000000" w:themeColor="text1"/>
                <w:sz w:val="24"/>
              </w:rPr>
            </w:pPr>
            <w:ins w:id="707" w:author="Mike Black" w:date="2022-12-30T17:49:00Z">
              <w:r w:rsidRPr="003E3089">
                <w:rPr>
                  <w:rFonts w:cstheme="minorHAnsi"/>
                  <w:color w:val="000000" w:themeColor="text1"/>
                  <w:sz w:val="24"/>
                </w:rPr>
                <w:t>4.722</w:t>
              </w:r>
            </w:ins>
          </w:p>
        </w:tc>
      </w:tr>
      <w:tr w:rsidR="00950992" w:rsidRPr="003E3089" w14:paraId="3D94235D" w14:textId="77777777" w:rsidTr="00950992">
        <w:tblPrEx>
          <w:tblPrExChange w:id="708" w:author="Mike Black" w:date="2022-12-31T12:23: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709" w:author="Mike Black" w:date="2022-12-30T17:49:00Z"/>
        </w:trPr>
        <w:tc>
          <w:tcPr>
            <w:cnfStyle w:val="001000000000" w:firstRow="0" w:lastRow="0" w:firstColumn="1" w:lastColumn="0" w:oddVBand="0" w:evenVBand="0" w:oddHBand="0" w:evenHBand="0" w:firstRowFirstColumn="0" w:firstRowLastColumn="0" w:lastRowFirstColumn="0" w:lastRowLastColumn="0"/>
            <w:tcW w:w="0" w:type="dxa"/>
            <w:vMerge/>
            <w:tcPrChange w:id="710" w:author="Mike Black" w:date="2022-12-31T12:23:00Z">
              <w:tcPr>
                <w:tcW w:w="1883" w:type="dxa"/>
                <w:gridSpan w:val="3"/>
                <w:vMerge/>
              </w:tcPr>
            </w:tcPrChange>
          </w:tcPr>
          <w:p w14:paraId="11EE612A" w14:textId="77777777" w:rsidR="00362A53" w:rsidRPr="003E3089" w:rsidRDefault="00362A53" w:rsidP="00C04DC4">
            <w:pPr>
              <w:jc w:val="center"/>
              <w:cnfStyle w:val="001000100000" w:firstRow="0" w:lastRow="0" w:firstColumn="1" w:lastColumn="0" w:oddVBand="0" w:evenVBand="0" w:oddHBand="1" w:evenHBand="0" w:firstRowFirstColumn="0" w:firstRowLastColumn="0" w:lastRowFirstColumn="0" w:lastRowLastColumn="0"/>
              <w:rPr>
                <w:ins w:id="711" w:author="Mike Black" w:date="2022-12-30T17:49:00Z"/>
                <w:rFonts w:cstheme="minorHAnsi"/>
                <w:color w:val="000000" w:themeColor="text1"/>
                <w:sz w:val="24"/>
              </w:rPr>
            </w:pPr>
          </w:p>
        </w:tc>
        <w:tc>
          <w:tcPr>
            <w:tcW w:w="0" w:type="dxa"/>
            <w:tcPrChange w:id="712" w:author="Mike Black" w:date="2022-12-31T12:23:00Z">
              <w:tcPr>
                <w:tcW w:w="1262" w:type="dxa"/>
                <w:gridSpan w:val="2"/>
              </w:tcPr>
            </w:tcPrChange>
          </w:tcPr>
          <w:p w14:paraId="01125224"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ins w:id="713" w:author="Mike Black" w:date="2022-12-30T17:49:00Z"/>
                <w:rFonts w:cstheme="minorHAnsi"/>
                <w:color w:val="000000" w:themeColor="text1"/>
                <w:sz w:val="24"/>
              </w:rPr>
            </w:pPr>
            <w:ins w:id="714" w:author="Mike Black" w:date="2022-12-30T17:49:00Z">
              <w:r w:rsidRPr="003E3089">
                <w:rPr>
                  <w:rFonts w:cstheme="minorHAnsi"/>
                  <w:color w:val="000000" w:themeColor="text1"/>
                  <w:sz w:val="24"/>
                </w:rPr>
                <w:t>RMSD</w:t>
              </w:r>
            </w:ins>
          </w:p>
        </w:tc>
        <w:tc>
          <w:tcPr>
            <w:tcW w:w="0" w:type="auto"/>
            <w:tcPrChange w:id="715" w:author="Mike Black" w:date="2022-12-31T12:23:00Z">
              <w:tcPr>
                <w:tcW w:w="0" w:type="auto"/>
                <w:gridSpan w:val="2"/>
              </w:tcPr>
            </w:tcPrChange>
          </w:tcPr>
          <w:p w14:paraId="36E5E64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716" w:author="Mike Black" w:date="2022-12-30T17:49:00Z"/>
                <w:rFonts w:cstheme="minorHAnsi"/>
                <w:color w:val="000000" w:themeColor="text1"/>
                <w:sz w:val="24"/>
              </w:rPr>
            </w:pPr>
            <w:ins w:id="717" w:author="Mike Black" w:date="2022-12-30T17:49:00Z">
              <w:r w:rsidRPr="003E3089">
                <w:rPr>
                  <w:rFonts w:cstheme="minorHAnsi"/>
                  <w:color w:val="000000" w:themeColor="text1"/>
                  <w:sz w:val="24"/>
                </w:rPr>
                <w:t>0.690</w:t>
              </w:r>
            </w:ins>
          </w:p>
        </w:tc>
        <w:tc>
          <w:tcPr>
            <w:tcW w:w="0" w:type="auto"/>
            <w:tcPrChange w:id="718" w:author="Mike Black" w:date="2022-12-31T12:23:00Z">
              <w:tcPr>
                <w:tcW w:w="0" w:type="auto"/>
                <w:gridSpan w:val="2"/>
              </w:tcPr>
            </w:tcPrChange>
          </w:tcPr>
          <w:p w14:paraId="2CC0ECCB"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719" w:author="Mike Black" w:date="2022-12-30T17:49:00Z"/>
                <w:rFonts w:cstheme="minorHAnsi"/>
                <w:color w:val="000000" w:themeColor="text1"/>
                <w:sz w:val="24"/>
              </w:rPr>
            </w:pPr>
            <w:ins w:id="720" w:author="Mike Black" w:date="2022-12-30T17:49:00Z">
              <w:r w:rsidRPr="003E3089">
                <w:rPr>
                  <w:rFonts w:cstheme="minorHAnsi"/>
                  <w:color w:val="000000" w:themeColor="text1"/>
                  <w:sz w:val="24"/>
                </w:rPr>
                <w:t>0.776</w:t>
              </w:r>
            </w:ins>
          </w:p>
        </w:tc>
        <w:tc>
          <w:tcPr>
            <w:tcW w:w="0" w:type="auto"/>
            <w:tcPrChange w:id="721" w:author="Mike Black" w:date="2022-12-31T12:23:00Z">
              <w:tcPr>
                <w:tcW w:w="0" w:type="auto"/>
                <w:gridSpan w:val="2"/>
              </w:tcPr>
            </w:tcPrChange>
          </w:tcPr>
          <w:p w14:paraId="0048FE5E"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722" w:author="Mike Black" w:date="2022-12-30T17:49:00Z"/>
                <w:rFonts w:cstheme="minorHAnsi"/>
                <w:color w:val="000000" w:themeColor="text1"/>
                <w:sz w:val="24"/>
              </w:rPr>
            </w:pPr>
            <w:ins w:id="723" w:author="Mike Black" w:date="2022-12-30T17:49:00Z">
              <w:r w:rsidRPr="003E3089">
                <w:rPr>
                  <w:rFonts w:cstheme="minorHAnsi"/>
                  <w:color w:val="000000" w:themeColor="text1"/>
                  <w:sz w:val="24"/>
                </w:rPr>
                <w:t>0.98</w:t>
              </w:r>
            </w:ins>
          </w:p>
        </w:tc>
        <w:tc>
          <w:tcPr>
            <w:tcW w:w="0" w:type="auto"/>
            <w:tcPrChange w:id="724" w:author="Mike Black" w:date="2022-12-31T12:23:00Z">
              <w:tcPr>
                <w:tcW w:w="0" w:type="auto"/>
                <w:gridSpan w:val="2"/>
              </w:tcPr>
            </w:tcPrChange>
          </w:tcPr>
          <w:p w14:paraId="0B530EBB"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725" w:author="Mike Black" w:date="2022-12-30T17:49:00Z"/>
                <w:rFonts w:cstheme="minorHAnsi"/>
                <w:color w:val="000000" w:themeColor="text1"/>
                <w:sz w:val="24"/>
              </w:rPr>
            </w:pPr>
            <w:ins w:id="726" w:author="Mike Black" w:date="2022-12-30T17:49:00Z">
              <w:r w:rsidRPr="003E3089">
                <w:rPr>
                  <w:rFonts w:cstheme="minorHAnsi"/>
                  <w:color w:val="000000" w:themeColor="text1"/>
                  <w:sz w:val="24"/>
                </w:rPr>
                <w:t>4.714</w:t>
              </w:r>
            </w:ins>
          </w:p>
        </w:tc>
      </w:tr>
      <w:tr w:rsidR="00362A53" w:rsidRPr="003E3089" w14:paraId="57F2E414" w14:textId="77777777" w:rsidTr="00950992">
        <w:trPr>
          <w:ins w:id="727" w:author="Mike Black" w:date="2022-12-30T17:49:00Z"/>
          <w:trPrChange w:id="728" w:author="Mike Black" w:date="2022-12-31T12:23: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0" w:type="dxa"/>
            <w:vMerge/>
            <w:tcPrChange w:id="729" w:author="Mike Black" w:date="2022-12-31T12:23:00Z">
              <w:tcPr>
                <w:tcW w:w="1883" w:type="dxa"/>
                <w:vMerge/>
              </w:tcPr>
            </w:tcPrChange>
          </w:tcPr>
          <w:p w14:paraId="2E75527B" w14:textId="77777777" w:rsidR="00362A53" w:rsidRPr="003E3089" w:rsidRDefault="00362A53" w:rsidP="00362A53">
            <w:pPr>
              <w:jc w:val="center"/>
              <w:rPr>
                <w:ins w:id="730" w:author="Mike Black" w:date="2022-12-30T17:49:00Z"/>
                <w:rFonts w:cstheme="minorHAnsi"/>
                <w:color w:val="000000" w:themeColor="text1"/>
                <w:sz w:val="24"/>
              </w:rPr>
            </w:pPr>
          </w:p>
        </w:tc>
        <w:tc>
          <w:tcPr>
            <w:tcW w:w="0" w:type="dxa"/>
            <w:tcPrChange w:id="731" w:author="Mike Black" w:date="2022-12-31T12:23:00Z">
              <w:tcPr>
                <w:tcW w:w="1262" w:type="dxa"/>
                <w:gridSpan w:val="2"/>
              </w:tcPr>
            </w:tcPrChange>
          </w:tcPr>
          <w:p w14:paraId="65E9F5AC" w14:textId="7B7B60EC"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ins w:id="732" w:author="Mike Black" w:date="2022-12-30T17:49:00Z"/>
                <w:rFonts w:cstheme="minorHAnsi"/>
                <w:color w:val="000000" w:themeColor="text1"/>
                <w:sz w:val="24"/>
              </w:rPr>
            </w:pPr>
            <w:ins w:id="733" w:author="Mike Black" w:date="2022-12-30T17:57:00Z">
              <w:r>
                <w:rPr>
                  <w:rFonts w:cstheme="minorHAnsi"/>
                  <w:color w:val="000000" w:themeColor="text1"/>
                  <w:sz w:val="24"/>
                </w:rPr>
                <w:t>Slope</w:t>
              </w:r>
            </w:ins>
          </w:p>
        </w:tc>
        <w:tc>
          <w:tcPr>
            <w:tcW w:w="0" w:type="auto"/>
            <w:tcPrChange w:id="734" w:author="Mike Black" w:date="2022-12-31T12:23:00Z">
              <w:tcPr>
                <w:tcW w:w="0" w:type="auto"/>
                <w:gridSpan w:val="2"/>
              </w:tcPr>
            </w:tcPrChange>
          </w:tcPr>
          <w:p w14:paraId="5B82C224"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735" w:author="Mike Black" w:date="2022-12-30T17:49:00Z"/>
                <w:rFonts w:cstheme="minorHAnsi"/>
                <w:color w:val="000000" w:themeColor="text1"/>
                <w:sz w:val="24"/>
              </w:rPr>
            </w:pPr>
            <w:ins w:id="736" w:author="Mike Black" w:date="2022-12-30T17:49:00Z">
              <w:r w:rsidRPr="003E3089">
                <w:rPr>
                  <w:rFonts w:cstheme="minorHAnsi"/>
                  <w:color w:val="000000" w:themeColor="text1"/>
                  <w:sz w:val="24"/>
                </w:rPr>
                <w:t>1.002</w:t>
              </w:r>
            </w:ins>
          </w:p>
        </w:tc>
        <w:tc>
          <w:tcPr>
            <w:tcW w:w="0" w:type="auto"/>
            <w:tcPrChange w:id="737" w:author="Mike Black" w:date="2022-12-31T12:23:00Z">
              <w:tcPr>
                <w:tcW w:w="0" w:type="auto"/>
                <w:gridSpan w:val="2"/>
              </w:tcPr>
            </w:tcPrChange>
          </w:tcPr>
          <w:p w14:paraId="425EC62E"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738" w:author="Mike Black" w:date="2022-12-30T17:49:00Z"/>
                <w:rFonts w:cstheme="minorHAnsi"/>
                <w:color w:val="000000" w:themeColor="text1"/>
                <w:sz w:val="24"/>
              </w:rPr>
            </w:pPr>
            <w:ins w:id="739" w:author="Mike Black" w:date="2022-12-30T17:49:00Z">
              <w:r w:rsidRPr="003E3089">
                <w:rPr>
                  <w:rFonts w:cstheme="minorHAnsi"/>
                  <w:color w:val="000000" w:themeColor="text1"/>
                  <w:sz w:val="24"/>
                </w:rPr>
                <w:t xml:space="preserve">1.001 </w:t>
              </w:r>
            </w:ins>
          </w:p>
        </w:tc>
        <w:tc>
          <w:tcPr>
            <w:tcW w:w="0" w:type="auto"/>
            <w:tcPrChange w:id="740" w:author="Mike Black" w:date="2022-12-31T12:23:00Z">
              <w:tcPr>
                <w:tcW w:w="0" w:type="auto"/>
                <w:gridSpan w:val="2"/>
              </w:tcPr>
            </w:tcPrChange>
          </w:tcPr>
          <w:p w14:paraId="48E5AA27"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741" w:author="Mike Black" w:date="2022-12-30T17:49:00Z"/>
                <w:rFonts w:cstheme="minorHAnsi"/>
                <w:color w:val="000000" w:themeColor="text1"/>
                <w:sz w:val="24"/>
              </w:rPr>
            </w:pPr>
            <w:ins w:id="742" w:author="Mike Black" w:date="2022-12-30T17:49:00Z">
              <w:r w:rsidRPr="003E3089">
                <w:rPr>
                  <w:rFonts w:cstheme="minorHAnsi"/>
                  <w:color w:val="000000" w:themeColor="text1"/>
                  <w:sz w:val="24"/>
                </w:rPr>
                <w:t>1.001</w:t>
              </w:r>
            </w:ins>
          </w:p>
        </w:tc>
        <w:tc>
          <w:tcPr>
            <w:tcW w:w="0" w:type="auto"/>
            <w:tcPrChange w:id="743" w:author="Mike Black" w:date="2022-12-31T12:23:00Z">
              <w:tcPr>
                <w:tcW w:w="0" w:type="auto"/>
                <w:gridSpan w:val="2"/>
              </w:tcPr>
            </w:tcPrChange>
          </w:tcPr>
          <w:p w14:paraId="2DBD7309"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744" w:author="Mike Black" w:date="2022-12-30T17:49:00Z"/>
                <w:rFonts w:cstheme="minorHAnsi"/>
                <w:color w:val="000000" w:themeColor="text1"/>
                <w:sz w:val="24"/>
              </w:rPr>
            </w:pPr>
            <w:ins w:id="745" w:author="Mike Black" w:date="2022-12-30T17:49:00Z">
              <w:r w:rsidRPr="003E3089">
                <w:rPr>
                  <w:rFonts w:cstheme="minorHAnsi"/>
                  <w:color w:val="000000" w:themeColor="text1"/>
                  <w:sz w:val="24"/>
                </w:rPr>
                <w:t xml:space="preserve">0.998 </w:t>
              </w:r>
            </w:ins>
          </w:p>
        </w:tc>
      </w:tr>
      <w:tr w:rsidR="00950992" w:rsidRPr="003E3089" w14:paraId="1DEDC779" w14:textId="77777777" w:rsidTr="00950992">
        <w:tblPrEx>
          <w:tblPrExChange w:id="746" w:author="Mike Black" w:date="2022-12-31T12:23: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747" w:author="Mike Black" w:date="2022-12-30T17:49:00Z"/>
        </w:trPr>
        <w:tc>
          <w:tcPr>
            <w:cnfStyle w:val="001000000000" w:firstRow="0" w:lastRow="0" w:firstColumn="1" w:lastColumn="0" w:oddVBand="0" w:evenVBand="0" w:oddHBand="0" w:evenHBand="0" w:firstRowFirstColumn="0" w:firstRowLastColumn="0" w:lastRowFirstColumn="0" w:lastRowLastColumn="0"/>
            <w:tcW w:w="0" w:type="dxa"/>
            <w:vMerge/>
            <w:tcPrChange w:id="748" w:author="Mike Black" w:date="2022-12-31T12:23:00Z">
              <w:tcPr>
                <w:tcW w:w="1883" w:type="dxa"/>
                <w:gridSpan w:val="3"/>
                <w:vMerge/>
              </w:tcPr>
            </w:tcPrChange>
          </w:tcPr>
          <w:p w14:paraId="4847FD01" w14:textId="77777777" w:rsidR="00362A53" w:rsidRPr="003E3089" w:rsidRDefault="00362A53" w:rsidP="00362A53">
            <w:pPr>
              <w:jc w:val="center"/>
              <w:cnfStyle w:val="001000100000" w:firstRow="0" w:lastRow="0" w:firstColumn="1" w:lastColumn="0" w:oddVBand="0" w:evenVBand="0" w:oddHBand="1" w:evenHBand="0" w:firstRowFirstColumn="0" w:firstRowLastColumn="0" w:lastRowFirstColumn="0" w:lastRowLastColumn="0"/>
              <w:rPr>
                <w:ins w:id="749" w:author="Mike Black" w:date="2022-12-30T17:49:00Z"/>
                <w:rFonts w:cstheme="minorHAnsi"/>
                <w:color w:val="000000" w:themeColor="text1"/>
                <w:sz w:val="24"/>
              </w:rPr>
            </w:pPr>
          </w:p>
        </w:tc>
        <w:tc>
          <w:tcPr>
            <w:tcW w:w="0" w:type="dxa"/>
            <w:tcPrChange w:id="750" w:author="Mike Black" w:date="2022-12-31T12:23:00Z">
              <w:tcPr>
                <w:tcW w:w="1262" w:type="dxa"/>
                <w:gridSpan w:val="2"/>
              </w:tcPr>
            </w:tcPrChange>
          </w:tcPr>
          <w:p w14:paraId="0CC1E28A" w14:textId="4FB71B51"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ins w:id="751" w:author="Mike Black" w:date="2022-12-30T17:49:00Z"/>
                <w:rFonts w:cstheme="minorHAnsi"/>
                <w:color w:val="000000" w:themeColor="text1"/>
                <w:sz w:val="24"/>
              </w:rPr>
            </w:pPr>
            <w:ins w:id="752" w:author="Mike Black" w:date="2022-12-30T17:57:00Z">
              <w:r>
                <w:rPr>
                  <w:rFonts w:cstheme="minorHAnsi"/>
                  <w:color w:val="000000" w:themeColor="text1"/>
                  <w:sz w:val="24"/>
                </w:rPr>
                <w:t>Intercept</w:t>
              </w:r>
            </w:ins>
          </w:p>
        </w:tc>
        <w:tc>
          <w:tcPr>
            <w:tcW w:w="0" w:type="auto"/>
            <w:tcPrChange w:id="753" w:author="Mike Black" w:date="2022-12-31T12:23:00Z">
              <w:tcPr>
                <w:tcW w:w="0" w:type="auto"/>
                <w:gridSpan w:val="2"/>
              </w:tcPr>
            </w:tcPrChange>
          </w:tcPr>
          <w:p w14:paraId="051C6D14"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754" w:author="Mike Black" w:date="2022-12-30T17:49:00Z"/>
                <w:rFonts w:cstheme="minorHAnsi"/>
                <w:color w:val="000000" w:themeColor="text1"/>
                <w:sz w:val="24"/>
              </w:rPr>
            </w:pPr>
            <w:ins w:id="755" w:author="Mike Black" w:date="2022-12-30T17:49:00Z">
              <w:r w:rsidRPr="003E3089">
                <w:rPr>
                  <w:rFonts w:cstheme="minorHAnsi"/>
                  <w:color w:val="000000" w:themeColor="text1"/>
                  <w:sz w:val="24"/>
                </w:rPr>
                <w:t>0.083</w:t>
              </w:r>
            </w:ins>
          </w:p>
        </w:tc>
        <w:tc>
          <w:tcPr>
            <w:tcW w:w="0" w:type="auto"/>
            <w:tcPrChange w:id="756" w:author="Mike Black" w:date="2022-12-31T12:23:00Z">
              <w:tcPr>
                <w:tcW w:w="0" w:type="auto"/>
                <w:gridSpan w:val="2"/>
              </w:tcPr>
            </w:tcPrChange>
          </w:tcPr>
          <w:p w14:paraId="2E913A6F"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757" w:author="Mike Black" w:date="2022-12-30T17:49:00Z"/>
                <w:rFonts w:cstheme="minorHAnsi"/>
                <w:color w:val="000000" w:themeColor="text1"/>
                <w:sz w:val="24"/>
              </w:rPr>
            </w:pPr>
            <w:ins w:id="758" w:author="Mike Black" w:date="2022-12-30T17:49:00Z">
              <w:r w:rsidRPr="003E3089">
                <w:rPr>
                  <w:rFonts w:cstheme="minorHAnsi"/>
                  <w:color w:val="000000" w:themeColor="text1"/>
                  <w:sz w:val="24"/>
                </w:rPr>
                <w:t>0.060</w:t>
              </w:r>
            </w:ins>
          </w:p>
        </w:tc>
        <w:tc>
          <w:tcPr>
            <w:tcW w:w="0" w:type="auto"/>
            <w:tcPrChange w:id="759" w:author="Mike Black" w:date="2022-12-31T12:23:00Z">
              <w:tcPr>
                <w:tcW w:w="0" w:type="auto"/>
                <w:gridSpan w:val="2"/>
              </w:tcPr>
            </w:tcPrChange>
          </w:tcPr>
          <w:p w14:paraId="147B8793"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760" w:author="Mike Black" w:date="2022-12-30T17:49:00Z"/>
                <w:rFonts w:cstheme="minorHAnsi"/>
                <w:color w:val="000000" w:themeColor="text1"/>
                <w:sz w:val="24"/>
              </w:rPr>
            </w:pPr>
            <w:ins w:id="761" w:author="Mike Black" w:date="2022-12-30T17:49:00Z">
              <w:r w:rsidRPr="003E3089">
                <w:rPr>
                  <w:rFonts w:cstheme="minorHAnsi"/>
                  <w:color w:val="000000" w:themeColor="text1"/>
                  <w:sz w:val="24"/>
                </w:rPr>
                <w:t>0.006</w:t>
              </w:r>
            </w:ins>
          </w:p>
        </w:tc>
        <w:tc>
          <w:tcPr>
            <w:tcW w:w="0" w:type="auto"/>
            <w:tcPrChange w:id="762" w:author="Mike Black" w:date="2022-12-31T12:23:00Z">
              <w:tcPr>
                <w:tcW w:w="0" w:type="auto"/>
                <w:gridSpan w:val="2"/>
              </w:tcPr>
            </w:tcPrChange>
          </w:tcPr>
          <w:p w14:paraId="620CBE4F"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763" w:author="Mike Black" w:date="2022-12-30T17:49:00Z"/>
                <w:rFonts w:cstheme="minorHAnsi"/>
                <w:color w:val="000000" w:themeColor="text1"/>
                <w:sz w:val="24"/>
              </w:rPr>
            </w:pPr>
            <w:ins w:id="764" w:author="Mike Black" w:date="2022-12-30T17:49:00Z">
              <w:r w:rsidRPr="003E3089">
                <w:rPr>
                  <w:rFonts w:cstheme="minorHAnsi"/>
                  <w:color w:val="000000" w:themeColor="text1"/>
                  <w:sz w:val="24"/>
                </w:rPr>
                <w:t>0.410</w:t>
              </w:r>
            </w:ins>
          </w:p>
        </w:tc>
      </w:tr>
      <w:tr w:rsidR="00362A53" w:rsidRPr="003E3089" w14:paraId="03D82FBB" w14:textId="77777777" w:rsidTr="00950992">
        <w:trPr>
          <w:ins w:id="765" w:author="Mike Black" w:date="2022-12-30T17:49:00Z"/>
          <w:trPrChange w:id="766" w:author="Mike Black" w:date="2022-12-31T12:23: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767" w:author="Mike Black" w:date="2022-12-31T12:23:00Z">
              <w:tcPr>
                <w:tcW w:w="1883" w:type="dxa"/>
              </w:tcPr>
            </w:tcPrChange>
          </w:tcPr>
          <w:p w14:paraId="125C3C85" w14:textId="77777777" w:rsidR="00362A53" w:rsidRPr="003E3089" w:rsidRDefault="00362A53" w:rsidP="00C04DC4">
            <w:pPr>
              <w:jc w:val="center"/>
              <w:rPr>
                <w:ins w:id="768" w:author="Mike Black" w:date="2022-12-30T17:49:00Z"/>
                <w:rFonts w:cstheme="minorHAnsi"/>
                <w:color w:val="000000" w:themeColor="text1"/>
                <w:sz w:val="24"/>
              </w:rPr>
            </w:pPr>
            <w:ins w:id="769" w:author="Mike Black" w:date="2022-12-30T17:49:00Z">
              <w:r w:rsidRPr="003E3089">
                <w:rPr>
                  <w:rFonts w:cstheme="minorHAnsi"/>
                  <w:color w:val="000000" w:themeColor="text1"/>
                  <w:sz w:val="24"/>
                </w:rPr>
                <w:t>Specificity</w:t>
              </w:r>
            </w:ins>
          </w:p>
        </w:tc>
        <w:tc>
          <w:tcPr>
            <w:tcW w:w="0" w:type="dxa"/>
            <w:tcPrChange w:id="770" w:author="Mike Black" w:date="2022-12-31T12:23:00Z">
              <w:tcPr>
                <w:tcW w:w="1262" w:type="dxa"/>
                <w:gridSpan w:val="2"/>
              </w:tcPr>
            </w:tcPrChange>
          </w:tcPr>
          <w:p w14:paraId="778A6A1E"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ins w:id="771" w:author="Mike Black" w:date="2022-12-30T17:49:00Z"/>
                <w:rFonts w:cstheme="minorHAnsi"/>
                <w:color w:val="000000" w:themeColor="text1"/>
                <w:sz w:val="24"/>
              </w:rPr>
            </w:pPr>
            <w:ins w:id="772" w:author="Mike Black" w:date="2022-12-30T17:49:00Z">
              <w:r w:rsidRPr="003E3089">
                <w:rPr>
                  <w:rFonts w:cstheme="minorHAnsi"/>
                  <w:color w:val="000000" w:themeColor="text1"/>
                  <w:sz w:val="24"/>
                </w:rPr>
                <w:t>False Negative Ratio</w:t>
              </w:r>
            </w:ins>
          </w:p>
        </w:tc>
        <w:tc>
          <w:tcPr>
            <w:tcW w:w="0" w:type="auto"/>
            <w:tcPrChange w:id="773" w:author="Mike Black" w:date="2022-12-31T12:23:00Z">
              <w:tcPr>
                <w:tcW w:w="0" w:type="auto"/>
                <w:gridSpan w:val="2"/>
              </w:tcPr>
            </w:tcPrChange>
          </w:tcPr>
          <w:p w14:paraId="1415FCC2"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774" w:author="Mike Black" w:date="2022-12-30T17:49:00Z"/>
                <w:rFonts w:cstheme="minorHAnsi"/>
                <w:color w:val="000000" w:themeColor="text1"/>
                <w:sz w:val="24"/>
              </w:rPr>
            </w:pPr>
            <w:ins w:id="775" w:author="Mike Black" w:date="2022-12-30T17:49:00Z">
              <w:r w:rsidRPr="003E3089">
                <w:rPr>
                  <w:rFonts w:cstheme="minorHAnsi"/>
                  <w:color w:val="000000" w:themeColor="text1"/>
                  <w:sz w:val="24"/>
                </w:rPr>
                <w:t>24 / 216</w:t>
              </w:r>
            </w:ins>
          </w:p>
        </w:tc>
        <w:tc>
          <w:tcPr>
            <w:tcW w:w="0" w:type="auto"/>
            <w:tcPrChange w:id="776" w:author="Mike Black" w:date="2022-12-31T12:23:00Z">
              <w:tcPr>
                <w:tcW w:w="0" w:type="auto"/>
                <w:gridSpan w:val="2"/>
              </w:tcPr>
            </w:tcPrChange>
          </w:tcPr>
          <w:p w14:paraId="2A8E5BB2"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777" w:author="Mike Black" w:date="2022-12-30T17:49:00Z"/>
                <w:rFonts w:cstheme="minorHAnsi"/>
                <w:color w:val="000000" w:themeColor="text1"/>
                <w:sz w:val="24"/>
              </w:rPr>
            </w:pPr>
            <w:ins w:id="778" w:author="Mike Black" w:date="2022-12-30T17:49:00Z">
              <w:r w:rsidRPr="003E3089">
                <w:rPr>
                  <w:rFonts w:cstheme="minorHAnsi"/>
                  <w:color w:val="000000" w:themeColor="text1"/>
                  <w:sz w:val="24"/>
                </w:rPr>
                <w:t>24 / 216</w:t>
              </w:r>
            </w:ins>
          </w:p>
        </w:tc>
        <w:tc>
          <w:tcPr>
            <w:tcW w:w="0" w:type="auto"/>
            <w:tcPrChange w:id="779" w:author="Mike Black" w:date="2022-12-31T12:23:00Z">
              <w:tcPr>
                <w:tcW w:w="0" w:type="auto"/>
                <w:gridSpan w:val="2"/>
              </w:tcPr>
            </w:tcPrChange>
          </w:tcPr>
          <w:p w14:paraId="32607E80"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780" w:author="Mike Black" w:date="2022-12-30T17:49:00Z"/>
                <w:rFonts w:cstheme="minorHAnsi"/>
                <w:color w:val="000000" w:themeColor="text1"/>
                <w:sz w:val="24"/>
              </w:rPr>
            </w:pPr>
            <w:ins w:id="781" w:author="Mike Black" w:date="2022-12-30T17:49:00Z">
              <w:r w:rsidRPr="003E3089">
                <w:rPr>
                  <w:rFonts w:cstheme="minorHAnsi"/>
                  <w:color w:val="000000" w:themeColor="text1"/>
                  <w:sz w:val="24"/>
                </w:rPr>
                <w:t>84 / 216</w:t>
              </w:r>
            </w:ins>
          </w:p>
        </w:tc>
        <w:tc>
          <w:tcPr>
            <w:tcW w:w="0" w:type="auto"/>
            <w:tcPrChange w:id="782" w:author="Mike Black" w:date="2022-12-31T12:23:00Z">
              <w:tcPr>
                <w:tcW w:w="0" w:type="auto"/>
                <w:gridSpan w:val="2"/>
              </w:tcPr>
            </w:tcPrChange>
          </w:tcPr>
          <w:p w14:paraId="3AE1CF3D"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ins w:id="783" w:author="Mike Black" w:date="2022-12-30T17:49:00Z"/>
                <w:rFonts w:cstheme="minorHAnsi"/>
                <w:color w:val="000000" w:themeColor="text1"/>
                <w:sz w:val="24"/>
              </w:rPr>
            </w:pPr>
            <w:ins w:id="784" w:author="Mike Black" w:date="2022-12-30T17:49:00Z">
              <w:r w:rsidRPr="003E3089">
                <w:rPr>
                  <w:rFonts w:cstheme="minorHAnsi"/>
                  <w:color w:val="000000" w:themeColor="text1"/>
                  <w:sz w:val="24"/>
                </w:rPr>
                <w:t>92 / 216</w:t>
              </w:r>
            </w:ins>
          </w:p>
        </w:tc>
      </w:tr>
      <w:tr w:rsidR="00950992" w:rsidRPr="003E3089" w14:paraId="356FB3B2" w14:textId="77777777" w:rsidTr="00950992">
        <w:tblPrEx>
          <w:tblPrExChange w:id="785" w:author="Mike Black" w:date="2022-12-31T12:23: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786" w:author="Mike Black" w:date="2022-12-30T17:49:00Z"/>
        </w:trPr>
        <w:tc>
          <w:tcPr>
            <w:cnfStyle w:val="001000000000" w:firstRow="0" w:lastRow="0" w:firstColumn="1" w:lastColumn="0" w:oddVBand="0" w:evenVBand="0" w:oddHBand="0" w:evenHBand="0" w:firstRowFirstColumn="0" w:firstRowLastColumn="0" w:lastRowFirstColumn="0" w:lastRowLastColumn="0"/>
            <w:tcW w:w="0" w:type="dxa"/>
            <w:tcPrChange w:id="787" w:author="Mike Black" w:date="2022-12-31T12:23:00Z">
              <w:tcPr>
                <w:tcW w:w="1883" w:type="dxa"/>
                <w:gridSpan w:val="3"/>
              </w:tcPr>
            </w:tcPrChange>
          </w:tcPr>
          <w:p w14:paraId="3312FDBC" w14:textId="77777777" w:rsidR="00362A53" w:rsidRPr="003E3089" w:rsidRDefault="00362A53" w:rsidP="00C04DC4">
            <w:pPr>
              <w:jc w:val="center"/>
              <w:cnfStyle w:val="001000100000" w:firstRow="0" w:lastRow="0" w:firstColumn="1" w:lastColumn="0" w:oddVBand="0" w:evenVBand="0" w:oddHBand="1" w:evenHBand="0" w:firstRowFirstColumn="0" w:firstRowLastColumn="0" w:lastRowFirstColumn="0" w:lastRowLastColumn="0"/>
              <w:rPr>
                <w:ins w:id="788" w:author="Mike Black" w:date="2022-12-30T17:49:00Z"/>
                <w:rFonts w:cstheme="minorHAnsi"/>
                <w:color w:val="000000" w:themeColor="text1"/>
                <w:sz w:val="24"/>
              </w:rPr>
            </w:pPr>
            <w:ins w:id="789" w:author="Mike Black" w:date="2022-12-30T17:49:00Z">
              <w:r w:rsidRPr="003E3089">
                <w:rPr>
                  <w:rFonts w:cstheme="minorHAnsi"/>
                  <w:color w:val="000000" w:themeColor="text1"/>
                  <w:sz w:val="24"/>
                </w:rPr>
                <w:t>Sensitivity</w:t>
              </w:r>
            </w:ins>
          </w:p>
        </w:tc>
        <w:tc>
          <w:tcPr>
            <w:tcW w:w="0" w:type="dxa"/>
            <w:tcPrChange w:id="790" w:author="Mike Black" w:date="2022-12-31T12:23:00Z">
              <w:tcPr>
                <w:tcW w:w="1262" w:type="dxa"/>
                <w:gridSpan w:val="2"/>
              </w:tcPr>
            </w:tcPrChange>
          </w:tcPr>
          <w:p w14:paraId="7A9CDD26"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ins w:id="791" w:author="Mike Black" w:date="2022-12-30T17:49:00Z"/>
                <w:rFonts w:cstheme="minorHAnsi"/>
                <w:color w:val="000000" w:themeColor="text1"/>
                <w:sz w:val="24"/>
              </w:rPr>
            </w:pPr>
            <w:ins w:id="792" w:author="Mike Black" w:date="2022-12-30T17:49:00Z">
              <w:r w:rsidRPr="003E3089">
                <w:rPr>
                  <w:rFonts w:cstheme="minorHAnsi"/>
                  <w:color w:val="000000" w:themeColor="text1"/>
                  <w:sz w:val="24"/>
                </w:rPr>
                <w:t>False Positive Ratio</w:t>
              </w:r>
            </w:ins>
          </w:p>
        </w:tc>
        <w:tc>
          <w:tcPr>
            <w:tcW w:w="0" w:type="auto"/>
            <w:tcPrChange w:id="793" w:author="Mike Black" w:date="2022-12-31T12:23:00Z">
              <w:tcPr>
                <w:tcW w:w="0" w:type="auto"/>
                <w:gridSpan w:val="2"/>
              </w:tcPr>
            </w:tcPrChange>
          </w:tcPr>
          <w:p w14:paraId="6EDD026C"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794" w:author="Mike Black" w:date="2022-12-30T17:49:00Z"/>
                <w:rFonts w:cstheme="minorHAnsi"/>
                <w:color w:val="000000" w:themeColor="text1"/>
                <w:sz w:val="24"/>
              </w:rPr>
            </w:pPr>
            <w:ins w:id="795" w:author="Mike Black" w:date="2022-12-30T17:49:00Z">
              <w:r w:rsidRPr="003E3089">
                <w:rPr>
                  <w:rFonts w:cstheme="minorHAnsi"/>
                  <w:color w:val="000000" w:themeColor="text1"/>
                  <w:sz w:val="24"/>
                </w:rPr>
                <w:t>8 / 72</w:t>
              </w:r>
            </w:ins>
          </w:p>
        </w:tc>
        <w:tc>
          <w:tcPr>
            <w:tcW w:w="0" w:type="auto"/>
            <w:tcPrChange w:id="796" w:author="Mike Black" w:date="2022-12-31T12:23:00Z">
              <w:tcPr>
                <w:tcW w:w="0" w:type="auto"/>
                <w:gridSpan w:val="2"/>
              </w:tcPr>
            </w:tcPrChange>
          </w:tcPr>
          <w:p w14:paraId="2FB2E0BF"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797" w:author="Mike Black" w:date="2022-12-30T17:49:00Z"/>
                <w:rFonts w:cstheme="minorHAnsi"/>
                <w:color w:val="000000" w:themeColor="text1"/>
                <w:sz w:val="24"/>
              </w:rPr>
            </w:pPr>
            <w:ins w:id="798" w:author="Mike Black" w:date="2022-12-30T17:49:00Z">
              <w:r w:rsidRPr="003E3089">
                <w:rPr>
                  <w:rFonts w:cstheme="minorHAnsi"/>
                  <w:color w:val="000000" w:themeColor="text1"/>
                  <w:sz w:val="24"/>
                </w:rPr>
                <w:t>8 / 72</w:t>
              </w:r>
            </w:ins>
          </w:p>
        </w:tc>
        <w:tc>
          <w:tcPr>
            <w:tcW w:w="0" w:type="auto"/>
            <w:tcPrChange w:id="799" w:author="Mike Black" w:date="2022-12-31T12:23:00Z">
              <w:tcPr>
                <w:tcW w:w="0" w:type="auto"/>
                <w:gridSpan w:val="2"/>
              </w:tcPr>
            </w:tcPrChange>
          </w:tcPr>
          <w:p w14:paraId="7C64CE6F"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800" w:author="Mike Black" w:date="2022-12-30T17:49:00Z"/>
                <w:rFonts w:cstheme="minorHAnsi"/>
                <w:color w:val="000000" w:themeColor="text1"/>
                <w:sz w:val="24"/>
              </w:rPr>
            </w:pPr>
            <w:ins w:id="801" w:author="Mike Black" w:date="2022-12-30T17:49:00Z">
              <w:r w:rsidRPr="003E3089">
                <w:rPr>
                  <w:rFonts w:cstheme="minorHAnsi"/>
                  <w:color w:val="000000" w:themeColor="text1"/>
                  <w:sz w:val="24"/>
                </w:rPr>
                <w:t>0 / 72</w:t>
              </w:r>
            </w:ins>
          </w:p>
        </w:tc>
        <w:tc>
          <w:tcPr>
            <w:tcW w:w="0" w:type="auto"/>
            <w:tcPrChange w:id="802" w:author="Mike Black" w:date="2022-12-31T12:23:00Z">
              <w:tcPr>
                <w:tcW w:w="0" w:type="auto"/>
                <w:gridSpan w:val="2"/>
              </w:tcPr>
            </w:tcPrChange>
          </w:tcPr>
          <w:p w14:paraId="42506A5E"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ins w:id="803" w:author="Mike Black" w:date="2022-12-30T17:49:00Z"/>
                <w:rFonts w:cstheme="minorHAnsi"/>
                <w:color w:val="000000" w:themeColor="text1"/>
                <w:sz w:val="24"/>
              </w:rPr>
            </w:pPr>
            <w:ins w:id="804" w:author="Mike Black" w:date="2022-12-30T17:49:00Z">
              <w:r w:rsidRPr="003E3089">
                <w:rPr>
                  <w:rFonts w:cstheme="minorHAnsi"/>
                  <w:color w:val="000000" w:themeColor="text1"/>
                  <w:sz w:val="24"/>
                </w:rPr>
                <w:t>12 / 72</w:t>
              </w:r>
            </w:ins>
          </w:p>
        </w:tc>
      </w:tr>
    </w:tbl>
    <w:p w14:paraId="29711BFD" w14:textId="54ED4850" w:rsidR="00F26A81" w:rsidRDefault="00362A53" w:rsidP="00471DAB">
      <w:pPr>
        <w:spacing w:line="480" w:lineRule="auto"/>
        <w:jc w:val="center"/>
        <w:rPr>
          <w:ins w:id="805" w:author="Mike Black" w:date="2022-12-30T18:28:00Z"/>
          <w:rFonts w:cstheme="minorHAnsi"/>
        </w:rPr>
      </w:pPr>
      <w:ins w:id="806" w:author="Mike Black" w:date="2022-12-30T17:57:00Z">
        <w:r>
          <w:rPr>
            <w:rFonts w:cstheme="minorHAnsi"/>
          </w:rPr>
          <w:t xml:space="preserve">Table 4. </w:t>
        </w:r>
      </w:ins>
      <w:ins w:id="807" w:author="Mike Black" w:date="2022-12-30T17:58:00Z">
        <w:r>
          <w:rPr>
            <w:rFonts w:cstheme="minorHAnsi"/>
          </w:rPr>
          <w:t>Summary of the simulated stationary phantom measurements.</w:t>
        </w:r>
      </w:ins>
    </w:p>
    <w:p w14:paraId="2DFC1070" w14:textId="64FE1599" w:rsidR="007F3F8F" w:rsidRDefault="007F3F8F" w:rsidP="003900AB">
      <w:pPr>
        <w:spacing w:line="480" w:lineRule="auto"/>
        <w:jc w:val="center"/>
        <w:rPr>
          <w:ins w:id="808" w:author="Mike Black" w:date="2022-12-31T12:23:00Z"/>
          <w:rFonts w:cstheme="minorHAnsi"/>
        </w:rPr>
      </w:pPr>
    </w:p>
    <w:p w14:paraId="028F759D" w14:textId="549FB225" w:rsidR="00272071" w:rsidRDefault="00272071" w:rsidP="003900AB">
      <w:pPr>
        <w:spacing w:line="480" w:lineRule="auto"/>
        <w:jc w:val="center"/>
        <w:rPr>
          <w:ins w:id="809" w:author="Mike Black" w:date="2022-12-31T12:23:00Z"/>
          <w:rFonts w:cstheme="minorHAnsi"/>
        </w:rPr>
      </w:pPr>
    </w:p>
    <w:p w14:paraId="0D82126F" w14:textId="5209E066" w:rsidR="00272071" w:rsidRDefault="00272071" w:rsidP="003900AB">
      <w:pPr>
        <w:spacing w:line="480" w:lineRule="auto"/>
        <w:jc w:val="center"/>
        <w:rPr>
          <w:ins w:id="810" w:author="Mike Black" w:date="2022-12-31T12:23:00Z"/>
          <w:rFonts w:cstheme="minorHAnsi"/>
        </w:rPr>
      </w:pPr>
    </w:p>
    <w:p w14:paraId="5FF28C1C" w14:textId="76F5ECF4" w:rsidR="00272071" w:rsidRDefault="00272071" w:rsidP="003900AB">
      <w:pPr>
        <w:spacing w:line="480" w:lineRule="auto"/>
        <w:jc w:val="center"/>
        <w:rPr>
          <w:ins w:id="811" w:author="Mike Black" w:date="2022-12-31T12:23:00Z"/>
          <w:rFonts w:cstheme="minorHAnsi"/>
        </w:rPr>
      </w:pPr>
    </w:p>
    <w:p w14:paraId="5390443A" w14:textId="60963B03" w:rsidR="00272071" w:rsidRDefault="00272071" w:rsidP="003900AB">
      <w:pPr>
        <w:spacing w:line="480" w:lineRule="auto"/>
        <w:jc w:val="center"/>
        <w:rPr>
          <w:ins w:id="812" w:author="Mike Black" w:date="2022-12-31T12:23:00Z"/>
          <w:rFonts w:cstheme="minorHAnsi"/>
        </w:rPr>
      </w:pPr>
    </w:p>
    <w:p w14:paraId="7E62C90A" w14:textId="2EC77481" w:rsidR="00272071" w:rsidRDefault="00272071" w:rsidP="003900AB">
      <w:pPr>
        <w:spacing w:line="480" w:lineRule="auto"/>
        <w:jc w:val="center"/>
        <w:rPr>
          <w:ins w:id="813" w:author="Mike Black" w:date="2022-12-31T12:23:00Z"/>
          <w:rFonts w:cstheme="minorHAnsi"/>
        </w:rPr>
      </w:pPr>
    </w:p>
    <w:p w14:paraId="34CD33AF" w14:textId="3F448A9B" w:rsidR="00272071" w:rsidRDefault="00272071" w:rsidP="003900AB">
      <w:pPr>
        <w:spacing w:line="480" w:lineRule="auto"/>
        <w:jc w:val="center"/>
        <w:rPr>
          <w:ins w:id="814" w:author="Mike Black" w:date="2022-12-31T12:23:00Z"/>
          <w:rFonts w:cstheme="minorHAnsi"/>
        </w:rPr>
      </w:pPr>
    </w:p>
    <w:p w14:paraId="43862178" w14:textId="1174FC32" w:rsidR="00272071" w:rsidRDefault="00272071" w:rsidP="003900AB">
      <w:pPr>
        <w:spacing w:line="480" w:lineRule="auto"/>
        <w:jc w:val="center"/>
        <w:rPr>
          <w:ins w:id="815" w:author="Mike Black" w:date="2022-12-31T12:23:00Z"/>
          <w:rFonts w:cstheme="minorHAnsi"/>
        </w:rPr>
      </w:pPr>
    </w:p>
    <w:p w14:paraId="4FFBC1E9" w14:textId="084AE6E2" w:rsidR="00272071" w:rsidRDefault="00272071" w:rsidP="003900AB">
      <w:pPr>
        <w:spacing w:line="480" w:lineRule="auto"/>
        <w:jc w:val="center"/>
        <w:rPr>
          <w:ins w:id="816" w:author="Mike Black" w:date="2022-12-31T12:23:00Z"/>
          <w:rFonts w:cstheme="minorHAnsi"/>
        </w:rPr>
      </w:pPr>
    </w:p>
    <w:p w14:paraId="3C881A68" w14:textId="08040229" w:rsidR="00272071" w:rsidRDefault="00272071" w:rsidP="003900AB">
      <w:pPr>
        <w:spacing w:line="480" w:lineRule="auto"/>
        <w:jc w:val="center"/>
        <w:rPr>
          <w:ins w:id="817" w:author="Mike Black" w:date="2022-12-31T12:24:00Z"/>
          <w:rFonts w:cstheme="minorHAnsi"/>
        </w:rPr>
      </w:pPr>
    </w:p>
    <w:p w14:paraId="1CD3A63B" w14:textId="77777777" w:rsidR="00950992" w:rsidRDefault="00950992">
      <w:pPr>
        <w:spacing w:line="480" w:lineRule="auto"/>
        <w:jc w:val="center"/>
        <w:rPr>
          <w:ins w:id="818" w:author="Mike Black" w:date="2022-12-30T17:58:00Z"/>
          <w:rFonts w:cstheme="minorHAnsi"/>
        </w:rPr>
        <w:pPrChange w:id="819" w:author="Mike Black" w:date="2022-12-30T18:02:00Z">
          <w:pPr>
            <w:spacing w:line="480" w:lineRule="auto"/>
          </w:pPr>
        </w:pPrChange>
      </w:pPr>
    </w:p>
    <w:tbl>
      <w:tblPr>
        <w:tblStyle w:val="PlainTable5"/>
        <w:tblW w:w="0" w:type="auto"/>
        <w:tblLook w:val="04A0" w:firstRow="1" w:lastRow="0" w:firstColumn="1" w:lastColumn="0" w:noHBand="0" w:noVBand="1"/>
      </w:tblPr>
      <w:tblGrid>
        <w:gridCol w:w="1883"/>
        <w:gridCol w:w="1262"/>
        <w:gridCol w:w="1227"/>
        <w:gridCol w:w="1791"/>
        <w:gridCol w:w="1090"/>
        <w:gridCol w:w="2020"/>
        <w:tblGridChange w:id="820">
          <w:tblGrid>
            <w:gridCol w:w="5"/>
            <w:gridCol w:w="1878"/>
            <w:gridCol w:w="5"/>
            <w:gridCol w:w="1257"/>
            <w:gridCol w:w="5"/>
            <w:gridCol w:w="1222"/>
            <w:gridCol w:w="42"/>
            <w:gridCol w:w="1749"/>
            <w:gridCol w:w="49"/>
            <w:gridCol w:w="1041"/>
            <w:gridCol w:w="73"/>
            <w:gridCol w:w="1947"/>
            <w:gridCol w:w="82"/>
          </w:tblGrid>
        </w:tblGridChange>
      </w:tblGrid>
      <w:tr w:rsidR="00950992" w:rsidRPr="003E3089" w14:paraId="7D4E3C09" w14:textId="77777777" w:rsidTr="00950992">
        <w:trPr>
          <w:cnfStyle w:val="100000000000" w:firstRow="1" w:lastRow="0" w:firstColumn="0" w:lastColumn="0" w:oddVBand="0" w:evenVBand="0" w:oddHBand="0" w:evenHBand="0" w:firstRowFirstColumn="0" w:firstRowLastColumn="0" w:lastRowFirstColumn="0" w:lastRowLastColumn="0"/>
          <w:ins w:id="821" w:author="Mike Black" w:date="2022-12-30T17:58:00Z"/>
        </w:trPr>
        <w:tc>
          <w:tcPr>
            <w:cnfStyle w:val="001000000100" w:firstRow="0" w:lastRow="0" w:firstColumn="1" w:lastColumn="0" w:oddVBand="0" w:evenVBand="0" w:oddHBand="0" w:evenHBand="0" w:firstRowFirstColumn="1" w:firstRowLastColumn="0" w:lastRowFirstColumn="0" w:lastRowLastColumn="0"/>
            <w:tcW w:w="1883" w:type="dxa"/>
          </w:tcPr>
          <w:p w14:paraId="492C321B" w14:textId="5C7F7E4A" w:rsidR="00362A53" w:rsidRPr="00272071" w:rsidRDefault="00362A53" w:rsidP="00950992">
            <w:pPr>
              <w:jc w:val="center"/>
              <w:rPr>
                <w:ins w:id="822" w:author="Mike Black" w:date="2022-12-30T17:58:00Z"/>
                <w:rFonts w:cstheme="minorHAnsi"/>
                <w:b/>
                <w:bCs/>
                <w:color w:val="000000" w:themeColor="text1"/>
                <w:sz w:val="24"/>
                <w:rPrChange w:id="823" w:author="Mike Black" w:date="2022-12-31T12:23:00Z">
                  <w:rPr>
                    <w:ins w:id="824" w:author="Mike Black" w:date="2022-12-30T17:58:00Z"/>
                    <w:rFonts w:cstheme="minorHAnsi"/>
                    <w:color w:val="000000" w:themeColor="text1"/>
                    <w:sz w:val="24"/>
                  </w:rPr>
                </w:rPrChange>
              </w:rPr>
            </w:pPr>
            <w:ins w:id="825" w:author="Mike Black" w:date="2022-12-30T17:58:00Z">
              <w:r w:rsidRPr="00272071">
                <w:rPr>
                  <w:rFonts w:cstheme="minorHAnsi"/>
                  <w:b/>
                  <w:bCs/>
                  <w:color w:val="000000" w:themeColor="text1"/>
                  <w:sz w:val="24"/>
                  <w:rPrChange w:id="826" w:author="Mike Black" w:date="2022-12-31T12:23:00Z">
                    <w:rPr>
                      <w:rFonts w:cstheme="minorHAnsi"/>
                      <w:color w:val="000000" w:themeColor="text1"/>
                      <w:sz w:val="24"/>
                    </w:rPr>
                  </w:rPrChange>
                </w:rPr>
                <w:lastRenderedPageBreak/>
                <w:t>Results</w:t>
              </w:r>
            </w:ins>
          </w:p>
        </w:tc>
        <w:tc>
          <w:tcPr>
            <w:tcW w:w="1262" w:type="dxa"/>
          </w:tcPr>
          <w:p w14:paraId="3F8B1F62" w14:textId="77777777" w:rsidR="00362A53" w:rsidRPr="00272071" w:rsidRDefault="00362A53" w:rsidP="00C04DC4">
            <w:pPr>
              <w:jc w:val="center"/>
              <w:cnfStyle w:val="100000000000" w:firstRow="1" w:lastRow="0" w:firstColumn="0" w:lastColumn="0" w:oddVBand="0" w:evenVBand="0" w:oddHBand="0" w:evenHBand="0" w:firstRowFirstColumn="0" w:firstRowLastColumn="0" w:lastRowFirstColumn="0" w:lastRowLastColumn="0"/>
              <w:rPr>
                <w:ins w:id="827" w:author="Mike Black" w:date="2022-12-30T17:58:00Z"/>
                <w:rFonts w:cstheme="minorHAnsi"/>
                <w:b/>
                <w:bCs/>
                <w:color w:val="000000" w:themeColor="text1"/>
                <w:sz w:val="24"/>
                <w:rPrChange w:id="828" w:author="Mike Black" w:date="2022-12-31T12:23:00Z">
                  <w:rPr>
                    <w:ins w:id="829" w:author="Mike Black" w:date="2022-12-30T17:58:00Z"/>
                    <w:rFonts w:cstheme="minorHAnsi"/>
                    <w:color w:val="000000" w:themeColor="text1"/>
                    <w:sz w:val="24"/>
                  </w:rPr>
                </w:rPrChange>
              </w:rPr>
            </w:pPr>
            <w:ins w:id="830" w:author="Mike Black" w:date="2022-12-30T17:58:00Z">
              <w:r w:rsidRPr="00272071">
                <w:rPr>
                  <w:rFonts w:cstheme="minorHAnsi"/>
                  <w:b/>
                  <w:bCs/>
                  <w:color w:val="000000" w:themeColor="text1"/>
                  <w:sz w:val="24"/>
                  <w:rPrChange w:id="831" w:author="Mike Black" w:date="2022-12-31T12:23:00Z">
                    <w:rPr>
                      <w:rFonts w:cstheme="minorHAnsi"/>
                      <w:color w:val="000000" w:themeColor="text1"/>
                      <w:sz w:val="24"/>
                    </w:rPr>
                  </w:rPrChange>
                </w:rPr>
                <w:t>Metrics</w:t>
              </w:r>
            </w:ins>
          </w:p>
        </w:tc>
        <w:tc>
          <w:tcPr>
            <w:tcW w:w="0" w:type="auto"/>
          </w:tcPr>
          <w:p w14:paraId="573FC9D1" w14:textId="77777777" w:rsidR="00362A53" w:rsidRPr="00272071" w:rsidRDefault="00362A53" w:rsidP="00C04DC4">
            <w:pPr>
              <w:jc w:val="center"/>
              <w:cnfStyle w:val="100000000000" w:firstRow="1" w:lastRow="0" w:firstColumn="0" w:lastColumn="0" w:oddVBand="0" w:evenVBand="0" w:oddHBand="0" w:evenHBand="0" w:firstRowFirstColumn="0" w:firstRowLastColumn="0" w:lastRowFirstColumn="0" w:lastRowLastColumn="0"/>
              <w:rPr>
                <w:ins w:id="832" w:author="Mike Black" w:date="2022-12-30T17:58:00Z"/>
                <w:rFonts w:cstheme="minorHAnsi"/>
                <w:b/>
                <w:bCs/>
                <w:color w:val="000000" w:themeColor="text1"/>
                <w:sz w:val="24"/>
                <w:rPrChange w:id="833" w:author="Mike Black" w:date="2022-12-31T12:23:00Z">
                  <w:rPr>
                    <w:ins w:id="834" w:author="Mike Black" w:date="2022-12-30T17:58:00Z"/>
                    <w:rFonts w:cstheme="minorHAnsi"/>
                    <w:color w:val="000000" w:themeColor="text1"/>
                    <w:sz w:val="24"/>
                  </w:rPr>
                </w:rPrChange>
              </w:rPr>
            </w:pPr>
            <w:ins w:id="835" w:author="Mike Black" w:date="2022-12-30T17:58:00Z">
              <w:r w:rsidRPr="00272071">
                <w:rPr>
                  <w:rFonts w:cstheme="minorHAnsi"/>
                  <w:b/>
                  <w:bCs/>
                  <w:color w:val="000000" w:themeColor="text1"/>
                  <w:sz w:val="24"/>
                  <w:rPrChange w:id="836" w:author="Mike Black" w:date="2022-12-31T12:23:00Z">
                    <w:rPr>
                      <w:rFonts w:cstheme="minorHAnsi"/>
                      <w:color w:val="000000" w:themeColor="text1"/>
                      <w:sz w:val="24"/>
                    </w:rPr>
                  </w:rPrChange>
                </w:rPr>
                <w:t>Integrated</w:t>
              </w:r>
            </w:ins>
          </w:p>
        </w:tc>
        <w:tc>
          <w:tcPr>
            <w:tcW w:w="0" w:type="auto"/>
          </w:tcPr>
          <w:p w14:paraId="452E4140" w14:textId="77777777" w:rsidR="00362A53" w:rsidRPr="00272071" w:rsidRDefault="00362A53" w:rsidP="00C04DC4">
            <w:pPr>
              <w:jc w:val="center"/>
              <w:cnfStyle w:val="100000000000" w:firstRow="1" w:lastRow="0" w:firstColumn="0" w:lastColumn="0" w:oddVBand="0" w:evenVBand="0" w:oddHBand="0" w:evenHBand="0" w:firstRowFirstColumn="0" w:firstRowLastColumn="0" w:lastRowFirstColumn="0" w:lastRowLastColumn="0"/>
              <w:rPr>
                <w:ins w:id="837" w:author="Mike Black" w:date="2022-12-30T17:58:00Z"/>
                <w:rFonts w:cstheme="minorHAnsi"/>
                <w:b/>
                <w:bCs/>
                <w:color w:val="000000" w:themeColor="text1"/>
                <w:sz w:val="24"/>
                <w:rPrChange w:id="838" w:author="Mike Black" w:date="2022-12-31T12:23:00Z">
                  <w:rPr>
                    <w:ins w:id="839" w:author="Mike Black" w:date="2022-12-30T17:58:00Z"/>
                    <w:rFonts w:cstheme="minorHAnsi"/>
                    <w:color w:val="000000" w:themeColor="text1"/>
                    <w:sz w:val="24"/>
                  </w:rPr>
                </w:rPrChange>
              </w:rPr>
            </w:pPr>
            <w:ins w:id="840" w:author="Mike Black" w:date="2022-12-30T17:58:00Z">
              <w:r w:rsidRPr="00272071">
                <w:rPr>
                  <w:rFonts w:cstheme="minorHAnsi"/>
                  <w:b/>
                  <w:bCs/>
                  <w:color w:val="000000" w:themeColor="text1"/>
                  <w:sz w:val="24"/>
                  <w:rPrChange w:id="841" w:author="Mike Black" w:date="2022-12-31T12:23:00Z">
                    <w:rPr>
                      <w:rFonts w:cstheme="minorHAnsi"/>
                      <w:color w:val="000000" w:themeColor="text1"/>
                      <w:sz w:val="24"/>
                    </w:rPr>
                  </w:rPrChange>
                </w:rPr>
                <w:t>Volume Fraction</w:t>
              </w:r>
            </w:ins>
          </w:p>
        </w:tc>
        <w:tc>
          <w:tcPr>
            <w:tcW w:w="0" w:type="auto"/>
          </w:tcPr>
          <w:p w14:paraId="1A8A046D" w14:textId="77777777" w:rsidR="00362A53" w:rsidRPr="00272071" w:rsidRDefault="00362A53" w:rsidP="00C04DC4">
            <w:pPr>
              <w:jc w:val="center"/>
              <w:cnfStyle w:val="100000000000" w:firstRow="1" w:lastRow="0" w:firstColumn="0" w:lastColumn="0" w:oddVBand="0" w:evenVBand="0" w:oddHBand="0" w:evenHBand="0" w:firstRowFirstColumn="0" w:firstRowLastColumn="0" w:lastRowFirstColumn="0" w:lastRowLastColumn="0"/>
              <w:rPr>
                <w:ins w:id="842" w:author="Mike Black" w:date="2022-12-30T17:58:00Z"/>
                <w:rFonts w:cstheme="minorHAnsi"/>
                <w:b/>
                <w:bCs/>
                <w:color w:val="000000" w:themeColor="text1"/>
                <w:sz w:val="24"/>
                <w:rPrChange w:id="843" w:author="Mike Black" w:date="2022-12-31T12:23:00Z">
                  <w:rPr>
                    <w:ins w:id="844" w:author="Mike Black" w:date="2022-12-30T17:58:00Z"/>
                    <w:rFonts w:cstheme="minorHAnsi"/>
                    <w:color w:val="000000" w:themeColor="text1"/>
                    <w:sz w:val="24"/>
                  </w:rPr>
                </w:rPrChange>
              </w:rPr>
            </w:pPr>
            <w:proofErr w:type="spellStart"/>
            <w:ins w:id="845" w:author="Mike Black" w:date="2022-12-30T17:58:00Z">
              <w:r w:rsidRPr="00272071">
                <w:rPr>
                  <w:rFonts w:cstheme="minorHAnsi"/>
                  <w:b/>
                  <w:bCs/>
                  <w:color w:val="000000" w:themeColor="text1"/>
                  <w:sz w:val="24"/>
                  <w:rPrChange w:id="846" w:author="Mike Black" w:date="2022-12-31T12:23:00Z">
                    <w:rPr>
                      <w:rFonts w:cstheme="minorHAnsi"/>
                      <w:color w:val="000000" w:themeColor="text1"/>
                      <w:sz w:val="24"/>
                    </w:rPr>
                  </w:rPrChange>
                </w:rPr>
                <w:t>Agatston</w:t>
              </w:r>
              <w:proofErr w:type="spellEnd"/>
            </w:ins>
          </w:p>
        </w:tc>
        <w:tc>
          <w:tcPr>
            <w:tcW w:w="0" w:type="auto"/>
          </w:tcPr>
          <w:p w14:paraId="3BD88AB6" w14:textId="77777777" w:rsidR="00362A53" w:rsidRPr="00272071" w:rsidRDefault="00362A53" w:rsidP="00C04DC4">
            <w:pPr>
              <w:jc w:val="center"/>
              <w:cnfStyle w:val="100000000000" w:firstRow="1" w:lastRow="0" w:firstColumn="0" w:lastColumn="0" w:oddVBand="0" w:evenVBand="0" w:oddHBand="0" w:evenHBand="0" w:firstRowFirstColumn="0" w:firstRowLastColumn="0" w:lastRowFirstColumn="0" w:lastRowLastColumn="0"/>
              <w:rPr>
                <w:ins w:id="847" w:author="Mike Black" w:date="2022-12-30T17:58:00Z"/>
                <w:rFonts w:cstheme="minorHAnsi"/>
                <w:b/>
                <w:bCs/>
                <w:color w:val="000000" w:themeColor="text1"/>
                <w:sz w:val="24"/>
                <w:rPrChange w:id="848" w:author="Mike Black" w:date="2022-12-31T12:23:00Z">
                  <w:rPr>
                    <w:ins w:id="849" w:author="Mike Black" w:date="2022-12-30T17:58:00Z"/>
                    <w:rFonts w:cstheme="minorHAnsi"/>
                    <w:color w:val="000000" w:themeColor="text1"/>
                    <w:sz w:val="24"/>
                  </w:rPr>
                </w:rPrChange>
              </w:rPr>
            </w:pPr>
            <w:ins w:id="850" w:author="Mike Black" w:date="2022-12-30T17:58:00Z">
              <w:r w:rsidRPr="00272071">
                <w:rPr>
                  <w:rFonts w:cstheme="minorHAnsi"/>
                  <w:b/>
                  <w:bCs/>
                  <w:color w:val="000000" w:themeColor="text1"/>
                  <w:sz w:val="24"/>
                  <w:rPrChange w:id="851" w:author="Mike Black" w:date="2022-12-31T12:23:00Z">
                    <w:rPr>
                      <w:rFonts w:cstheme="minorHAnsi"/>
                      <w:color w:val="000000" w:themeColor="text1"/>
                      <w:sz w:val="24"/>
                    </w:rPr>
                  </w:rPrChange>
                </w:rPr>
                <w:t>Spatially Weighted</w:t>
              </w:r>
            </w:ins>
          </w:p>
        </w:tc>
      </w:tr>
      <w:tr w:rsidR="00272071" w:rsidRPr="003E3089" w14:paraId="3D4E5027" w14:textId="77777777" w:rsidTr="00950992">
        <w:tblPrEx>
          <w:tblW w:w="0" w:type="auto"/>
          <w:tblPrExChange w:id="852" w:author="Mike Black" w:date="2022-12-31T12:24:00Z">
            <w:tblPrEx>
              <w:tblW w:w="0" w:type="auto"/>
            </w:tblPrEx>
          </w:tblPrExChange>
        </w:tblPrEx>
        <w:trPr>
          <w:cnfStyle w:val="000000100000" w:firstRow="0" w:lastRow="0" w:firstColumn="0" w:lastColumn="0" w:oddVBand="0" w:evenVBand="0" w:oddHBand="1" w:evenHBand="0" w:firstRowFirstColumn="0" w:firstRowLastColumn="0" w:lastRowFirstColumn="0" w:lastRowLastColumn="0"/>
          <w:ins w:id="853" w:author="Mike Black" w:date="2022-12-30T17:58:00Z"/>
          <w:trPrChange w:id="854" w:author="Mike Black" w:date="2022-12-31T12:24:00Z">
            <w:trPr>
              <w:gridBefore w:val="1"/>
            </w:trPr>
          </w:trPrChange>
        </w:trPr>
        <w:tc>
          <w:tcPr>
            <w:cnfStyle w:val="001000000000" w:firstRow="0" w:lastRow="0" w:firstColumn="1" w:lastColumn="0" w:oddVBand="0" w:evenVBand="0" w:oddHBand="0" w:evenHBand="0" w:firstRowFirstColumn="0" w:firstRowLastColumn="0" w:lastRowFirstColumn="0" w:lastRowLastColumn="0"/>
            <w:tcW w:w="0" w:type="dxa"/>
            <w:vMerge w:val="restart"/>
            <w:tcPrChange w:id="855" w:author="Mike Black" w:date="2022-12-31T12:24:00Z">
              <w:tcPr>
                <w:tcW w:w="1883" w:type="dxa"/>
                <w:gridSpan w:val="2"/>
                <w:vMerge w:val="restart"/>
              </w:tcPr>
            </w:tcPrChange>
          </w:tcPr>
          <w:p w14:paraId="3D620FE5" w14:textId="0E5AC285" w:rsidR="00362A53" w:rsidRPr="003E3089" w:rsidRDefault="00362A53" w:rsidP="00362A53">
            <w:pPr>
              <w:jc w:val="center"/>
              <w:cnfStyle w:val="001000100000" w:firstRow="0" w:lastRow="0" w:firstColumn="1" w:lastColumn="0" w:oddVBand="0" w:evenVBand="0" w:oddHBand="1" w:evenHBand="0" w:firstRowFirstColumn="0" w:firstRowLastColumn="0" w:lastRowFirstColumn="0" w:lastRowLastColumn="0"/>
              <w:rPr>
                <w:ins w:id="856" w:author="Mike Black" w:date="2022-12-30T17:58:00Z"/>
                <w:rFonts w:cstheme="minorHAnsi"/>
                <w:color w:val="000000" w:themeColor="text1"/>
                <w:sz w:val="24"/>
              </w:rPr>
            </w:pPr>
            <w:ins w:id="857" w:author="Mike Black" w:date="2022-12-30T17:58:00Z">
              <w:r w:rsidRPr="003E3089">
                <w:rPr>
                  <w:rFonts w:cstheme="minorHAnsi"/>
                  <w:color w:val="000000" w:themeColor="text1"/>
                  <w:sz w:val="24"/>
                </w:rPr>
                <w:t>Accuracy (Normal</w:t>
              </w:r>
            </w:ins>
            <w:ins w:id="858" w:author="Mike Black" w:date="2022-12-30T18:01:00Z">
              <w:r w:rsidR="00923CB4">
                <w:rPr>
                  <w:rFonts w:cstheme="minorHAnsi"/>
                  <w:color w:val="000000" w:themeColor="text1"/>
                  <w:sz w:val="24"/>
                </w:rPr>
                <w:t>-</w:t>
              </w:r>
            </w:ins>
            <w:ins w:id="859" w:author="Mike Black" w:date="2022-12-30T17:58:00Z">
              <w:r w:rsidRPr="003E3089">
                <w:rPr>
                  <w:rFonts w:cstheme="minorHAnsi"/>
                  <w:color w:val="000000" w:themeColor="text1"/>
                  <w:sz w:val="24"/>
                </w:rPr>
                <w:t>Density)</w:t>
              </w:r>
            </w:ins>
          </w:p>
          <w:p w14:paraId="760889F2" w14:textId="77777777" w:rsidR="00362A53" w:rsidRPr="003E3089" w:rsidRDefault="00362A53" w:rsidP="00362A53">
            <w:pPr>
              <w:jc w:val="center"/>
              <w:cnfStyle w:val="001000100000" w:firstRow="0" w:lastRow="0" w:firstColumn="1" w:lastColumn="0" w:oddVBand="0" w:evenVBand="0" w:oddHBand="1" w:evenHBand="0" w:firstRowFirstColumn="0" w:firstRowLastColumn="0" w:lastRowFirstColumn="0" w:lastRowLastColumn="0"/>
              <w:rPr>
                <w:ins w:id="860" w:author="Mike Black" w:date="2022-12-30T17:58:00Z"/>
                <w:rFonts w:cstheme="minorHAnsi"/>
                <w:color w:val="000000" w:themeColor="text1"/>
                <w:sz w:val="24"/>
              </w:rPr>
            </w:pPr>
          </w:p>
        </w:tc>
        <w:tc>
          <w:tcPr>
            <w:tcW w:w="0" w:type="dxa"/>
            <w:tcPrChange w:id="861" w:author="Mike Black" w:date="2022-12-31T12:24:00Z">
              <w:tcPr>
                <w:tcW w:w="1262" w:type="dxa"/>
                <w:gridSpan w:val="2"/>
              </w:tcPr>
            </w:tcPrChange>
          </w:tcPr>
          <w:p w14:paraId="40A10D3D"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ins w:id="862" w:author="Mike Black" w:date="2022-12-30T17:58:00Z"/>
                <w:rFonts w:cstheme="minorHAnsi"/>
                <w:color w:val="000000" w:themeColor="text1"/>
                <w:sz w:val="24"/>
              </w:rPr>
            </w:pPr>
            <w:ins w:id="863" w:author="Mike Black" w:date="2022-12-30T17:58:00Z">
              <w:r w:rsidRPr="003E3089">
                <w:rPr>
                  <w:rFonts w:cstheme="minorHAnsi"/>
                  <w:color w:val="000000" w:themeColor="text1"/>
                  <w:sz w:val="24"/>
                </w:rPr>
                <w:t>r</w:t>
              </w:r>
              <w:r w:rsidRPr="003E3089">
                <w:rPr>
                  <w:rFonts w:cstheme="minorHAnsi"/>
                  <w:color w:val="000000" w:themeColor="text1"/>
                  <w:sz w:val="24"/>
                  <w:vertAlign w:val="superscript"/>
                </w:rPr>
                <w:t>2</w:t>
              </w:r>
            </w:ins>
          </w:p>
        </w:tc>
        <w:tc>
          <w:tcPr>
            <w:tcW w:w="0" w:type="auto"/>
            <w:tcPrChange w:id="864" w:author="Mike Black" w:date="2022-12-31T12:24:00Z">
              <w:tcPr>
                <w:tcW w:w="0" w:type="auto"/>
                <w:gridSpan w:val="2"/>
              </w:tcPr>
            </w:tcPrChange>
          </w:tcPr>
          <w:p w14:paraId="7D85AE9B" w14:textId="5CDF271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865" w:author="Mike Black" w:date="2022-12-30T17:58:00Z"/>
                <w:rFonts w:cstheme="minorHAnsi"/>
                <w:color w:val="000000" w:themeColor="text1"/>
                <w:sz w:val="24"/>
              </w:rPr>
            </w:pPr>
            <w:ins w:id="866" w:author="Mike Black" w:date="2022-12-30T17:59:00Z">
              <w:r w:rsidRPr="003E3089">
                <w:rPr>
                  <w:rFonts w:cstheme="minorHAnsi"/>
                  <w:color w:val="000000" w:themeColor="text1"/>
                  <w:sz w:val="24"/>
                </w:rPr>
                <w:t>1.000</w:t>
              </w:r>
            </w:ins>
          </w:p>
        </w:tc>
        <w:tc>
          <w:tcPr>
            <w:tcW w:w="0" w:type="auto"/>
            <w:tcPrChange w:id="867" w:author="Mike Black" w:date="2022-12-31T12:24:00Z">
              <w:tcPr>
                <w:tcW w:w="0" w:type="auto"/>
                <w:gridSpan w:val="2"/>
              </w:tcPr>
            </w:tcPrChange>
          </w:tcPr>
          <w:p w14:paraId="0C885B29" w14:textId="376F94A8"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868" w:author="Mike Black" w:date="2022-12-30T17:58:00Z"/>
                <w:rFonts w:cstheme="minorHAnsi"/>
                <w:color w:val="000000" w:themeColor="text1"/>
                <w:sz w:val="24"/>
              </w:rPr>
            </w:pPr>
            <w:ins w:id="869" w:author="Mike Black" w:date="2022-12-30T17:59:00Z">
              <w:r w:rsidRPr="003E3089">
                <w:rPr>
                  <w:rFonts w:cstheme="minorHAnsi"/>
                  <w:color w:val="000000" w:themeColor="text1"/>
                  <w:sz w:val="24"/>
                </w:rPr>
                <w:t>1.000</w:t>
              </w:r>
            </w:ins>
          </w:p>
        </w:tc>
        <w:tc>
          <w:tcPr>
            <w:tcW w:w="0" w:type="auto"/>
            <w:tcPrChange w:id="870" w:author="Mike Black" w:date="2022-12-31T12:24:00Z">
              <w:tcPr>
                <w:tcW w:w="0" w:type="auto"/>
                <w:gridSpan w:val="2"/>
              </w:tcPr>
            </w:tcPrChange>
          </w:tcPr>
          <w:p w14:paraId="661DE844" w14:textId="6F546398"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871" w:author="Mike Black" w:date="2022-12-30T17:58:00Z"/>
                <w:rFonts w:cstheme="minorHAnsi"/>
                <w:color w:val="000000" w:themeColor="text1"/>
                <w:sz w:val="24"/>
              </w:rPr>
            </w:pPr>
            <w:ins w:id="872" w:author="Mike Black" w:date="2022-12-30T17:59:00Z">
              <w:r w:rsidRPr="003E3089">
                <w:rPr>
                  <w:rFonts w:cstheme="minorHAnsi"/>
                  <w:color w:val="000000" w:themeColor="text1"/>
                  <w:sz w:val="24"/>
                </w:rPr>
                <w:t>0.999</w:t>
              </w:r>
            </w:ins>
          </w:p>
        </w:tc>
        <w:tc>
          <w:tcPr>
            <w:tcW w:w="0" w:type="auto"/>
            <w:vMerge w:val="restart"/>
            <w:tcPrChange w:id="873" w:author="Mike Black" w:date="2022-12-31T12:24:00Z">
              <w:tcPr>
                <w:tcW w:w="0" w:type="auto"/>
                <w:gridSpan w:val="2"/>
                <w:vMerge w:val="restart"/>
              </w:tcPr>
            </w:tcPrChange>
          </w:tcPr>
          <w:p w14:paraId="246477A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874" w:author="Mike Black" w:date="2022-12-30T17:58:00Z"/>
                <w:rFonts w:cstheme="minorHAnsi"/>
                <w:color w:val="000000" w:themeColor="text1"/>
                <w:sz w:val="24"/>
              </w:rPr>
            </w:pPr>
          </w:p>
        </w:tc>
      </w:tr>
      <w:tr w:rsidR="00950992" w:rsidRPr="003E3089" w14:paraId="06B948D3" w14:textId="77777777" w:rsidTr="00950992">
        <w:trPr>
          <w:ins w:id="875" w:author="Mike Black" w:date="2022-12-30T17:58:00Z"/>
        </w:trPr>
        <w:tc>
          <w:tcPr>
            <w:cnfStyle w:val="001000000000" w:firstRow="0" w:lastRow="0" w:firstColumn="1" w:lastColumn="0" w:oddVBand="0" w:evenVBand="0" w:oddHBand="0" w:evenHBand="0" w:firstRowFirstColumn="0" w:firstRowLastColumn="0" w:lastRowFirstColumn="0" w:lastRowLastColumn="0"/>
            <w:tcW w:w="1883" w:type="dxa"/>
            <w:vMerge/>
          </w:tcPr>
          <w:p w14:paraId="0065BAE5" w14:textId="77777777" w:rsidR="00362A53" w:rsidRPr="003E3089" w:rsidRDefault="00362A53" w:rsidP="00362A53">
            <w:pPr>
              <w:jc w:val="center"/>
              <w:rPr>
                <w:ins w:id="876" w:author="Mike Black" w:date="2022-12-30T17:58:00Z"/>
                <w:rFonts w:cstheme="minorHAnsi"/>
                <w:color w:val="000000" w:themeColor="text1"/>
                <w:sz w:val="24"/>
              </w:rPr>
            </w:pPr>
          </w:p>
        </w:tc>
        <w:tc>
          <w:tcPr>
            <w:tcW w:w="1262" w:type="dxa"/>
          </w:tcPr>
          <w:p w14:paraId="59BF84A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ins w:id="877" w:author="Mike Black" w:date="2022-12-30T17:58:00Z"/>
                <w:rFonts w:cstheme="minorHAnsi"/>
                <w:color w:val="000000" w:themeColor="text1"/>
                <w:sz w:val="24"/>
              </w:rPr>
            </w:pPr>
            <w:ins w:id="878" w:author="Mike Black" w:date="2022-12-30T17:58:00Z">
              <w:r w:rsidRPr="003E3089">
                <w:rPr>
                  <w:rFonts w:cstheme="minorHAnsi"/>
                  <w:color w:val="000000" w:themeColor="text1"/>
                  <w:sz w:val="24"/>
                </w:rPr>
                <w:t>RMSE</w:t>
              </w:r>
            </w:ins>
          </w:p>
        </w:tc>
        <w:tc>
          <w:tcPr>
            <w:tcW w:w="0" w:type="auto"/>
          </w:tcPr>
          <w:p w14:paraId="23520ED6" w14:textId="5A66825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879" w:author="Mike Black" w:date="2022-12-30T17:58:00Z"/>
                <w:rFonts w:cstheme="minorHAnsi"/>
                <w:color w:val="000000" w:themeColor="text1"/>
                <w:sz w:val="24"/>
              </w:rPr>
            </w:pPr>
            <w:ins w:id="880" w:author="Mike Black" w:date="2022-12-30T17:59:00Z">
              <w:r w:rsidRPr="003E3089">
                <w:rPr>
                  <w:rFonts w:cstheme="minorHAnsi"/>
                  <w:color w:val="000000" w:themeColor="text1"/>
                  <w:sz w:val="24"/>
                </w:rPr>
                <w:t>0.974</w:t>
              </w:r>
            </w:ins>
          </w:p>
        </w:tc>
        <w:tc>
          <w:tcPr>
            <w:tcW w:w="0" w:type="auto"/>
          </w:tcPr>
          <w:p w14:paraId="1E0FE0C4" w14:textId="5C6C04E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881" w:author="Mike Black" w:date="2022-12-30T17:58:00Z"/>
                <w:rFonts w:cstheme="minorHAnsi"/>
                <w:color w:val="000000" w:themeColor="text1"/>
                <w:sz w:val="24"/>
              </w:rPr>
            </w:pPr>
            <w:ins w:id="882" w:author="Mike Black" w:date="2022-12-30T17:59:00Z">
              <w:r w:rsidRPr="003E3089">
                <w:rPr>
                  <w:rFonts w:cstheme="minorHAnsi"/>
                  <w:color w:val="000000" w:themeColor="text1"/>
                  <w:sz w:val="24"/>
                </w:rPr>
                <w:t>0.911</w:t>
              </w:r>
            </w:ins>
          </w:p>
        </w:tc>
        <w:tc>
          <w:tcPr>
            <w:tcW w:w="0" w:type="auto"/>
          </w:tcPr>
          <w:p w14:paraId="622E7B72" w14:textId="4F06CEFD"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883" w:author="Mike Black" w:date="2022-12-30T17:58:00Z"/>
                <w:rFonts w:cstheme="minorHAnsi"/>
                <w:color w:val="000000" w:themeColor="text1"/>
                <w:sz w:val="24"/>
              </w:rPr>
            </w:pPr>
            <w:ins w:id="884" w:author="Mike Black" w:date="2022-12-30T17:59:00Z">
              <w:r w:rsidRPr="003E3089">
                <w:rPr>
                  <w:rFonts w:cstheme="minorHAnsi"/>
                  <w:color w:val="000000" w:themeColor="text1"/>
                  <w:sz w:val="24"/>
                </w:rPr>
                <w:t>2.897</w:t>
              </w:r>
            </w:ins>
          </w:p>
        </w:tc>
        <w:tc>
          <w:tcPr>
            <w:tcW w:w="0" w:type="auto"/>
            <w:vMerge/>
          </w:tcPr>
          <w:p w14:paraId="2C429FC1"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885" w:author="Mike Black" w:date="2022-12-30T17:58:00Z"/>
                <w:rFonts w:cstheme="minorHAnsi"/>
                <w:color w:val="000000" w:themeColor="text1"/>
                <w:sz w:val="24"/>
              </w:rPr>
            </w:pPr>
          </w:p>
        </w:tc>
      </w:tr>
      <w:tr w:rsidR="00272071" w:rsidRPr="003E3089" w14:paraId="47A42734" w14:textId="77777777" w:rsidTr="00950992">
        <w:tblPrEx>
          <w:tblW w:w="0" w:type="auto"/>
          <w:tblPrExChange w:id="886" w:author="Mike Black" w:date="2022-12-31T12:24:00Z">
            <w:tblPrEx>
              <w:tblW w:w="0" w:type="auto"/>
            </w:tblPrEx>
          </w:tblPrExChange>
        </w:tblPrEx>
        <w:trPr>
          <w:cnfStyle w:val="000000100000" w:firstRow="0" w:lastRow="0" w:firstColumn="0" w:lastColumn="0" w:oddVBand="0" w:evenVBand="0" w:oddHBand="1" w:evenHBand="0" w:firstRowFirstColumn="0" w:firstRowLastColumn="0" w:lastRowFirstColumn="0" w:lastRowLastColumn="0"/>
          <w:ins w:id="887" w:author="Mike Black" w:date="2022-12-30T17:58:00Z"/>
          <w:trPrChange w:id="888" w:author="Mike Black" w:date="2022-12-31T12:24:00Z">
            <w:trPr>
              <w:gridBefore w:val="1"/>
            </w:trPr>
          </w:trPrChange>
        </w:trPr>
        <w:tc>
          <w:tcPr>
            <w:cnfStyle w:val="001000000000" w:firstRow="0" w:lastRow="0" w:firstColumn="1" w:lastColumn="0" w:oddVBand="0" w:evenVBand="0" w:oddHBand="0" w:evenHBand="0" w:firstRowFirstColumn="0" w:firstRowLastColumn="0" w:lastRowFirstColumn="0" w:lastRowLastColumn="0"/>
            <w:tcW w:w="0" w:type="dxa"/>
            <w:vMerge/>
            <w:tcPrChange w:id="889" w:author="Mike Black" w:date="2022-12-31T12:24:00Z">
              <w:tcPr>
                <w:tcW w:w="1883" w:type="dxa"/>
                <w:gridSpan w:val="2"/>
                <w:vMerge/>
              </w:tcPr>
            </w:tcPrChange>
          </w:tcPr>
          <w:p w14:paraId="39F810B9" w14:textId="77777777" w:rsidR="00362A53" w:rsidRPr="003E3089" w:rsidRDefault="00362A53" w:rsidP="00362A53">
            <w:pPr>
              <w:jc w:val="center"/>
              <w:cnfStyle w:val="001000100000" w:firstRow="0" w:lastRow="0" w:firstColumn="1" w:lastColumn="0" w:oddVBand="0" w:evenVBand="0" w:oddHBand="1" w:evenHBand="0" w:firstRowFirstColumn="0" w:firstRowLastColumn="0" w:lastRowFirstColumn="0" w:lastRowLastColumn="0"/>
              <w:rPr>
                <w:ins w:id="890" w:author="Mike Black" w:date="2022-12-30T17:58:00Z"/>
                <w:rFonts w:cstheme="minorHAnsi"/>
                <w:color w:val="000000" w:themeColor="text1"/>
                <w:sz w:val="24"/>
              </w:rPr>
            </w:pPr>
          </w:p>
        </w:tc>
        <w:tc>
          <w:tcPr>
            <w:tcW w:w="0" w:type="dxa"/>
            <w:tcPrChange w:id="891" w:author="Mike Black" w:date="2022-12-31T12:24:00Z">
              <w:tcPr>
                <w:tcW w:w="1262" w:type="dxa"/>
                <w:gridSpan w:val="2"/>
              </w:tcPr>
            </w:tcPrChange>
          </w:tcPr>
          <w:p w14:paraId="7CA65EEC"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ins w:id="892" w:author="Mike Black" w:date="2022-12-30T17:58:00Z"/>
                <w:rFonts w:cstheme="minorHAnsi"/>
                <w:color w:val="000000" w:themeColor="text1"/>
                <w:sz w:val="24"/>
              </w:rPr>
            </w:pPr>
            <w:ins w:id="893" w:author="Mike Black" w:date="2022-12-30T17:58:00Z">
              <w:r w:rsidRPr="003E3089">
                <w:rPr>
                  <w:rFonts w:cstheme="minorHAnsi"/>
                  <w:color w:val="000000" w:themeColor="text1"/>
                  <w:sz w:val="24"/>
                </w:rPr>
                <w:t>RMSD</w:t>
              </w:r>
            </w:ins>
          </w:p>
        </w:tc>
        <w:tc>
          <w:tcPr>
            <w:tcW w:w="0" w:type="auto"/>
            <w:tcPrChange w:id="894" w:author="Mike Black" w:date="2022-12-31T12:24:00Z">
              <w:tcPr>
                <w:tcW w:w="0" w:type="auto"/>
                <w:gridSpan w:val="2"/>
              </w:tcPr>
            </w:tcPrChange>
          </w:tcPr>
          <w:p w14:paraId="15947C26" w14:textId="4C4D31A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895" w:author="Mike Black" w:date="2022-12-30T17:58:00Z"/>
                <w:rFonts w:cstheme="minorHAnsi"/>
                <w:color w:val="000000" w:themeColor="text1"/>
                <w:sz w:val="24"/>
              </w:rPr>
            </w:pPr>
            <w:ins w:id="896" w:author="Mike Black" w:date="2022-12-30T17:59:00Z">
              <w:r w:rsidRPr="003E3089">
                <w:rPr>
                  <w:rFonts w:cstheme="minorHAnsi"/>
                  <w:color w:val="000000" w:themeColor="text1"/>
                  <w:sz w:val="24"/>
                </w:rPr>
                <w:t>0.926</w:t>
              </w:r>
            </w:ins>
          </w:p>
        </w:tc>
        <w:tc>
          <w:tcPr>
            <w:tcW w:w="0" w:type="auto"/>
            <w:tcPrChange w:id="897" w:author="Mike Black" w:date="2022-12-31T12:24:00Z">
              <w:tcPr>
                <w:tcW w:w="0" w:type="auto"/>
                <w:gridSpan w:val="2"/>
              </w:tcPr>
            </w:tcPrChange>
          </w:tcPr>
          <w:p w14:paraId="7C6B6D61" w14:textId="0A7E1654"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898" w:author="Mike Black" w:date="2022-12-30T17:58:00Z"/>
                <w:rFonts w:cstheme="minorHAnsi"/>
                <w:color w:val="000000" w:themeColor="text1"/>
                <w:sz w:val="24"/>
              </w:rPr>
            </w:pPr>
            <w:ins w:id="899" w:author="Mike Black" w:date="2022-12-30T17:59:00Z">
              <w:r w:rsidRPr="003E3089">
                <w:rPr>
                  <w:rFonts w:cstheme="minorHAnsi"/>
                  <w:color w:val="000000" w:themeColor="text1"/>
                  <w:sz w:val="24"/>
                </w:rPr>
                <w:t>0.843</w:t>
              </w:r>
            </w:ins>
          </w:p>
        </w:tc>
        <w:tc>
          <w:tcPr>
            <w:tcW w:w="0" w:type="auto"/>
            <w:tcPrChange w:id="900" w:author="Mike Black" w:date="2022-12-31T12:24:00Z">
              <w:tcPr>
                <w:tcW w:w="0" w:type="auto"/>
                <w:gridSpan w:val="2"/>
              </w:tcPr>
            </w:tcPrChange>
          </w:tcPr>
          <w:p w14:paraId="40502F8E" w14:textId="6F56656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901" w:author="Mike Black" w:date="2022-12-30T17:58:00Z"/>
                <w:rFonts w:cstheme="minorHAnsi"/>
                <w:color w:val="000000" w:themeColor="text1"/>
                <w:sz w:val="24"/>
              </w:rPr>
            </w:pPr>
            <w:ins w:id="902" w:author="Mike Black" w:date="2022-12-30T17:59:00Z">
              <w:r w:rsidRPr="003E3089">
                <w:rPr>
                  <w:rFonts w:cstheme="minorHAnsi"/>
                  <w:color w:val="000000" w:themeColor="text1"/>
                  <w:sz w:val="24"/>
                </w:rPr>
                <w:t>1.266</w:t>
              </w:r>
            </w:ins>
          </w:p>
        </w:tc>
        <w:tc>
          <w:tcPr>
            <w:tcW w:w="0" w:type="auto"/>
            <w:vMerge/>
            <w:tcPrChange w:id="903" w:author="Mike Black" w:date="2022-12-31T12:24:00Z">
              <w:tcPr>
                <w:tcW w:w="0" w:type="auto"/>
                <w:gridSpan w:val="2"/>
                <w:vMerge/>
              </w:tcPr>
            </w:tcPrChange>
          </w:tcPr>
          <w:p w14:paraId="5F3D243D"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904" w:author="Mike Black" w:date="2022-12-30T17:58:00Z"/>
                <w:rFonts w:cstheme="minorHAnsi"/>
                <w:color w:val="000000" w:themeColor="text1"/>
                <w:sz w:val="24"/>
              </w:rPr>
            </w:pPr>
          </w:p>
        </w:tc>
      </w:tr>
      <w:tr w:rsidR="00950992" w:rsidRPr="003E3089" w14:paraId="56B5CFF7" w14:textId="77777777" w:rsidTr="00950992">
        <w:trPr>
          <w:ins w:id="905" w:author="Mike Black" w:date="2022-12-30T17:58:00Z"/>
        </w:trPr>
        <w:tc>
          <w:tcPr>
            <w:cnfStyle w:val="001000000000" w:firstRow="0" w:lastRow="0" w:firstColumn="1" w:lastColumn="0" w:oddVBand="0" w:evenVBand="0" w:oddHBand="0" w:evenHBand="0" w:firstRowFirstColumn="0" w:firstRowLastColumn="0" w:lastRowFirstColumn="0" w:lastRowLastColumn="0"/>
            <w:tcW w:w="1883" w:type="dxa"/>
            <w:vMerge/>
          </w:tcPr>
          <w:p w14:paraId="7F80D712" w14:textId="77777777" w:rsidR="00362A53" w:rsidRPr="003E3089" w:rsidRDefault="00362A53" w:rsidP="00362A53">
            <w:pPr>
              <w:jc w:val="center"/>
              <w:rPr>
                <w:ins w:id="906" w:author="Mike Black" w:date="2022-12-30T17:58:00Z"/>
                <w:rFonts w:cstheme="minorHAnsi"/>
                <w:color w:val="000000" w:themeColor="text1"/>
                <w:sz w:val="24"/>
              </w:rPr>
            </w:pPr>
          </w:p>
        </w:tc>
        <w:tc>
          <w:tcPr>
            <w:tcW w:w="1262" w:type="dxa"/>
          </w:tcPr>
          <w:p w14:paraId="0CC7BDE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ins w:id="907" w:author="Mike Black" w:date="2022-12-30T17:58:00Z"/>
                <w:rFonts w:cstheme="minorHAnsi"/>
                <w:color w:val="000000" w:themeColor="text1"/>
                <w:sz w:val="24"/>
              </w:rPr>
            </w:pPr>
            <w:ins w:id="908" w:author="Mike Black" w:date="2022-12-30T17:58:00Z">
              <w:r>
                <w:rPr>
                  <w:rFonts w:cstheme="minorHAnsi"/>
                  <w:color w:val="000000" w:themeColor="text1"/>
                  <w:sz w:val="24"/>
                </w:rPr>
                <w:t>Slope</w:t>
              </w:r>
            </w:ins>
          </w:p>
        </w:tc>
        <w:tc>
          <w:tcPr>
            <w:tcW w:w="0" w:type="auto"/>
          </w:tcPr>
          <w:p w14:paraId="65CE3EFB" w14:textId="2046DD3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909" w:author="Mike Black" w:date="2022-12-30T17:58:00Z"/>
                <w:rFonts w:cstheme="minorHAnsi"/>
                <w:color w:val="000000" w:themeColor="text1"/>
                <w:sz w:val="24"/>
              </w:rPr>
            </w:pPr>
            <w:ins w:id="910" w:author="Mike Black" w:date="2022-12-30T17:59:00Z">
              <w:r w:rsidRPr="003E3089">
                <w:rPr>
                  <w:rFonts w:cstheme="minorHAnsi"/>
                  <w:color w:val="000000" w:themeColor="text1"/>
                  <w:sz w:val="24"/>
                </w:rPr>
                <w:t>0.994</w:t>
              </w:r>
            </w:ins>
          </w:p>
        </w:tc>
        <w:tc>
          <w:tcPr>
            <w:tcW w:w="0" w:type="auto"/>
          </w:tcPr>
          <w:p w14:paraId="34531620" w14:textId="4170BDD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911" w:author="Mike Black" w:date="2022-12-30T17:58:00Z"/>
                <w:rFonts w:cstheme="minorHAnsi"/>
                <w:color w:val="000000" w:themeColor="text1"/>
                <w:sz w:val="24"/>
              </w:rPr>
            </w:pPr>
            <w:ins w:id="912" w:author="Mike Black" w:date="2022-12-30T17:59:00Z">
              <w:r w:rsidRPr="003E3089">
                <w:rPr>
                  <w:rFonts w:cstheme="minorHAnsi"/>
                  <w:color w:val="000000" w:themeColor="text1"/>
                  <w:sz w:val="24"/>
                </w:rPr>
                <w:t>1.006</w:t>
              </w:r>
            </w:ins>
          </w:p>
        </w:tc>
        <w:tc>
          <w:tcPr>
            <w:tcW w:w="0" w:type="auto"/>
          </w:tcPr>
          <w:p w14:paraId="72849586" w14:textId="4521CCC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913" w:author="Mike Black" w:date="2022-12-30T17:58:00Z"/>
                <w:rFonts w:cstheme="minorHAnsi"/>
                <w:color w:val="000000" w:themeColor="text1"/>
                <w:sz w:val="24"/>
              </w:rPr>
            </w:pPr>
            <w:ins w:id="914" w:author="Mike Black" w:date="2022-12-30T17:59:00Z">
              <w:r w:rsidRPr="003E3089">
                <w:rPr>
                  <w:rFonts w:cstheme="minorHAnsi"/>
                  <w:color w:val="000000" w:themeColor="text1"/>
                  <w:sz w:val="24"/>
                </w:rPr>
                <w:t>1.053</w:t>
              </w:r>
            </w:ins>
          </w:p>
        </w:tc>
        <w:tc>
          <w:tcPr>
            <w:tcW w:w="0" w:type="auto"/>
            <w:vMerge/>
          </w:tcPr>
          <w:p w14:paraId="636935F5"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915" w:author="Mike Black" w:date="2022-12-30T17:58:00Z"/>
                <w:rFonts w:cstheme="minorHAnsi"/>
                <w:color w:val="000000" w:themeColor="text1"/>
                <w:sz w:val="24"/>
              </w:rPr>
            </w:pPr>
          </w:p>
        </w:tc>
      </w:tr>
      <w:tr w:rsidR="00272071" w:rsidRPr="003E3089" w14:paraId="6E109598" w14:textId="77777777" w:rsidTr="00950992">
        <w:tblPrEx>
          <w:tblW w:w="0" w:type="auto"/>
          <w:tblPrExChange w:id="916" w:author="Mike Black" w:date="2022-12-31T12:24:00Z">
            <w:tblPrEx>
              <w:tblW w:w="0" w:type="auto"/>
            </w:tblPrEx>
          </w:tblPrExChange>
        </w:tblPrEx>
        <w:trPr>
          <w:cnfStyle w:val="000000100000" w:firstRow="0" w:lastRow="0" w:firstColumn="0" w:lastColumn="0" w:oddVBand="0" w:evenVBand="0" w:oddHBand="1" w:evenHBand="0" w:firstRowFirstColumn="0" w:firstRowLastColumn="0" w:lastRowFirstColumn="0" w:lastRowLastColumn="0"/>
          <w:ins w:id="917" w:author="Mike Black" w:date="2022-12-30T17:58:00Z"/>
          <w:trPrChange w:id="918" w:author="Mike Black" w:date="2022-12-31T12:24:00Z">
            <w:trPr>
              <w:gridBefore w:val="1"/>
            </w:trPr>
          </w:trPrChange>
        </w:trPr>
        <w:tc>
          <w:tcPr>
            <w:cnfStyle w:val="001000000000" w:firstRow="0" w:lastRow="0" w:firstColumn="1" w:lastColumn="0" w:oddVBand="0" w:evenVBand="0" w:oddHBand="0" w:evenHBand="0" w:firstRowFirstColumn="0" w:firstRowLastColumn="0" w:lastRowFirstColumn="0" w:lastRowLastColumn="0"/>
            <w:tcW w:w="0" w:type="dxa"/>
            <w:vMerge/>
            <w:tcPrChange w:id="919" w:author="Mike Black" w:date="2022-12-31T12:24:00Z">
              <w:tcPr>
                <w:tcW w:w="1883" w:type="dxa"/>
                <w:gridSpan w:val="2"/>
                <w:vMerge/>
              </w:tcPr>
            </w:tcPrChange>
          </w:tcPr>
          <w:p w14:paraId="1C1C1F36" w14:textId="77777777" w:rsidR="00362A53" w:rsidRPr="003E3089" w:rsidRDefault="00362A53" w:rsidP="00362A53">
            <w:pPr>
              <w:jc w:val="center"/>
              <w:cnfStyle w:val="001000100000" w:firstRow="0" w:lastRow="0" w:firstColumn="1" w:lastColumn="0" w:oddVBand="0" w:evenVBand="0" w:oddHBand="1" w:evenHBand="0" w:firstRowFirstColumn="0" w:firstRowLastColumn="0" w:lastRowFirstColumn="0" w:lastRowLastColumn="0"/>
              <w:rPr>
                <w:ins w:id="920" w:author="Mike Black" w:date="2022-12-30T17:58:00Z"/>
                <w:rFonts w:cstheme="minorHAnsi"/>
                <w:color w:val="000000" w:themeColor="text1"/>
                <w:sz w:val="24"/>
              </w:rPr>
            </w:pPr>
          </w:p>
        </w:tc>
        <w:tc>
          <w:tcPr>
            <w:tcW w:w="0" w:type="dxa"/>
            <w:tcPrChange w:id="921" w:author="Mike Black" w:date="2022-12-31T12:24:00Z">
              <w:tcPr>
                <w:tcW w:w="1262" w:type="dxa"/>
                <w:gridSpan w:val="2"/>
              </w:tcPr>
            </w:tcPrChange>
          </w:tcPr>
          <w:p w14:paraId="7DE62937"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ins w:id="922" w:author="Mike Black" w:date="2022-12-30T17:58:00Z"/>
                <w:rFonts w:cstheme="minorHAnsi"/>
                <w:color w:val="000000" w:themeColor="text1"/>
                <w:sz w:val="24"/>
              </w:rPr>
            </w:pPr>
            <w:ins w:id="923" w:author="Mike Black" w:date="2022-12-30T17:58:00Z">
              <w:r>
                <w:rPr>
                  <w:rFonts w:cstheme="minorHAnsi"/>
                  <w:color w:val="000000" w:themeColor="text1"/>
                  <w:sz w:val="24"/>
                </w:rPr>
                <w:t>Intercept</w:t>
              </w:r>
            </w:ins>
          </w:p>
        </w:tc>
        <w:tc>
          <w:tcPr>
            <w:tcW w:w="0" w:type="auto"/>
            <w:tcPrChange w:id="924" w:author="Mike Black" w:date="2022-12-31T12:24:00Z">
              <w:tcPr>
                <w:tcW w:w="0" w:type="auto"/>
                <w:gridSpan w:val="2"/>
              </w:tcPr>
            </w:tcPrChange>
          </w:tcPr>
          <w:p w14:paraId="01C81194" w14:textId="3B2355D9"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925" w:author="Mike Black" w:date="2022-12-30T17:58:00Z"/>
                <w:rFonts w:cstheme="minorHAnsi"/>
                <w:color w:val="000000" w:themeColor="text1"/>
                <w:sz w:val="24"/>
              </w:rPr>
            </w:pPr>
            <w:ins w:id="926" w:author="Mike Black" w:date="2022-12-30T17:59:00Z">
              <w:r w:rsidRPr="003E3089">
                <w:rPr>
                  <w:rFonts w:cstheme="minorHAnsi"/>
                  <w:color w:val="000000" w:themeColor="text1"/>
                  <w:sz w:val="24"/>
                </w:rPr>
                <w:t>0.096</w:t>
              </w:r>
            </w:ins>
          </w:p>
        </w:tc>
        <w:tc>
          <w:tcPr>
            <w:tcW w:w="0" w:type="auto"/>
            <w:tcPrChange w:id="927" w:author="Mike Black" w:date="2022-12-31T12:24:00Z">
              <w:tcPr>
                <w:tcW w:w="0" w:type="auto"/>
                <w:gridSpan w:val="2"/>
              </w:tcPr>
            </w:tcPrChange>
          </w:tcPr>
          <w:p w14:paraId="73571223" w14:textId="249BEC1A"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928" w:author="Mike Black" w:date="2022-12-30T17:58:00Z"/>
                <w:rFonts w:cstheme="minorHAnsi"/>
                <w:color w:val="000000" w:themeColor="text1"/>
                <w:sz w:val="24"/>
              </w:rPr>
            </w:pPr>
            <w:ins w:id="929" w:author="Mike Black" w:date="2022-12-30T17:59:00Z">
              <w:r w:rsidRPr="003E3089">
                <w:rPr>
                  <w:rFonts w:cstheme="minorHAnsi"/>
                  <w:color w:val="000000" w:themeColor="text1"/>
                  <w:sz w:val="24"/>
                </w:rPr>
                <w:t>0.003</w:t>
              </w:r>
            </w:ins>
          </w:p>
        </w:tc>
        <w:tc>
          <w:tcPr>
            <w:tcW w:w="0" w:type="auto"/>
            <w:tcPrChange w:id="930" w:author="Mike Black" w:date="2022-12-31T12:24:00Z">
              <w:tcPr>
                <w:tcW w:w="0" w:type="auto"/>
                <w:gridSpan w:val="2"/>
              </w:tcPr>
            </w:tcPrChange>
          </w:tcPr>
          <w:p w14:paraId="6E5FAB78" w14:textId="56C8CF65"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931" w:author="Mike Black" w:date="2022-12-30T17:58:00Z"/>
                <w:rFonts w:cstheme="minorHAnsi"/>
                <w:color w:val="000000" w:themeColor="text1"/>
                <w:sz w:val="24"/>
              </w:rPr>
            </w:pPr>
            <w:ins w:id="932" w:author="Mike Black" w:date="2022-12-30T17:59:00Z">
              <w:r w:rsidRPr="003E3089">
                <w:rPr>
                  <w:rFonts w:cstheme="minorHAnsi"/>
                  <w:color w:val="000000" w:themeColor="text1"/>
                  <w:sz w:val="24"/>
                </w:rPr>
                <w:t>-0.722</w:t>
              </w:r>
            </w:ins>
          </w:p>
        </w:tc>
        <w:tc>
          <w:tcPr>
            <w:tcW w:w="0" w:type="auto"/>
            <w:vMerge/>
            <w:tcPrChange w:id="933" w:author="Mike Black" w:date="2022-12-31T12:24:00Z">
              <w:tcPr>
                <w:tcW w:w="0" w:type="auto"/>
                <w:gridSpan w:val="2"/>
                <w:vMerge/>
              </w:tcPr>
            </w:tcPrChange>
          </w:tcPr>
          <w:p w14:paraId="67421AF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934" w:author="Mike Black" w:date="2022-12-30T17:58:00Z"/>
                <w:rFonts w:cstheme="minorHAnsi"/>
                <w:color w:val="000000" w:themeColor="text1"/>
                <w:sz w:val="24"/>
              </w:rPr>
            </w:pPr>
          </w:p>
        </w:tc>
      </w:tr>
      <w:tr w:rsidR="00950992" w:rsidRPr="003E3089" w14:paraId="0875334B" w14:textId="77777777" w:rsidTr="00950992">
        <w:trPr>
          <w:ins w:id="935" w:author="Mike Black" w:date="2022-12-30T17:58:00Z"/>
        </w:trPr>
        <w:tc>
          <w:tcPr>
            <w:cnfStyle w:val="001000000000" w:firstRow="0" w:lastRow="0" w:firstColumn="1" w:lastColumn="0" w:oddVBand="0" w:evenVBand="0" w:oddHBand="0" w:evenHBand="0" w:firstRowFirstColumn="0" w:firstRowLastColumn="0" w:lastRowFirstColumn="0" w:lastRowLastColumn="0"/>
            <w:tcW w:w="1883" w:type="dxa"/>
            <w:vMerge w:val="restart"/>
          </w:tcPr>
          <w:p w14:paraId="0D47E6B3" w14:textId="591CA18B" w:rsidR="00362A53" w:rsidRPr="003E3089" w:rsidRDefault="00362A53" w:rsidP="00362A53">
            <w:pPr>
              <w:jc w:val="center"/>
              <w:rPr>
                <w:ins w:id="936" w:author="Mike Black" w:date="2022-12-30T17:58:00Z"/>
                <w:rFonts w:cstheme="minorHAnsi"/>
                <w:color w:val="000000" w:themeColor="text1"/>
                <w:sz w:val="24"/>
              </w:rPr>
            </w:pPr>
            <w:ins w:id="937" w:author="Mike Black" w:date="2022-12-30T17:58:00Z">
              <w:r w:rsidRPr="003E3089">
                <w:rPr>
                  <w:rFonts w:cstheme="minorHAnsi"/>
                  <w:color w:val="000000" w:themeColor="text1"/>
                  <w:sz w:val="24"/>
                </w:rPr>
                <w:t xml:space="preserve">Accuracy </w:t>
              </w:r>
              <w:r w:rsidRPr="003E3089">
                <w:rPr>
                  <w:rFonts w:cstheme="minorHAnsi"/>
                  <w:color w:val="000000" w:themeColor="text1"/>
                  <w:sz w:val="24"/>
                </w:rPr>
                <w:br/>
                <w:t>(Low</w:t>
              </w:r>
            </w:ins>
            <w:ins w:id="938" w:author="Mike Black" w:date="2022-12-30T18:01:00Z">
              <w:r w:rsidR="00923CB4">
                <w:rPr>
                  <w:rFonts w:cstheme="minorHAnsi"/>
                  <w:color w:val="000000" w:themeColor="text1"/>
                  <w:sz w:val="24"/>
                </w:rPr>
                <w:t>-</w:t>
              </w:r>
            </w:ins>
            <w:ins w:id="939" w:author="Mike Black" w:date="2022-12-30T17:58:00Z">
              <w:r w:rsidRPr="003E3089">
                <w:rPr>
                  <w:rFonts w:cstheme="minorHAnsi"/>
                  <w:color w:val="000000" w:themeColor="text1"/>
                  <w:sz w:val="24"/>
                </w:rPr>
                <w:t>Density)</w:t>
              </w:r>
            </w:ins>
          </w:p>
          <w:p w14:paraId="1A6A2BE2" w14:textId="77777777" w:rsidR="00362A53" w:rsidRPr="003E3089" w:rsidRDefault="00362A53" w:rsidP="00362A53">
            <w:pPr>
              <w:jc w:val="center"/>
              <w:rPr>
                <w:ins w:id="940" w:author="Mike Black" w:date="2022-12-30T17:58:00Z"/>
                <w:rFonts w:cstheme="minorHAnsi"/>
                <w:color w:val="000000" w:themeColor="text1"/>
                <w:sz w:val="24"/>
              </w:rPr>
            </w:pPr>
          </w:p>
        </w:tc>
        <w:tc>
          <w:tcPr>
            <w:tcW w:w="1262" w:type="dxa"/>
          </w:tcPr>
          <w:p w14:paraId="7622422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ins w:id="941" w:author="Mike Black" w:date="2022-12-30T17:58:00Z"/>
                <w:rFonts w:cstheme="minorHAnsi"/>
                <w:color w:val="000000" w:themeColor="text1"/>
                <w:sz w:val="24"/>
              </w:rPr>
            </w:pPr>
            <w:ins w:id="942" w:author="Mike Black" w:date="2022-12-30T17:58:00Z">
              <w:r w:rsidRPr="003E3089">
                <w:rPr>
                  <w:rFonts w:cstheme="minorHAnsi"/>
                  <w:color w:val="000000" w:themeColor="text1"/>
                  <w:sz w:val="24"/>
                </w:rPr>
                <w:t>r</w:t>
              </w:r>
              <w:r w:rsidRPr="003E3089">
                <w:rPr>
                  <w:rFonts w:cstheme="minorHAnsi"/>
                  <w:color w:val="000000" w:themeColor="text1"/>
                  <w:sz w:val="24"/>
                  <w:vertAlign w:val="superscript"/>
                </w:rPr>
                <w:t>2</w:t>
              </w:r>
            </w:ins>
          </w:p>
        </w:tc>
        <w:tc>
          <w:tcPr>
            <w:tcW w:w="0" w:type="auto"/>
          </w:tcPr>
          <w:p w14:paraId="1B51F10C" w14:textId="74F9FA7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943" w:author="Mike Black" w:date="2022-12-30T17:58:00Z"/>
                <w:rFonts w:cstheme="minorHAnsi"/>
                <w:color w:val="000000" w:themeColor="text1"/>
                <w:sz w:val="24"/>
              </w:rPr>
            </w:pPr>
            <w:ins w:id="944" w:author="Mike Black" w:date="2022-12-30T17:59:00Z">
              <w:r w:rsidRPr="003E3089">
                <w:rPr>
                  <w:rFonts w:cstheme="minorHAnsi"/>
                  <w:color w:val="000000" w:themeColor="text1"/>
                  <w:sz w:val="24"/>
                </w:rPr>
                <w:t>0.992</w:t>
              </w:r>
            </w:ins>
          </w:p>
        </w:tc>
        <w:tc>
          <w:tcPr>
            <w:tcW w:w="0" w:type="auto"/>
          </w:tcPr>
          <w:p w14:paraId="31992975" w14:textId="1BCDDD89"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945" w:author="Mike Black" w:date="2022-12-30T17:58:00Z"/>
                <w:rFonts w:cstheme="minorHAnsi"/>
                <w:color w:val="000000" w:themeColor="text1"/>
                <w:sz w:val="24"/>
              </w:rPr>
            </w:pPr>
            <w:ins w:id="946" w:author="Mike Black" w:date="2022-12-30T17:59:00Z">
              <w:r w:rsidRPr="003E3089">
                <w:rPr>
                  <w:rFonts w:cstheme="minorHAnsi"/>
                  <w:color w:val="000000" w:themeColor="text1"/>
                  <w:sz w:val="24"/>
                </w:rPr>
                <w:t>0.989</w:t>
              </w:r>
            </w:ins>
          </w:p>
        </w:tc>
        <w:tc>
          <w:tcPr>
            <w:tcW w:w="0" w:type="auto"/>
          </w:tcPr>
          <w:p w14:paraId="5BD84E03" w14:textId="1D25A37A"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947" w:author="Mike Black" w:date="2022-12-30T17:58:00Z"/>
                <w:rFonts w:cstheme="minorHAnsi"/>
                <w:color w:val="000000" w:themeColor="text1"/>
                <w:sz w:val="24"/>
              </w:rPr>
            </w:pPr>
            <w:ins w:id="948" w:author="Mike Black" w:date="2022-12-30T17:59:00Z">
              <w:r w:rsidRPr="003E3089">
                <w:rPr>
                  <w:rFonts w:cstheme="minorHAnsi"/>
                  <w:color w:val="000000" w:themeColor="text1"/>
                  <w:sz w:val="24"/>
                </w:rPr>
                <w:t>0.748</w:t>
              </w:r>
            </w:ins>
          </w:p>
        </w:tc>
        <w:tc>
          <w:tcPr>
            <w:tcW w:w="0" w:type="auto"/>
            <w:vMerge/>
          </w:tcPr>
          <w:p w14:paraId="1435A122"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949" w:author="Mike Black" w:date="2022-12-30T17:58:00Z"/>
                <w:rFonts w:cstheme="minorHAnsi"/>
                <w:color w:val="000000" w:themeColor="text1"/>
                <w:sz w:val="24"/>
              </w:rPr>
            </w:pPr>
          </w:p>
        </w:tc>
      </w:tr>
      <w:tr w:rsidR="00272071" w:rsidRPr="003E3089" w14:paraId="134780F6" w14:textId="77777777" w:rsidTr="00950992">
        <w:tblPrEx>
          <w:tblW w:w="0" w:type="auto"/>
          <w:tblPrExChange w:id="950" w:author="Mike Black" w:date="2022-12-31T12:24:00Z">
            <w:tblPrEx>
              <w:tblW w:w="0" w:type="auto"/>
            </w:tblPrEx>
          </w:tblPrExChange>
        </w:tblPrEx>
        <w:trPr>
          <w:cnfStyle w:val="000000100000" w:firstRow="0" w:lastRow="0" w:firstColumn="0" w:lastColumn="0" w:oddVBand="0" w:evenVBand="0" w:oddHBand="1" w:evenHBand="0" w:firstRowFirstColumn="0" w:firstRowLastColumn="0" w:lastRowFirstColumn="0" w:lastRowLastColumn="0"/>
          <w:ins w:id="951" w:author="Mike Black" w:date="2022-12-30T17:58:00Z"/>
          <w:trPrChange w:id="952" w:author="Mike Black" w:date="2022-12-31T12:24:00Z">
            <w:trPr>
              <w:gridBefore w:val="1"/>
            </w:trPr>
          </w:trPrChange>
        </w:trPr>
        <w:tc>
          <w:tcPr>
            <w:cnfStyle w:val="001000000000" w:firstRow="0" w:lastRow="0" w:firstColumn="1" w:lastColumn="0" w:oddVBand="0" w:evenVBand="0" w:oddHBand="0" w:evenHBand="0" w:firstRowFirstColumn="0" w:firstRowLastColumn="0" w:lastRowFirstColumn="0" w:lastRowLastColumn="0"/>
            <w:tcW w:w="0" w:type="dxa"/>
            <w:vMerge/>
            <w:tcPrChange w:id="953" w:author="Mike Black" w:date="2022-12-31T12:24:00Z">
              <w:tcPr>
                <w:tcW w:w="1883" w:type="dxa"/>
                <w:gridSpan w:val="2"/>
                <w:vMerge/>
              </w:tcPr>
            </w:tcPrChange>
          </w:tcPr>
          <w:p w14:paraId="2C33425E" w14:textId="77777777" w:rsidR="00362A53" w:rsidRPr="003E3089" w:rsidRDefault="00362A53" w:rsidP="00362A53">
            <w:pPr>
              <w:jc w:val="center"/>
              <w:cnfStyle w:val="001000100000" w:firstRow="0" w:lastRow="0" w:firstColumn="1" w:lastColumn="0" w:oddVBand="0" w:evenVBand="0" w:oddHBand="1" w:evenHBand="0" w:firstRowFirstColumn="0" w:firstRowLastColumn="0" w:lastRowFirstColumn="0" w:lastRowLastColumn="0"/>
              <w:rPr>
                <w:ins w:id="954" w:author="Mike Black" w:date="2022-12-30T17:58:00Z"/>
                <w:rFonts w:cstheme="minorHAnsi"/>
                <w:color w:val="000000" w:themeColor="text1"/>
                <w:sz w:val="24"/>
              </w:rPr>
            </w:pPr>
          </w:p>
        </w:tc>
        <w:tc>
          <w:tcPr>
            <w:tcW w:w="0" w:type="dxa"/>
            <w:tcPrChange w:id="955" w:author="Mike Black" w:date="2022-12-31T12:24:00Z">
              <w:tcPr>
                <w:tcW w:w="1262" w:type="dxa"/>
                <w:gridSpan w:val="2"/>
              </w:tcPr>
            </w:tcPrChange>
          </w:tcPr>
          <w:p w14:paraId="4585D562"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ins w:id="956" w:author="Mike Black" w:date="2022-12-30T17:58:00Z"/>
                <w:rFonts w:cstheme="minorHAnsi"/>
                <w:color w:val="000000" w:themeColor="text1"/>
                <w:sz w:val="24"/>
              </w:rPr>
            </w:pPr>
            <w:ins w:id="957" w:author="Mike Black" w:date="2022-12-30T17:58:00Z">
              <w:r w:rsidRPr="003E3089">
                <w:rPr>
                  <w:rFonts w:cstheme="minorHAnsi"/>
                  <w:color w:val="000000" w:themeColor="text1"/>
                  <w:sz w:val="24"/>
                </w:rPr>
                <w:t>RMSE</w:t>
              </w:r>
            </w:ins>
          </w:p>
        </w:tc>
        <w:tc>
          <w:tcPr>
            <w:tcW w:w="0" w:type="auto"/>
            <w:tcPrChange w:id="958" w:author="Mike Black" w:date="2022-12-31T12:24:00Z">
              <w:tcPr>
                <w:tcW w:w="0" w:type="auto"/>
                <w:gridSpan w:val="2"/>
              </w:tcPr>
            </w:tcPrChange>
          </w:tcPr>
          <w:p w14:paraId="3A57E426" w14:textId="5AC5C8E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959" w:author="Mike Black" w:date="2022-12-30T17:58:00Z"/>
                <w:rFonts w:cstheme="minorHAnsi"/>
                <w:color w:val="000000" w:themeColor="text1"/>
                <w:sz w:val="24"/>
              </w:rPr>
            </w:pPr>
            <w:ins w:id="960" w:author="Mike Black" w:date="2022-12-30T17:59:00Z">
              <w:r w:rsidRPr="003E3089">
                <w:rPr>
                  <w:rFonts w:cstheme="minorHAnsi"/>
                  <w:color w:val="000000" w:themeColor="text1"/>
                  <w:sz w:val="24"/>
                </w:rPr>
                <w:t>0.510</w:t>
              </w:r>
            </w:ins>
          </w:p>
        </w:tc>
        <w:tc>
          <w:tcPr>
            <w:tcW w:w="0" w:type="auto"/>
            <w:tcPrChange w:id="961" w:author="Mike Black" w:date="2022-12-31T12:24:00Z">
              <w:tcPr>
                <w:tcW w:w="0" w:type="auto"/>
                <w:gridSpan w:val="2"/>
              </w:tcPr>
            </w:tcPrChange>
          </w:tcPr>
          <w:p w14:paraId="58D84D96" w14:textId="27E7E360"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962" w:author="Mike Black" w:date="2022-12-30T17:58:00Z"/>
                <w:rFonts w:cstheme="minorHAnsi"/>
                <w:color w:val="000000" w:themeColor="text1"/>
                <w:sz w:val="24"/>
              </w:rPr>
            </w:pPr>
            <w:ins w:id="963" w:author="Mike Black" w:date="2022-12-30T17:59:00Z">
              <w:r w:rsidRPr="003E3089">
                <w:rPr>
                  <w:rFonts w:cstheme="minorHAnsi"/>
                  <w:color w:val="000000" w:themeColor="text1"/>
                  <w:sz w:val="24"/>
                </w:rPr>
                <w:t>0.629</w:t>
              </w:r>
            </w:ins>
          </w:p>
        </w:tc>
        <w:tc>
          <w:tcPr>
            <w:tcW w:w="0" w:type="auto"/>
            <w:tcPrChange w:id="964" w:author="Mike Black" w:date="2022-12-31T12:24:00Z">
              <w:tcPr>
                <w:tcW w:w="0" w:type="auto"/>
                <w:gridSpan w:val="2"/>
              </w:tcPr>
            </w:tcPrChange>
          </w:tcPr>
          <w:p w14:paraId="7D254DC7" w14:textId="60952812"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965" w:author="Mike Black" w:date="2022-12-30T17:58:00Z"/>
                <w:rFonts w:cstheme="minorHAnsi"/>
                <w:color w:val="000000" w:themeColor="text1"/>
                <w:sz w:val="24"/>
              </w:rPr>
            </w:pPr>
            <w:ins w:id="966" w:author="Mike Black" w:date="2022-12-30T17:59:00Z">
              <w:r w:rsidRPr="003E3089">
                <w:rPr>
                  <w:rFonts w:cstheme="minorHAnsi"/>
                  <w:color w:val="000000" w:themeColor="text1"/>
                  <w:sz w:val="24"/>
                </w:rPr>
                <w:t>3.822</w:t>
              </w:r>
            </w:ins>
          </w:p>
        </w:tc>
        <w:tc>
          <w:tcPr>
            <w:tcW w:w="0" w:type="auto"/>
            <w:vMerge/>
            <w:tcPrChange w:id="967" w:author="Mike Black" w:date="2022-12-31T12:24:00Z">
              <w:tcPr>
                <w:tcW w:w="0" w:type="auto"/>
                <w:gridSpan w:val="2"/>
                <w:vMerge/>
              </w:tcPr>
            </w:tcPrChange>
          </w:tcPr>
          <w:p w14:paraId="1B25C6C7"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968" w:author="Mike Black" w:date="2022-12-30T17:58:00Z"/>
                <w:rFonts w:cstheme="minorHAnsi"/>
                <w:color w:val="000000" w:themeColor="text1"/>
                <w:sz w:val="24"/>
              </w:rPr>
            </w:pPr>
          </w:p>
        </w:tc>
      </w:tr>
      <w:tr w:rsidR="00950992" w:rsidRPr="003E3089" w14:paraId="0605E086" w14:textId="77777777" w:rsidTr="00950992">
        <w:trPr>
          <w:ins w:id="969" w:author="Mike Black" w:date="2022-12-30T17:58:00Z"/>
        </w:trPr>
        <w:tc>
          <w:tcPr>
            <w:cnfStyle w:val="001000000000" w:firstRow="0" w:lastRow="0" w:firstColumn="1" w:lastColumn="0" w:oddVBand="0" w:evenVBand="0" w:oddHBand="0" w:evenHBand="0" w:firstRowFirstColumn="0" w:firstRowLastColumn="0" w:lastRowFirstColumn="0" w:lastRowLastColumn="0"/>
            <w:tcW w:w="1883" w:type="dxa"/>
            <w:vMerge/>
          </w:tcPr>
          <w:p w14:paraId="392B077A" w14:textId="77777777" w:rsidR="00362A53" w:rsidRPr="003E3089" w:rsidRDefault="00362A53" w:rsidP="00362A53">
            <w:pPr>
              <w:jc w:val="center"/>
              <w:rPr>
                <w:ins w:id="970" w:author="Mike Black" w:date="2022-12-30T17:58:00Z"/>
                <w:rFonts w:cstheme="minorHAnsi"/>
                <w:color w:val="000000" w:themeColor="text1"/>
                <w:sz w:val="24"/>
              </w:rPr>
            </w:pPr>
          </w:p>
        </w:tc>
        <w:tc>
          <w:tcPr>
            <w:tcW w:w="1262" w:type="dxa"/>
          </w:tcPr>
          <w:p w14:paraId="42CAB04E"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ins w:id="971" w:author="Mike Black" w:date="2022-12-30T17:58:00Z"/>
                <w:rFonts w:cstheme="minorHAnsi"/>
                <w:color w:val="000000" w:themeColor="text1"/>
                <w:sz w:val="24"/>
              </w:rPr>
            </w:pPr>
            <w:ins w:id="972" w:author="Mike Black" w:date="2022-12-30T17:58:00Z">
              <w:r w:rsidRPr="003E3089">
                <w:rPr>
                  <w:rFonts w:cstheme="minorHAnsi"/>
                  <w:color w:val="000000" w:themeColor="text1"/>
                  <w:sz w:val="24"/>
                </w:rPr>
                <w:t>RMSD</w:t>
              </w:r>
            </w:ins>
          </w:p>
        </w:tc>
        <w:tc>
          <w:tcPr>
            <w:tcW w:w="0" w:type="auto"/>
          </w:tcPr>
          <w:p w14:paraId="74DA8A22" w14:textId="0A221F6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973" w:author="Mike Black" w:date="2022-12-30T17:58:00Z"/>
                <w:rFonts w:cstheme="minorHAnsi"/>
                <w:color w:val="000000" w:themeColor="text1"/>
                <w:sz w:val="24"/>
              </w:rPr>
            </w:pPr>
            <w:ins w:id="974" w:author="Mike Black" w:date="2022-12-30T17:59:00Z">
              <w:r w:rsidRPr="003E3089">
                <w:rPr>
                  <w:rFonts w:cstheme="minorHAnsi"/>
                  <w:color w:val="000000" w:themeColor="text1"/>
                  <w:sz w:val="24"/>
                </w:rPr>
                <w:t>0.499</w:t>
              </w:r>
            </w:ins>
          </w:p>
        </w:tc>
        <w:tc>
          <w:tcPr>
            <w:tcW w:w="0" w:type="auto"/>
          </w:tcPr>
          <w:p w14:paraId="7EF22678" w14:textId="12C628B0"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975" w:author="Mike Black" w:date="2022-12-30T17:58:00Z"/>
                <w:rFonts w:cstheme="minorHAnsi"/>
                <w:color w:val="000000" w:themeColor="text1"/>
                <w:sz w:val="24"/>
              </w:rPr>
            </w:pPr>
            <w:ins w:id="976" w:author="Mike Black" w:date="2022-12-30T17:59:00Z">
              <w:r w:rsidRPr="003E3089">
                <w:rPr>
                  <w:rFonts w:cstheme="minorHAnsi"/>
                  <w:color w:val="000000" w:themeColor="text1"/>
                  <w:sz w:val="24"/>
                </w:rPr>
                <w:t>0.575</w:t>
              </w:r>
            </w:ins>
          </w:p>
        </w:tc>
        <w:tc>
          <w:tcPr>
            <w:tcW w:w="0" w:type="auto"/>
          </w:tcPr>
          <w:p w14:paraId="2ABACDFE" w14:textId="263E032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977" w:author="Mike Black" w:date="2022-12-30T17:58:00Z"/>
                <w:rFonts w:cstheme="minorHAnsi"/>
                <w:color w:val="000000" w:themeColor="text1"/>
                <w:sz w:val="24"/>
              </w:rPr>
            </w:pPr>
            <w:ins w:id="978" w:author="Mike Black" w:date="2022-12-30T17:59:00Z">
              <w:r w:rsidRPr="003E3089">
                <w:rPr>
                  <w:rFonts w:cstheme="minorHAnsi"/>
                  <w:color w:val="000000" w:themeColor="text1"/>
                  <w:sz w:val="24"/>
                </w:rPr>
                <w:t>2.44</w:t>
              </w:r>
            </w:ins>
          </w:p>
        </w:tc>
        <w:tc>
          <w:tcPr>
            <w:tcW w:w="0" w:type="auto"/>
            <w:vMerge/>
          </w:tcPr>
          <w:p w14:paraId="5B7D619D"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979" w:author="Mike Black" w:date="2022-12-30T17:58:00Z"/>
                <w:rFonts w:cstheme="minorHAnsi"/>
                <w:color w:val="000000" w:themeColor="text1"/>
                <w:sz w:val="24"/>
              </w:rPr>
            </w:pPr>
          </w:p>
        </w:tc>
      </w:tr>
      <w:tr w:rsidR="00272071" w:rsidRPr="003E3089" w14:paraId="1CBFE0B1" w14:textId="77777777" w:rsidTr="00950992">
        <w:tblPrEx>
          <w:tblW w:w="0" w:type="auto"/>
          <w:tblPrExChange w:id="980" w:author="Mike Black" w:date="2022-12-31T12:24:00Z">
            <w:tblPrEx>
              <w:tblW w:w="0" w:type="auto"/>
            </w:tblPrEx>
          </w:tblPrExChange>
        </w:tblPrEx>
        <w:trPr>
          <w:cnfStyle w:val="000000100000" w:firstRow="0" w:lastRow="0" w:firstColumn="0" w:lastColumn="0" w:oddVBand="0" w:evenVBand="0" w:oddHBand="1" w:evenHBand="0" w:firstRowFirstColumn="0" w:firstRowLastColumn="0" w:lastRowFirstColumn="0" w:lastRowLastColumn="0"/>
          <w:ins w:id="981" w:author="Mike Black" w:date="2022-12-30T17:58:00Z"/>
          <w:trPrChange w:id="982" w:author="Mike Black" w:date="2022-12-31T12:24:00Z">
            <w:trPr>
              <w:gridBefore w:val="1"/>
            </w:trPr>
          </w:trPrChange>
        </w:trPr>
        <w:tc>
          <w:tcPr>
            <w:cnfStyle w:val="001000000000" w:firstRow="0" w:lastRow="0" w:firstColumn="1" w:lastColumn="0" w:oddVBand="0" w:evenVBand="0" w:oddHBand="0" w:evenHBand="0" w:firstRowFirstColumn="0" w:firstRowLastColumn="0" w:lastRowFirstColumn="0" w:lastRowLastColumn="0"/>
            <w:tcW w:w="0" w:type="dxa"/>
            <w:vMerge/>
            <w:tcPrChange w:id="983" w:author="Mike Black" w:date="2022-12-31T12:24:00Z">
              <w:tcPr>
                <w:tcW w:w="1883" w:type="dxa"/>
                <w:gridSpan w:val="2"/>
                <w:vMerge/>
              </w:tcPr>
            </w:tcPrChange>
          </w:tcPr>
          <w:p w14:paraId="239681D5" w14:textId="77777777" w:rsidR="00362A53" w:rsidRPr="003E3089" w:rsidRDefault="00362A53" w:rsidP="00362A53">
            <w:pPr>
              <w:jc w:val="center"/>
              <w:cnfStyle w:val="001000100000" w:firstRow="0" w:lastRow="0" w:firstColumn="1" w:lastColumn="0" w:oddVBand="0" w:evenVBand="0" w:oddHBand="1" w:evenHBand="0" w:firstRowFirstColumn="0" w:firstRowLastColumn="0" w:lastRowFirstColumn="0" w:lastRowLastColumn="0"/>
              <w:rPr>
                <w:ins w:id="984" w:author="Mike Black" w:date="2022-12-30T17:58:00Z"/>
                <w:rFonts w:cstheme="minorHAnsi"/>
                <w:color w:val="000000" w:themeColor="text1"/>
                <w:sz w:val="24"/>
              </w:rPr>
            </w:pPr>
          </w:p>
        </w:tc>
        <w:tc>
          <w:tcPr>
            <w:tcW w:w="0" w:type="dxa"/>
            <w:tcPrChange w:id="985" w:author="Mike Black" w:date="2022-12-31T12:24:00Z">
              <w:tcPr>
                <w:tcW w:w="1262" w:type="dxa"/>
                <w:gridSpan w:val="2"/>
              </w:tcPr>
            </w:tcPrChange>
          </w:tcPr>
          <w:p w14:paraId="5FFF8F2F"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ins w:id="986" w:author="Mike Black" w:date="2022-12-30T17:58:00Z"/>
                <w:rFonts w:cstheme="minorHAnsi"/>
                <w:color w:val="000000" w:themeColor="text1"/>
                <w:sz w:val="24"/>
              </w:rPr>
            </w:pPr>
            <w:ins w:id="987" w:author="Mike Black" w:date="2022-12-30T17:58:00Z">
              <w:r>
                <w:rPr>
                  <w:rFonts w:cstheme="minorHAnsi"/>
                  <w:color w:val="000000" w:themeColor="text1"/>
                  <w:sz w:val="24"/>
                </w:rPr>
                <w:t>Slope</w:t>
              </w:r>
            </w:ins>
          </w:p>
        </w:tc>
        <w:tc>
          <w:tcPr>
            <w:tcW w:w="0" w:type="auto"/>
            <w:tcPrChange w:id="988" w:author="Mike Black" w:date="2022-12-31T12:24:00Z">
              <w:tcPr>
                <w:tcW w:w="0" w:type="auto"/>
                <w:gridSpan w:val="2"/>
              </w:tcPr>
            </w:tcPrChange>
          </w:tcPr>
          <w:p w14:paraId="6A24F0DD" w14:textId="6B5814A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989" w:author="Mike Black" w:date="2022-12-30T17:58:00Z"/>
                <w:rFonts w:cstheme="minorHAnsi"/>
                <w:color w:val="000000" w:themeColor="text1"/>
                <w:sz w:val="24"/>
              </w:rPr>
            </w:pPr>
            <w:ins w:id="990" w:author="Mike Black" w:date="2022-12-30T17:59:00Z">
              <w:r w:rsidRPr="003E3089">
                <w:rPr>
                  <w:rFonts w:cstheme="minorHAnsi"/>
                  <w:color w:val="000000" w:themeColor="text1"/>
                  <w:sz w:val="24"/>
                </w:rPr>
                <w:t>1.016</w:t>
              </w:r>
            </w:ins>
          </w:p>
        </w:tc>
        <w:tc>
          <w:tcPr>
            <w:tcW w:w="0" w:type="auto"/>
            <w:tcPrChange w:id="991" w:author="Mike Black" w:date="2022-12-31T12:24:00Z">
              <w:tcPr>
                <w:tcW w:w="0" w:type="auto"/>
                <w:gridSpan w:val="2"/>
              </w:tcPr>
            </w:tcPrChange>
          </w:tcPr>
          <w:p w14:paraId="2639329E" w14:textId="6CB0AE36"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992" w:author="Mike Black" w:date="2022-12-30T17:58:00Z"/>
                <w:rFonts w:cstheme="minorHAnsi"/>
                <w:color w:val="000000" w:themeColor="text1"/>
                <w:sz w:val="24"/>
              </w:rPr>
            </w:pPr>
            <w:ins w:id="993" w:author="Mike Black" w:date="2022-12-30T17:59:00Z">
              <w:r w:rsidRPr="003E3089">
                <w:rPr>
                  <w:rFonts w:cstheme="minorHAnsi"/>
                  <w:color w:val="000000" w:themeColor="text1"/>
                  <w:sz w:val="24"/>
                </w:rPr>
                <w:t>1.042</w:t>
              </w:r>
            </w:ins>
          </w:p>
        </w:tc>
        <w:tc>
          <w:tcPr>
            <w:tcW w:w="0" w:type="auto"/>
            <w:tcPrChange w:id="994" w:author="Mike Black" w:date="2022-12-31T12:24:00Z">
              <w:tcPr>
                <w:tcW w:w="0" w:type="auto"/>
                <w:gridSpan w:val="2"/>
              </w:tcPr>
            </w:tcPrChange>
          </w:tcPr>
          <w:p w14:paraId="7B579330" w14:textId="28C80D25"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995" w:author="Mike Black" w:date="2022-12-30T17:58:00Z"/>
                <w:rFonts w:cstheme="minorHAnsi"/>
                <w:color w:val="000000" w:themeColor="text1"/>
                <w:sz w:val="24"/>
              </w:rPr>
            </w:pPr>
            <w:ins w:id="996" w:author="Mike Black" w:date="2022-12-30T17:59:00Z">
              <w:r w:rsidRPr="003E3089">
                <w:rPr>
                  <w:rFonts w:cstheme="minorHAnsi"/>
                  <w:color w:val="000000" w:themeColor="text1"/>
                  <w:sz w:val="24"/>
                </w:rPr>
                <w:t>0.789</w:t>
              </w:r>
            </w:ins>
          </w:p>
        </w:tc>
        <w:tc>
          <w:tcPr>
            <w:tcW w:w="0" w:type="auto"/>
            <w:vMerge/>
            <w:tcPrChange w:id="997" w:author="Mike Black" w:date="2022-12-31T12:24:00Z">
              <w:tcPr>
                <w:tcW w:w="0" w:type="auto"/>
                <w:gridSpan w:val="2"/>
                <w:vMerge/>
              </w:tcPr>
            </w:tcPrChange>
          </w:tcPr>
          <w:p w14:paraId="69B696B1"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998" w:author="Mike Black" w:date="2022-12-30T17:58:00Z"/>
                <w:rFonts w:cstheme="minorHAnsi"/>
                <w:color w:val="000000" w:themeColor="text1"/>
                <w:sz w:val="24"/>
              </w:rPr>
            </w:pPr>
          </w:p>
        </w:tc>
      </w:tr>
      <w:tr w:rsidR="00950992" w:rsidRPr="003E3089" w14:paraId="3F60671A" w14:textId="77777777" w:rsidTr="00950992">
        <w:trPr>
          <w:ins w:id="999" w:author="Mike Black" w:date="2022-12-30T17:58:00Z"/>
        </w:trPr>
        <w:tc>
          <w:tcPr>
            <w:cnfStyle w:val="001000000000" w:firstRow="0" w:lastRow="0" w:firstColumn="1" w:lastColumn="0" w:oddVBand="0" w:evenVBand="0" w:oddHBand="0" w:evenHBand="0" w:firstRowFirstColumn="0" w:firstRowLastColumn="0" w:lastRowFirstColumn="0" w:lastRowLastColumn="0"/>
            <w:tcW w:w="1883" w:type="dxa"/>
            <w:vMerge/>
          </w:tcPr>
          <w:p w14:paraId="081B985B" w14:textId="77777777" w:rsidR="00362A53" w:rsidRPr="003E3089" w:rsidRDefault="00362A53" w:rsidP="00362A53">
            <w:pPr>
              <w:jc w:val="center"/>
              <w:rPr>
                <w:ins w:id="1000" w:author="Mike Black" w:date="2022-12-30T17:58:00Z"/>
                <w:rFonts w:cstheme="minorHAnsi"/>
                <w:color w:val="000000" w:themeColor="text1"/>
                <w:sz w:val="24"/>
              </w:rPr>
            </w:pPr>
          </w:p>
        </w:tc>
        <w:tc>
          <w:tcPr>
            <w:tcW w:w="1262" w:type="dxa"/>
          </w:tcPr>
          <w:p w14:paraId="25B09B6D"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ins w:id="1001" w:author="Mike Black" w:date="2022-12-30T17:58:00Z"/>
                <w:rFonts w:cstheme="minorHAnsi"/>
                <w:color w:val="000000" w:themeColor="text1"/>
                <w:sz w:val="24"/>
              </w:rPr>
            </w:pPr>
            <w:ins w:id="1002" w:author="Mike Black" w:date="2022-12-30T17:58:00Z">
              <w:r>
                <w:rPr>
                  <w:rFonts w:cstheme="minorHAnsi"/>
                  <w:color w:val="000000" w:themeColor="text1"/>
                  <w:sz w:val="24"/>
                </w:rPr>
                <w:t>Intercept</w:t>
              </w:r>
            </w:ins>
          </w:p>
        </w:tc>
        <w:tc>
          <w:tcPr>
            <w:tcW w:w="0" w:type="auto"/>
          </w:tcPr>
          <w:p w14:paraId="03475934" w14:textId="1133D29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1003" w:author="Mike Black" w:date="2022-12-30T17:58:00Z"/>
                <w:rFonts w:cstheme="minorHAnsi"/>
                <w:color w:val="000000" w:themeColor="text1"/>
                <w:sz w:val="24"/>
              </w:rPr>
            </w:pPr>
            <w:ins w:id="1004" w:author="Mike Black" w:date="2022-12-30T17:59:00Z">
              <w:r w:rsidRPr="003E3089">
                <w:rPr>
                  <w:rFonts w:cstheme="minorHAnsi"/>
                  <w:color w:val="000000" w:themeColor="text1"/>
                  <w:sz w:val="24"/>
                </w:rPr>
                <w:t>-0.023</w:t>
              </w:r>
            </w:ins>
          </w:p>
        </w:tc>
        <w:tc>
          <w:tcPr>
            <w:tcW w:w="0" w:type="auto"/>
          </w:tcPr>
          <w:p w14:paraId="6335C0A2" w14:textId="242CF691"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1005" w:author="Mike Black" w:date="2022-12-30T17:58:00Z"/>
                <w:rFonts w:cstheme="minorHAnsi"/>
                <w:color w:val="000000" w:themeColor="text1"/>
                <w:sz w:val="24"/>
              </w:rPr>
            </w:pPr>
            <w:ins w:id="1006" w:author="Mike Black" w:date="2022-12-30T17:59:00Z">
              <w:r w:rsidRPr="003E3089">
                <w:rPr>
                  <w:rFonts w:cstheme="minorHAnsi"/>
                  <w:color w:val="000000" w:themeColor="text1"/>
                  <w:sz w:val="24"/>
                </w:rPr>
                <w:t>-0.080</w:t>
              </w:r>
            </w:ins>
          </w:p>
        </w:tc>
        <w:tc>
          <w:tcPr>
            <w:tcW w:w="0" w:type="auto"/>
          </w:tcPr>
          <w:p w14:paraId="202BEF28" w14:textId="373555EF"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1007" w:author="Mike Black" w:date="2022-12-30T17:58:00Z"/>
                <w:rFonts w:cstheme="minorHAnsi"/>
                <w:color w:val="000000" w:themeColor="text1"/>
                <w:sz w:val="24"/>
              </w:rPr>
            </w:pPr>
            <w:ins w:id="1008" w:author="Mike Black" w:date="2022-12-30T17:59:00Z">
              <w:r w:rsidRPr="003E3089">
                <w:rPr>
                  <w:rFonts w:cstheme="minorHAnsi"/>
                  <w:color w:val="000000" w:themeColor="text1"/>
                  <w:sz w:val="24"/>
                </w:rPr>
                <w:t>-1.706</w:t>
              </w:r>
            </w:ins>
          </w:p>
        </w:tc>
        <w:tc>
          <w:tcPr>
            <w:tcW w:w="0" w:type="auto"/>
            <w:vMerge/>
          </w:tcPr>
          <w:p w14:paraId="50829604"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1009" w:author="Mike Black" w:date="2022-12-30T17:58:00Z"/>
                <w:rFonts w:cstheme="minorHAnsi"/>
                <w:color w:val="000000" w:themeColor="text1"/>
                <w:sz w:val="24"/>
              </w:rPr>
            </w:pPr>
          </w:p>
        </w:tc>
      </w:tr>
      <w:tr w:rsidR="00272071" w:rsidRPr="003E3089" w14:paraId="7BB50979" w14:textId="77777777" w:rsidTr="00950992">
        <w:tblPrEx>
          <w:tblW w:w="0" w:type="auto"/>
          <w:tblPrExChange w:id="1010" w:author="Mike Black" w:date="2022-12-31T12:24:00Z">
            <w:tblPrEx>
              <w:tblW w:w="0" w:type="auto"/>
            </w:tblPrEx>
          </w:tblPrExChange>
        </w:tblPrEx>
        <w:trPr>
          <w:cnfStyle w:val="000000100000" w:firstRow="0" w:lastRow="0" w:firstColumn="0" w:lastColumn="0" w:oddVBand="0" w:evenVBand="0" w:oddHBand="1" w:evenHBand="0" w:firstRowFirstColumn="0" w:firstRowLastColumn="0" w:lastRowFirstColumn="0" w:lastRowLastColumn="0"/>
          <w:ins w:id="1011" w:author="Mike Black" w:date="2022-12-30T17:58:00Z"/>
          <w:trPrChange w:id="1012" w:author="Mike Black" w:date="2022-12-31T12:24:00Z">
            <w:trPr>
              <w:gridBefore w:val="1"/>
            </w:trPr>
          </w:trPrChange>
        </w:trPr>
        <w:tc>
          <w:tcPr>
            <w:cnfStyle w:val="001000000000" w:firstRow="0" w:lastRow="0" w:firstColumn="1" w:lastColumn="0" w:oddVBand="0" w:evenVBand="0" w:oddHBand="0" w:evenHBand="0" w:firstRowFirstColumn="0" w:firstRowLastColumn="0" w:lastRowFirstColumn="0" w:lastRowLastColumn="0"/>
            <w:tcW w:w="0" w:type="dxa"/>
            <w:vMerge w:val="restart"/>
            <w:tcPrChange w:id="1013" w:author="Mike Black" w:date="2022-12-31T12:24:00Z">
              <w:tcPr>
                <w:tcW w:w="1883" w:type="dxa"/>
                <w:gridSpan w:val="2"/>
                <w:vMerge w:val="restart"/>
              </w:tcPr>
            </w:tcPrChange>
          </w:tcPr>
          <w:p w14:paraId="776F5A9F" w14:textId="77777777" w:rsidR="00362A53" w:rsidRPr="003E3089" w:rsidRDefault="00362A53" w:rsidP="00362A53">
            <w:pPr>
              <w:jc w:val="center"/>
              <w:cnfStyle w:val="001000100000" w:firstRow="0" w:lastRow="0" w:firstColumn="1" w:lastColumn="0" w:oddVBand="0" w:evenVBand="0" w:oddHBand="1" w:evenHBand="0" w:firstRowFirstColumn="0" w:firstRowLastColumn="0" w:lastRowFirstColumn="0" w:lastRowLastColumn="0"/>
              <w:rPr>
                <w:ins w:id="1014" w:author="Mike Black" w:date="2022-12-30T17:58:00Z"/>
                <w:rFonts w:cstheme="minorHAnsi"/>
                <w:color w:val="000000" w:themeColor="text1"/>
                <w:sz w:val="24"/>
              </w:rPr>
            </w:pPr>
            <w:ins w:id="1015" w:author="Mike Black" w:date="2022-12-30T17:58:00Z">
              <w:r w:rsidRPr="003E3089">
                <w:rPr>
                  <w:rFonts w:cstheme="minorHAnsi"/>
                  <w:color w:val="000000" w:themeColor="text1"/>
                  <w:sz w:val="24"/>
                </w:rPr>
                <w:t>Reproducibility</w:t>
              </w:r>
            </w:ins>
          </w:p>
          <w:p w14:paraId="05F482AC" w14:textId="77777777" w:rsidR="00362A53" w:rsidRPr="003E3089" w:rsidRDefault="00362A53" w:rsidP="00362A53">
            <w:pPr>
              <w:jc w:val="center"/>
              <w:cnfStyle w:val="001000100000" w:firstRow="0" w:lastRow="0" w:firstColumn="1" w:lastColumn="0" w:oddVBand="0" w:evenVBand="0" w:oddHBand="1" w:evenHBand="0" w:firstRowFirstColumn="0" w:firstRowLastColumn="0" w:lastRowFirstColumn="0" w:lastRowLastColumn="0"/>
              <w:rPr>
                <w:ins w:id="1016" w:author="Mike Black" w:date="2022-12-30T17:58:00Z"/>
                <w:rFonts w:cstheme="minorHAnsi"/>
                <w:color w:val="000000" w:themeColor="text1"/>
                <w:sz w:val="24"/>
              </w:rPr>
            </w:pPr>
          </w:p>
        </w:tc>
        <w:tc>
          <w:tcPr>
            <w:tcW w:w="0" w:type="dxa"/>
            <w:tcPrChange w:id="1017" w:author="Mike Black" w:date="2022-12-31T12:24:00Z">
              <w:tcPr>
                <w:tcW w:w="1262" w:type="dxa"/>
                <w:gridSpan w:val="2"/>
              </w:tcPr>
            </w:tcPrChange>
          </w:tcPr>
          <w:p w14:paraId="1045AC2C"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ins w:id="1018" w:author="Mike Black" w:date="2022-12-30T17:58:00Z"/>
                <w:rFonts w:cstheme="minorHAnsi"/>
                <w:color w:val="000000" w:themeColor="text1"/>
                <w:sz w:val="24"/>
              </w:rPr>
            </w:pPr>
            <w:ins w:id="1019" w:author="Mike Black" w:date="2022-12-30T17:58:00Z">
              <w:r w:rsidRPr="003E3089">
                <w:rPr>
                  <w:rFonts w:cstheme="minorHAnsi"/>
                  <w:color w:val="000000" w:themeColor="text1"/>
                  <w:sz w:val="24"/>
                </w:rPr>
                <w:t>r</w:t>
              </w:r>
              <w:r w:rsidRPr="003E3089">
                <w:rPr>
                  <w:rFonts w:cstheme="minorHAnsi"/>
                  <w:color w:val="000000" w:themeColor="text1"/>
                  <w:sz w:val="24"/>
                  <w:vertAlign w:val="superscript"/>
                </w:rPr>
                <w:t>2</w:t>
              </w:r>
            </w:ins>
          </w:p>
        </w:tc>
        <w:tc>
          <w:tcPr>
            <w:tcW w:w="0" w:type="auto"/>
            <w:tcPrChange w:id="1020" w:author="Mike Black" w:date="2022-12-31T12:24:00Z">
              <w:tcPr>
                <w:tcW w:w="0" w:type="auto"/>
                <w:gridSpan w:val="2"/>
              </w:tcPr>
            </w:tcPrChange>
          </w:tcPr>
          <w:p w14:paraId="5BEAC37D" w14:textId="5769192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1021" w:author="Mike Black" w:date="2022-12-30T17:58:00Z"/>
                <w:rFonts w:cstheme="minorHAnsi"/>
                <w:color w:val="000000" w:themeColor="text1"/>
                <w:sz w:val="24"/>
              </w:rPr>
            </w:pPr>
            <w:ins w:id="1022" w:author="Mike Black" w:date="2022-12-30T17:59:00Z">
              <w:r w:rsidRPr="003E3089">
                <w:rPr>
                  <w:rFonts w:cstheme="minorHAnsi"/>
                  <w:color w:val="000000" w:themeColor="text1"/>
                  <w:sz w:val="24"/>
                </w:rPr>
                <w:t>0.999</w:t>
              </w:r>
            </w:ins>
          </w:p>
        </w:tc>
        <w:tc>
          <w:tcPr>
            <w:tcW w:w="0" w:type="auto"/>
            <w:tcPrChange w:id="1023" w:author="Mike Black" w:date="2022-12-31T12:24:00Z">
              <w:tcPr>
                <w:tcW w:w="0" w:type="auto"/>
                <w:gridSpan w:val="2"/>
              </w:tcPr>
            </w:tcPrChange>
          </w:tcPr>
          <w:p w14:paraId="585A7264" w14:textId="35550EC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1024" w:author="Mike Black" w:date="2022-12-30T17:58:00Z"/>
                <w:rFonts w:cstheme="minorHAnsi"/>
                <w:color w:val="000000" w:themeColor="text1"/>
                <w:sz w:val="24"/>
              </w:rPr>
            </w:pPr>
            <w:ins w:id="1025" w:author="Mike Black" w:date="2022-12-30T17:59:00Z">
              <w:r w:rsidRPr="003E3089">
                <w:rPr>
                  <w:rFonts w:cstheme="minorHAnsi"/>
                  <w:color w:val="000000" w:themeColor="text1"/>
                  <w:sz w:val="24"/>
                </w:rPr>
                <w:t>0.999</w:t>
              </w:r>
            </w:ins>
          </w:p>
        </w:tc>
        <w:tc>
          <w:tcPr>
            <w:tcW w:w="0" w:type="auto"/>
            <w:tcPrChange w:id="1026" w:author="Mike Black" w:date="2022-12-31T12:24:00Z">
              <w:tcPr>
                <w:tcW w:w="0" w:type="auto"/>
                <w:gridSpan w:val="2"/>
              </w:tcPr>
            </w:tcPrChange>
          </w:tcPr>
          <w:p w14:paraId="20E35A52" w14:textId="150C0DC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1027" w:author="Mike Black" w:date="2022-12-30T17:58:00Z"/>
                <w:rFonts w:cstheme="minorHAnsi"/>
                <w:color w:val="000000" w:themeColor="text1"/>
                <w:sz w:val="24"/>
              </w:rPr>
            </w:pPr>
            <w:ins w:id="1028" w:author="Mike Black" w:date="2022-12-30T17:59:00Z">
              <w:r w:rsidRPr="003E3089">
                <w:rPr>
                  <w:rFonts w:cstheme="minorHAnsi"/>
                  <w:color w:val="000000" w:themeColor="text1"/>
                  <w:sz w:val="24"/>
                </w:rPr>
                <w:t>0.998</w:t>
              </w:r>
            </w:ins>
          </w:p>
        </w:tc>
        <w:tc>
          <w:tcPr>
            <w:tcW w:w="0" w:type="auto"/>
            <w:tcPrChange w:id="1029" w:author="Mike Black" w:date="2022-12-31T12:24:00Z">
              <w:tcPr>
                <w:tcW w:w="0" w:type="auto"/>
                <w:gridSpan w:val="2"/>
              </w:tcPr>
            </w:tcPrChange>
          </w:tcPr>
          <w:p w14:paraId="4D0CB628" w14:textId="0778B78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1030" w:author="Mike Black" w:date="2022-12-30T17:58:00Z"/>
                <w:rFonts w:cstheme="minorHAnsi"/>
                <w:color w:val="000000" w:themeColor="text1"/>
                <w:sz w:val="24"/>
              </w:rPr>
            </w:pPr>
            <w:ins w:id="1031" w:author="Mike Black" w:date="2022-12-30T17:59:00Z">
              <w:r w:rsidRPr="003E3089">
                <w:rPr>
                  <w:rFonts w:cstheme="minorHAnsi"/>
                  <w:color w:val="000000" w:themeColor="text1"/>
                  <w:sz w:val="24"/>
                </w:rPr>
                <w:t>0.987</w:t>
              </w:r>
            </w:ins>
          </w:p>
        </w:tc>
      </w:tr>
      <w:tr w:rsidR="00950992" w:rsidRPr="003E3089" w14:paraId="117E4F11" w14:textId="77777777" w:rsidTr="00950992">
        <w:trPr>
          <w:ins w:id="1032" w:author="Mike Black" w:date="2022-12-30T17:58:00Z"/>
        </w:trPr>
        <w:tc>
          <w:tcPr>
            <w:cnfStyle w:val="001000000000" w:firstRow="0" w:lastRow="0" w:firstColumn="1" w:lastColumn="0" w:oddVBand="0" w:evenVBand="0" w:oddHBand="0" w:evenHBand="0" w:firstRowFirstColumn="0" w:firstRowLastColumn="0" w:lastRowFirstColumn="0" w:lastRowLastColumn="0"/>
            <w:tcW w:w="1883" w:type="dxa"/>
            <w:vMerge/>
          </w:tcPr>
          <w:p w14:paraId="6B396B34" w14:textId="77777777" w:rsidR="00362A53" w:rsidRPr="003E3089" w:rsidRDefault="00362A53" w:rsidP="00362A53">
            <w:pPr>
              <w:jc w:val="center"/>
              <w:rPr>
                <w:ins w:id="1033" w:author="Mike Black" w:date="2022-12-30T17:58:00Z"/>
                <w:rFonts w:cstheme="minorHAnsi"/>
                <w:color w:val="000000" w:themeColor="text1"/>
                <w:sz w:val="24"/>
              </w:rPr>
            </w:pPr>
          </w:p>
        </w:tc>
        <w:tc>
          <w:tcPr>
            <w:tcW w:w="1262" w:type="dxa"/>
          </w:tcPr>
          <w:p w14:paraId="14D29AA9"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ins w:id="1034" w:author="Mike Black" w:date="2022-12-30T17:58:00Z"/>
                <w:rFonts w:cstheme="minorHAnsi"/>
                <w:color w:val="000000" w:themeColor="text1"/>
                <w:sz w:val="24"/>
              </w:rPr>
            </w:pPr>
            <w:ins w:id="1035" w:author="Mike Black" w:date="2022-12-30T17:58:00Z">
              <w:r w:rsidRPr="003E3089">
                <w:rPr>
                  <w:rFonts w:cstheme="minorHAnsi"/>
                  <w:color w:val="000000" w:themeColor="text1"/>
                  <w:sz w:val="24"/>
                </w:rPr>
                <w:t>RMSE</w:t>
              </w:r>
            </w:ins>
          </w:p>
        </w:tc>
        <w:tc>
          <w:tcPr>
            <w:tcW w:w="0" w:type="auto"/>
          </w:tcPr>
          <w:p w14:paraId="6E84071B" w14:textId="5E7EEE4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1036" w:author="Mike Black" w:date="2022-12-30T17:58:00Z"/>
                <w:rFonts w:cstheme="minorHAnsi"/>
                <w:color w:val="000000" w:themeColor="text1"/>
                <w:sz w:val="24"/>
              </w:rPr>
            </w:pPr>
            <w:ins w:id="1037" w:author="Mike Black" w:date="2022-12-30T17:59:00Z">
              <w:r w:rsidRPr="003E3089">
                <w:rPr>
                  <w:rFonts w:cstheme="minorHAnsi"/>
                  <w:color w:val="000000" w:themeColor="text1"/>
                  <w:sz w:val="24"/>
                </w:rPr>
                <w:t>0.994</w:t>
              </w:r>
            </w:ins>
          </w:p>
        </w:tc>
        <w:tc>
          <w:tcPr>
            <w:tcW w:w="0" w:type="auto"/>
          </w:tcPr>
          <w:p w14:paraId="5A117C1C" w14:textId="0980A49A"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1038" w:author="Mike Black" w:date="2022-12-30T17:58:00Z"/>
                <w:rFonts w:cstheme="minorHAnsi"/>
                <w:color w:val="000000" w:themeColor="text1"/>
                <w:sz w:val="24"/>
              </w:rPr>
            </w:pPr>
            <w:ins w:id="1039" w:author="Mike Black" w:date="2022-12-30T17:59:00Z">
              <w:r w:rsidRPr="003E3089">
                <w:rPr>
                  <w:rFonts w:cstheme="minorHAnsi"/>
                  <w:color w:val="000000" w:themeColor="text1"/>
                  <w:sz w:val="24"/>
                </w:rPr>
                <w:t>1.019</w:t>
              </w:r>
            </w:ins>
          </w:p>
        </w:tc>
        <w:tc>
          <w:tcPr>
            <w:tcW w:w="0" w:type="auto"/>
          </w:tcPr>
          <w:p w14:paraId="6BD32E30" w14:textId="131F7FDF"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1040" w:author="Mike Black" w:date="2022-12-30T17:58:00Z"/>
                <w:rFonts w:cstheme="minorHAnsi"/>
                <w:color w:val="000000" w:themeColor="text1"/>
                <w:sz w:val="24"/>
              </w:rPr>
            </w:pPr>
            <w:ins w:id="1041" w:author="Mike Black" w:date="2022-12-30T17:59:00Z">
              <w:r w:rsidRPr="003E3089">
                <w:rPr>
                  <w:rFonts w:cstheme="minorHAnsi"/>
                  <w:color w:val="000000" w:themeColor="text1"/>
                  <w:sz w:val="24"/>
                </w:rPr>
                <w:t>1.948</w:t>
              </w:r>
            </w:ins>
          </w:p>
        </w:tc>
        <w:tc>
          <w:tcPr>
            <w:tcW w:w="0" w:type="auto"/>
          </w:tcPr>
          <w:p w14:paraId="1F9FD67C" w14:textId="5CA93DDA"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1042" w:author="Mike Black" w:date="2022-12-30T17:58:00Z"/>
                <w:rFonts w:cstheme="minorHAnsi"/>
                <w:color w:val="000000" w:themeColor="text1"/>
                <w:sz w:val="24"/>
              </w:rPr>
            </w:pPr>
            <w:ins w:id="1043" w:author="Mike Black" w:date="2022-12-30T17:59:00Z">
              <w:r w:rsidRPr="003E3089">
                <w:rPr>
                  <w:rFonts w:cstheme="minorHAnsi"/>
                  <w:color w:val="000000" w:themeColor="text1"/>
                  <w:sz w:val="24"/>
                </w:rPr>
                <w:t>13.687</w:t>
              </w:r>
            </w:ins>
          </w:p>
        </w:tc>
      </w:tr>
      <w:tr w:rsidR="00272071" w:rsidRPr="003E3089" w14:paraId="6C1D5C73" w14:textId="77777777" w:rsidTr="00950992">
        <w:tblPrEx>
          <w:tblW w:w="0" w:type="auto"/>
          <w:tblPrExChange w:id="1044" w:author="Mike Black" w:date="2022-12-31T12:24:00Z">
            <w:tblPrEx>
              <w:tblW w:w="0" w:type="auto"/>
            </w:tblPrEx>
          </w:tblPrExChange>
        </w:tblPrEx>
        <w:trPr>
          <w:cnfStyle w:val="000000100000" w:firstRow="0" w:lastRow="0" w:firstColumn="0" w:lastColumn="0" w:oddVBand="0" w:evenVBand="0" w:oddHBand="1" w:evenHBand="0" w:firstRowFirstColumn="0" w:firstRowLastColumn="0" w:lastRowFirstColumn="0" w:lastRowLastColumn="0"/>
          <w:ins w:id="1045" w:author="Mike Black" w:date="2022-12-30T17:58:00Z"/>
          <w:trPrChange w:id="1046" w:author="Mike Black" w:date="2022-12-31T12:24:00Z">
            <w:trPr>
              <w:gridBefore w:val="1"/>
            </w:trPr>
          </w:trPrChange>
        </w:trPr>
        <w:tc>
          <w:tcPr>
            <w:cnfStyle w:val="001000000000" w:firstRow="0" w:lastRow="0" w:firstColumn="1" w:lastColumn="0" w:oddVBand="0" w:evenVBand="0" w:oddHBand="0" w:evenHBand="0" w:firstRowFirstColumn="0" w:firstRowLastColumn="0" w:lastRowFirstColumn="0" w:lastRowLastColumn="0"/>
            <w:tcW w:w="0" w:type="dxa"/>
            <w:vMerge/>
            <w:tcPrChange w:id="1047" w:author="Mike Black" w:date="2022-12-31T12:24:00Z">
              <w:tcPr>
                <w:tcW w:w="1883" w:type="dxa"/>
                <w:gridSpan w:val="2"/>
                <w:vMerge/>
              </w:tcPr>
            </w:tcPrChange>
          </w:tcPr>
          <w:p w14:paraId="1ACA876C" w14:textId="77777777" w:rsidR="00362A53" w:rsidRPr="003E3089" w:rsidRDefault="00362A53" w:rsidP="00362A53">
            <w:pPr>
              <w:jc w:val="center"/>
              <w:cnfStyle w:val="001000100000" w:firstRow="0" w:lastRow="0" w:firstColumn="1" w:lastColumn="0" w:oddVBand="0" w:evenVBand="0" w:oddHBand="1" w:evenHBand="0" w:firstRowFirstColumn="0" w:firstRowLastColumn="0" w:lastRowFirstColumn="0" w:lastRowLastColumn="0"/>
              <w:rPr>
                <w:ins w:id="1048" w:author="Mike Black" w:date="2022-12-30T17:58:00Z"/>
                <w:rFonts w:cstheme="minorHAnsi"/>
                <w:color w:val="000000" w:themeColor="text1"/>
                <w:sz w:val="24"/>
              </w:rPr>
            </w:pPr>
          </w:p>
        </w:tc>
        <w:tc>
          <w:tcPr>
            <w:tcW w:w="0" w:type="dxa"/>
            <w:tcPrChange w:id="1049" w:author="Mike Black" w:date="2022-12-31T12:24:00Z">
              <w:tcPr>
                <w:tcW w:w="1262" w:type="dxa"/>
                <w:gridSpan w:val="2"/>
              </w:tcPr>
            </w:tcPrChange>
          </w:tcPr>
          <w:p w14:paraId="66B9F726"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ins w:id="1050" w:author="Mike Black" w:date="2022-12-30T17:58:00Z"/>
                <w:rFonts w:cstheme="minorHAnsi"/>
                <w:color w:val="000000" w:themeColor="text1"/>
                <w:sz w:val="24"/>
              </w:rPr>
            </w:pPr>
            <w:ins w:id="1051" w:author="Mike Black" w:date="2022-12-30T17:58:00Z">
              <w:r w:rsidRPr="003E3089">
                <w:rPr>
                  <w:rFonts w:cstheme="minorHAnsi"/>
                  <w:color w:val="000000" w:themeColor="text1"/>
                  <w:sz w:val="24"/>
                </w:rPr>
                <w:t>RMSD</w:t>
              </w:r>
            </w:ins>
          </w:p>
        </w:tc>
        <w:tc>
          <w:tcPr>
            <w:tcW w:w="0" w:type="auto"/>
            <w:tcPrChange w:id="1052" w:author="Mike Black" w:date="2022-12-31T12:24:00Z">
              <w:tcPr>
                <w:tcW w:w="0" w:type="auto"/>
                <w:gridSpan w:val="2"/>
              </w:tcPr>
            </w:tcPrChange>
          </w:tcPr>
          <w:p w14:paraId="074B607F" w14:textId="73AF506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1053" w:author="Mike Black" w:date="2022-12-30T17:58:00Z"/>
                <w:rFonts w:cstheme="minorHAnsi"/>
                <w:color w:val="000000" w:themeColor="text1"/>
                <w:sz w:val="24"/>
              </w:rPr>
            </w:pPr>
            <w:ins w:id="1054" w:author="Mike Black" w:date="2022-12-30T17:59:00Z">
              <w:r w:rsidRPr="003E3089">
                <w:rPr>
                  <w:rFonts w:cstheme="minorHAnsi"/>
                  <w:color w:val="000000" w:themeColor="text1"/>
                  <w:sz w:val="24"/>
                </w:rPr>
                <w:t>0.992</w:t>
              </w:r>
            </w:ins>
          </w:p>
        </w:tc>
        <w:tc>
          <w:tcPr>
            <w:tcW w:w="0" w:type="auto"/>
            <w:tcPrChange w:id="1055" w:author="Mike Black" w:date="2022-12-31T12:24:00Z">
              <w:tcPr>
                <w:tcW w:w="0" w:type="auto"/>
                <w:gridSpan w:val="2"/>
              </w:tcPr>
            </w:tcPrChange>
          </w:tcPr>
          <w:p w14:paraId="71C1ACFE" w14:textId="0448C3CF"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1056" w:author="Mike Black" w:date="2022-12-30T17:58:00Z"/>
                <w:rFonts w:cstheme="minorHAnsi"/>
                <w:color w:val="000000" w:themeColor="text1"/>
                <w:sz w:val="24"/>
              </w:rPr>
            </w:pPr>
            <w:ins w:id="1057" w:author="Mike Black" w:date="2022-12-30T17:59:00Z">
              <w:r w:rsidRPr="003E3089">
                <w:rPr>
                  <w:rFonts w:cstheme="minorHAnsi"/>
                  <w:color w:val="000000" w:themeColor="text1"/>
                  <w:sz w:val="24"/>
                </w:rPr>
                <w:t>1.004</w:t>
              </w:r>
            </w:ins>
          </w:p>
        </w:tc>
        <w:tc>
          <w:tcPr>
            <w:tcW w:w="0" w:type="auto"/>
            <w:tcPrChange w:id="1058" w:author="Mike Black" w:date="2022-12-31T12:24:00Z">
              <w:tcPr>
                <w:tcW w:w="0" w:type="auto"/>
                <w:gridSpan w:val="2"/>
              </w:tcPr>
            </w:tcPrChange>
          </w:tcPr>
          <w:p w14:paraId="2E1689B4" w14:textId="09CF8D41"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1059" w:author="Mike Black" w:date="2022-12-30T17:58:00Z"/>
                <w:rFonts w:cstheme="minorHAnsi"/>
                <w:color w:val="000000" w:themeColor="text1"/>
                <w:sz w:val="24"/>
              </w:rPr>
            </w:pPr>
            <w:ins w:id="1060" w:author="Mike Black" w:date="2022-12-30T17:59:00Z">
              <w:r w:rsidRPr="003E3089">
                <w:rPr>
                  <w:rFonts w:cstheme="minorHAnsi"/>
                  <w:color w:val="000000" w:themeColor="text1"/>
                  <w:sz w:val="24"/>
                </w:rPr>
                <w:t>1.938</w:t>
              </w:r>
            </w:ins>
          </w:p>
        </w:tc>
        <w:tc>
          <w:tcPr>
            <w:tcW w:w="0" w:type="auto"/>
            <w:tcPrChange w:id="1061" w:author="Mike Black" w:date="2022-12-31T12:24:00Z">
              <w:tcPr>
                <w:tcW w:w="0" w:type="auto"/>
                <w:gridSpan w:val="2"/>
              </w:tcPr>
            </w:tcPrChange>
          </w:tcPr>
          <w:p w14:paraId="31AD9AEE" w14:textId="6B9B688A"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1062" w:author="Mike Black" w:date="2022-12-30T17:58:00Z"/>
                <w:rFonts w:cstheme="minorHAnsi"/>
                <w:color w:val="000000" w:themeColor="text1"/>
                <w:sz w:val="24"/>
              </w:rPr>
            </w:pPr>
            <w:ins w:id="1063" w:author="Mike Black" w:date="2022-12-30T17:59:00Z">
              <w:r w:rsidRPr="003E3089">
                <w:rPr>
                  <w:rFonts w:cstheme="minorHAnsi"/>
                  <w:color w:val="000000" w:themeColor="text1"/>
                  <w:sz w:val="24"/>
                </w:rPr>
                <w:t>13.499</w:t>
              </w:r>
            </w:ins>
          </w:p>
        </w:tc>
      </w:tr>
      <w:tr w:rsidR="00950992" w:rsidRPr="003E3089" w14:paraId="71048CA0" w14:textId="77777777" w:rsidTr="00950992">
        <w:trPr>
          <w:ins w:id="1064" w:author="Mike Black" w:date="2022-12-30T17:58:00Z"/>
        </w:trPr>
        <w:tc>
          <w:tcPr>
            <w:cnfStyle w:val="001000000000" w:firstRow="0" w:lastRow="0" w:firstColumn="1" w:lastColumn="0" w:oddVBand="0" w:evenVBand="0" w:oddHBand="0" w:evenHBand="0" w:firstRowFirstColumn="0" w:firstRowLastColumn="0" w:lastRowFirstColumn="0" w:lastRowLastColumn="0"/>
            <w:tcW w:w="1883" w:type="dxa"/>
            <w:vMerge/>
          </w:tcPr>
          <w:p w14:paraId="3D708643" w14:textId="77777777" w:rsidR="00362A53" w:rsidRPr="003E3089" w:rsidRDefault="00362A53" w:rsidP="00362A53">
            <w:pPr>
              <w:jc w:val="center"/>
              <w:rPr>
                <w:ins w:id="1065" w:author="Mike Black" w:date="2022-12-30T17:58:00Z"/>
                <w:rFonts w:cstheme="minorHAnsi"/>
                <w:color w:val="000000" w:themeColor="text1"/>
                <w:sz w:val="24"/>
              </w:rPr>
            </w:pPr>
          </w:p>
        </w:tc>
        <w:tc>
          <w:tcPr>
            <w:tcW w:w="1262" w:type="dxa"/>
          </w:tcPr>
          <w:p w14:paraId="20DB9421"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ins w:id="1066" w:author="Mike Black" w:date="2022-12-30T17:58:00Z"/>
                <w:rFonts w:cstheme="minorHAnsi"/>
                <w:color w:val="000000" w:themeColor="text1"/>
                <w:sz w:val="24"/>
              </w:rPr>
            </w:pPr>
            <w:ins w:id="1067" w:author="Mike Black" w:date="2022-12-30T17:58:00Z">
              <w:r>
                <w:rPr>
                  <w:rFonts w:cstheme="minorHAnsi"/>
                  <w:color w:val="000000" w:themeColor="text1"/>
                  <w:sz w:val="24"/>
                </w:rPr>
                <w:t>Slope</w:t>
              </w:r>
            </w:ins>
          </w:p>
        </w:tc>
        <w:tc>
          <w:tcPr>
            <w:tcW w:w="0" w:type="auto"/>
          </w:tcPr>
          <w:p w14:paraId="22CE7D06" w14:textId="4416B419"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1068" w:author="Mike Black" w:date="2022-12-30T17:58:00Z"/>
                <w:rFonts w:cstheme="minorHAnsi"/>
                <w:color w:val="000000" w:themeColor="text1"/>
                <w:sz w:val="24"/>
              </w:rPr>
            </w:pPr>
            <w:ins w:id="1069" w:author="Mike Black" w:date="2022-12-30T17:59:00Z">
              <w:r w:rsidRPr="003E3089">
                <w:rPr>
                  <w:rFonts w:cstheme="minorHAnsi"/>
                  <w:color w:val="000000" w:themeColor="text1"/>
                  <w:sz w:val="24"/>
                </w:rPr>
                <w:t>0.998</w:t>
              </w:r>
            </w:ins>
          </w:p>
        </w:tc>
        <w:tc>
          <w:tcPr>
            <w:tcW w:w="0" w:type="auto"/>
          </w:tcPr>
          <w:p w14:paraId="669F0A25" w14:textId="6998F14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1070" w:author="Mike Black" w:date="2022-12-30T17:58:00Z"/>
                <w:rFonts w:cstheme="minorHAnsi"/>
                <w:color w:val="000000" w:themeColor="text1"/>
                <w:sz w:val="24"/>
              </w:rPr>
            </w:pPr>
            <w:ins w:id="1071" w:author="Mike Black" w:date="2022-12-30T17:59:00Z">
              <w:r w:rsidRPr="003E3089">
                <w:rPr>
                  <w:rFonts w:cstheme="minorHAnsi"/>
                  <w:color w:val="000000" w:themeColor="text1"/>
                  <w:sz w:val="24"/>
                </w:rPr>
                <w:t>1.004</w:t>
              </w:r>
            </w:ins>
          </w:p>
        </w:tc>
        <w:tc>
          <w:tcPr>
            <w:tcW w:w="0" w:type="auto"/>
          </w:tcPr>
          <w:p w14:paraId="7E552BC4" w14:textId="7B1099F0"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1072" w:author="Mike Black" w:date="2022-12-30T17:58:00Z"/>
                <w:rFonts w:cstheme="minorHAnsi"/>
                <w:color w:val="000000" w:themeColor="text1"/>
                <w:sz w:val="24"/>
              </w:rPr>
            </w:pPr>
            <w:ins w:id="1073" w:author="Mike Black" w:date="2022-12-30T17:59:00Z">
              <w:r w:rsidRPr="003E3089">
                <w:rPr>
                  <w:rFonts w:cstheme="minorHAnsi"/>
                  <w:color w:val="000000" w:themeColor="text1"/>
                  <w:sz w:val="24"/>
                </w:rPr>
                <w:t>1.004</w:t>
              </w:r>
            </w:ins>
          </w:p>
        </w:tc>
        <w:tc>
          <w:tcPr>
            <w:tcW w:w="0" w:type="auto"/>
          </w:tcPr>
          <w:p w14:paraId="247D07D9" w14:textId="4964407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1074" w:author="Mike Black" w:date="2022-12-30T17:58:00Z"/>
                <w:rFonts w:cstheme="minorHAnsi"/>
                <w:color w:val="000000" w:themeColor="text1"/>
                <w:sz w:val="24"/>
              </w:rPr>
            </w:pPr>
            <w:ins w:id="1075" w:author="Mike Black" w:date="2022-12-30T17:59:00Z">
              <w:r w:rsidRPr="003E3089">
                <w:rPr>
                  <w:rFonts w:cstheme="minorHAnsi"/>
                  <w:color w:val="000000" w:themeColor="text1"/>
                  <w:sz w:val="24"/>
                </w:rPr>
                <w:t>1.013</w:t>
              </w:r>
            </w:ins>
          </w:p>
        </w:tc>
      </w:tr>
      <w:tr w:rsidR="00272071" w:rsidRPr="003E3089" w14:paraId="2A3F4B48" w14:textId="77777777" w:rsidTr="00950992">
        <w:tblPrEx>
          <w:tblW w:w="0" w:type="auto"/>
          <w:tblPrExChange w:id="1076" w:author="Mike Black" w:date="2022-12-31T12:24:00Z">
            <w:tblPrEx>
              <w:tblW w:w="0" w:type="auto"/>
            </w:tblPrEx>
          </w:tblPrExChange>
        </w:tblPrEx>
        <w:trPr>
          <w:cnfStyle w:val="000000100000" w:firstRow="0" w:lastRow="0" w:firstColumn="0" w:lastColumn="0" w:oddVBand="0" w:evenVBand="0" w:oddHBand="1" w:evenHBand="0" w:firstRowFirstColumn="0" w:firstRowLastColumn="0" w:lastRowFirstColumn="0" w:lastRowLastColumn="0"/>
          <w:ins w:id="1077" w:author="Mike Black" w:date="2022-12-30T17:58:00Z"/>
          <w:trPrChange w:id="1078" w:author="Mike Black" w:date="2022-12-31T12:24:00Z">
            <w:trPr>
              <w:gridBefore w:val="1"/>
            </w:trPr>
          </w:trPrChange>
        </w:trPr>
        <w:tc>
          <w:tcPr>
            <w:cnfStyle w:val="001000000000" w:firstRow="0" w:lastRow="0" w:firstColumn="1" w:lastColumn="0" w:oddVBand="0" w:evenVBand="0" w:oddHBand="0" w:evenHBand="0" w:firstRowFirstColumn="0" w:firstRowLastColumn="0" w:lastRowFirstColumn="0" w:lastRowLastColumn="0"/>
            <w:tcW w:w="0" w:type="dxa"/>
            <w:vMerge/>
            <w:tcPrChange w:id="1079" w:author="Mike Black" w:date="2022-12-31T12:24:00Z">
              <w:tcPr>
                <w:tcW w:w="1883" w:type="dxa"/>
                <w:gridSpan w:val="2"/>
                <w:vMerge/>
              </w:tcPr>
            </w:tcPrChange>
          </w:tcPr>
          <w:p w14:paraId="620E129F" w14:textId="77777777" w:rsidR="00362A53" w:rsidRPr="003E3089" w:rsidRDefault="00362A53" w:rsidP="00362A53">
            <w:pPr>
              <w:jc w:val="center"/>
              <w:cnfStyle w:val="001000100000" w:firstRow="0" w:lastRow="0" w:firstColumn="1" w:lastColumn="0" w:oddVBand="0" w:evenVBand="0" w:oddHBand="1" w:evenHBand="0" w:firstRowFirstColumn="0" w:firstRowLastColumn="0" w:lastRowFirstColumn="0" w:lastRowLastColumn="0"/>
              <w:rPr>
                <w:ins w:id="1080" w:author="Mike Black" w:date="2022-12-30T17:58:00Z"/>
                <w:rFonts w:cstheme="minorHAnsi"/>
                <w:color w:val="000000" w:themeColor="text1"/>
                <w:sz w:val="24"/>
              </w:rPr>
            </w:pPr>
          </w:p>
        </w:tc>
        <w:tc>
          <w:tcPr>
            <w:tcW w:w="0" w:type="dxa"/>
            <w:tcPrChange w:id="1081" w:author="Mike Black" w:date="2022-12-31T12:24:00Z">
              <w:tcPr>
                <w:tcW w:w="1262" w:type="dxa"/>
                <w:gridSpan w:val="2"/>
              </w:tcPr>
            </w:tcPrChange>
          </w:tcPr>
          <w:p w14:paraId="50ED5712"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ins w:id="1082" w:author="Mike Black" w:date="2022-12-30T17:58:00Z"/>
                <w:rFonts w:cstheme="minorHAnsi"/>
                <w:color w:val="000000" w:themeColor="text1"/>
                <w:sz w:val="24"/>
              </w:rPr>
            </w:pPr>
            <w:ins w:id="1083" w:author="Mike Black" w:date="2022-12-30T17:58:00Z">
              <w:r>
                <w:rPr>
                  <w:rFonts w:cstheme="minorHAnsi"/>
                  <w:color w:val="000000" w:themeColor="text1"/>
                  <w:sz w:val="24"/>
                </w:rPr>
                <w:t>Intercept</w:t>
              </w:r>
            </w:ins>
          </w:p>
        </w:tc>
        <w:tc>
          <w:tcPr>
            <w:tcW w:w="0" w:type="auto"/>
            <w:tcPrChange w:id="1084" w:author="Mike Black" w:date="2022-12-31T12:24:00Z">
              <w:tcPr>
                <w:tcW w:w="0" w:type="auto"/>
                <w:gridSpan w:val="2"/>
              </w:tcPr>
            </w:tcPrChange>
          </w:tcPr>
          <w:p w14:paraId="3C322A4D" w14:textId="50D86C8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1085" w:author="Mike Black" w:date="2022-12-30T17:58:00Z"/>
                <w:rFonts w:cstheme="minorHAnsi"/>
                <w:color w:val="000000" w:themeColor="text1"/>
                <w:sz w:val="24"/>
              </w:rPr>
            </w:pPr>
            <w:ins w:id="1086" w:author="Mike Black" w:date="2022-12-30T17:59:00Z">
              <w:r w:rsidRPr="003E3089">
                <w:rPr>
                  <w:rFonts w:cstheme="minorHAnsi"/>
                  <w:color w:val="000000" w:themeColor="text1"/>
                  <w:sz w:val="24"/>
                </w:rPr>
                <w:t>0.075</w:t>
              </w:r>
            </w:ins>
          </w:p>
        </w:tc>
        <w:tc>
          <w:tcPr>
            <w:tcW w:w="0" w:type="auto"/>
            <w:tcPrChange w:id="1087" w:author="Mike Black" w:date="2022-12-31T12:24:00Z">
              <w:tcPr>
                <w:tcW w:w="0" w:type="auto"/>
                <w:gridSpan w:val="2"/>
              </w:tcPr>
            </w:tcPrChange>
          </w:tcPr>
          <w:p w14:paraId="6B8DA0DD" w14:textId="4A7CA64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1088" w:author="Mike Black" w:date="2022-12-30T17:58:00Z"/>
                <w:rFonts w:cstheme="minorHAnsi"/>
                <w:color w:val="000000" w:themeColor="text1"/>
                <w:sz w:val="24"/>
              </w:rPr>
            </w:pPr>
            <w:ins w:id="1089" w:author="Mike Black" w:date="2022-12-30T17:59:00Z">
              <w:r w:rsidRPr="003E3089">
                <w:rPr>
                  <w:rFonts w:cstheme="minorHAnsi"/>
                  <w:color w:val="000000" w:themeColor="text1"/>
                  <w:sz w:val="24"/>
                </w:rPr>
                <w:t>0.009</w:t>
              </w:r>
            </w:ins>
          </w:p>
        </w:tc>
        <w:tc>
          <w:tcPr>
            <w:tcW w:w="0" w:type="auto"/>
            <w:tcPrChange w:id="1090" w:author="Mike Black" w:date="2022-12-31T12:24:00Z">
              <w:tcPr>
                <w:tcW w:w="0" w:type="auto"/>
                <w:gridSpan w:val="2"/>
              </w:tcPr>
            </w:tcPrChange>
          </w:tcPr>
          <w:p w14:paraId="336136C5" w14:textId="7295B726"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1091" w:author="Mike Black" w:date="2022-12-30T17:58:00Z"/>
                <w:rFonts w:cstheme="minorHAnsi"/>
                <w:color w:val="000000" w:themeColor="text1"/>
                <w:sz w:val="24"/>
              </w:rPr>
            </w:pPr>
            <w:ins w:id="1092" w:author="Mike Black" w:date="2022-12-30T17:59:00Z">
              <w:r w:rsidRPr="003E3089">
                <w:rPr>
                  <w:rFonts w:cstheme="minorHAnsi"/>
                  <w:color w:val="000000" w:themeColor="text1"/>
                  <w:sz w:val="24"/>
                </w:rPr>
                <w:t>-0.228</w:t>
              </w:r>
            </w:ins>
          </w:p>
        </w:tc>
        <w:tc>
          <w:tcPr>
            <w:tcW w:w="0" w:type="auto"/>
            <w:tcPrChange w:id="1093" w:author="Mike Black" w:date="2022-12-31T12:24:00Z">
              <w:tcPr>
                <w:tcW w:w="0" w:type="auto"/>
                <w:gridSpan w:val="2"/>
              </w:tcPr>
            </w:tcPrChange>
          </w:tcPr>
          <w:p w14:paraId="337F0067" w14:textId="3D5EF4C2"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1094" w:author="Mike Black" w:date="2022-12-30T17:58:00Z"/>
                <w:rFonts w:cstheme="minorHAnsi"/>
                <w:color w:val="000000" w:themeColor="text1"/>
                <w:sz w:val="24"/>
              </w:rPr>
            </w:pPr>
            <w:ins w:id="1095" w:author="Mike Black" w:date="2022-12-30T17:59:00Z">
              <w:r w:rsidRPr="003E3089">
                <w:rPr>
                  <w:rFonts w:cstheme="minorHAnsi"/>
                  <w:color w:val="000000" w:themeColor="text1"/>
                  <w:sz w:val="24"/>
                </w:rPr>
                <w:t>-0.396</w:t>
              </w:r>
            </w:ins>
          </w:p>
        </w:tc>
      </w:tr>
      <w:tr w:rsidR="00950992" w:rsidRPr="003E3089" w14:paraId="6B96E1F1" w14:textId="77777777" w:rsidTr="00950992">
        <w:trPr>
          <w:ins w:id="1096" w:author="Mike Black" w:date="2022-12-30T17:58:00Z"/>
        </w:trPr>
        <w:tc>
          <w:tcPr>
            <w:cnfStyle w:val="001000000000" w:firstRow="0" w:lastRow="0" w:firstColumn="1" w:lastColumn="0" w:oddVBand="0" w:evenVBand="0" w:oddHBand="0" w:evenHBand="0" w:firstRowFirstColumn="0" w:firstRowLastColumn="0" w:lastRowFirstColumn="0" w:lastRowLastColumn="0"/>
            <w:tcW w:w="1883" w:type="dxa"/>
          </w:tcPr>
          <w:p w14:paraId="5937D728" w14:textId="77777777" w:rsidR="00362A53" w:rsidRPr="003E3089" w:rsidRDefault="00362A53" w:rsidP="00362A53">
            <w:pPr>
              <w:jc w:val="center"/>
              <w:rPr>
                <w:ins w:id="1097" w:author="Mike Black" w:date="2022-12-30T17:58:00Z"/>
                <w:rFonts w:cstheme="minorHAnsi"/>
                <w:color w:val="000000" w:themeColor="text1"/>
                <w:sz w:val="24"/>
              </w:rPr>
            </w:pPr>
            <w:ins w:id="1098" w:author="Mike Black" w:date="2022-12-30T17:58:00Z">
              <w:r w:rsidRPr="003E3089">
                <w:rPr>
                  <w:rFonts w:cstheme="minorHAnsi"/>
                  <w:color w:val="000000" w:themeColor="text1"/>
                  <w:sz w:val="24"/>
                </w:rPr>
                <w:t>Specificity</w:t>
              </w:r>
            </w:ins>
          </w:p>
        </w:tc>
        <w:tc>
          <w:tcPr>
            <w:tcW w:w="1262" w:type="dxa"/>
          </w:tcPr>
          <w:p w14:paraId="4E45F6BE"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ins w:id="1099" w:author="Mike Black" w:date="2022-12-30T17:58:00Z"/>
                <w:rFonts w:cstheme="minorHAnsi"/>
                <w:color w:val="000000" w:themeColor="text1"/>
                <w:sz w:val="24"/>
              </w:rPr>
            </w:pPr>
            <w:ins w:id="1100" w:author="Mike Black" w:date="2022-12-30T17:58:00Z">
              <w:r w:rsidRPr="003E3089">
                <w:rPr>
                  <w:rFonts w:cstheme="minorHAnsi"/>
                  <w:color w:val="000000" w:themeColor="text1"/>
                  <w:sz w:val="24"/>
                </w:rPr>
                <w:t>False Negative Ratio</w:t>
              </w:r>
            </w:ins>
          </w:p>
        </w:tc>
        <w:tc>
          <w:tcPr>
            <w:tcW w:w="0" w:type="auto"/>
          </w:tcPr>
          <w:p w14:paraId="6D17AF5D" w14:textId="04756E7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1101" w:author="Mike Black" w:date="2022-12-30T17:58:00Z"/>
                <w:rFonts w:cstheme="minorHAnsi"/>
                <w:color w:val="000000" w:themeColor="text1"/>
                <w:sz w:val="24"/>
              </w:rPr>
            </w:pPr>
            <w:ins w:id="1102" w:author="Mike Black" w:date="2022-12-30T17:59:00Z">
              <w:r w:rsidRPr="003E3089">
                <w:rPr>
                  <w:rFonts w:cstheme="minorHAnsi"/>
                  <w:color w:val="000000" w:themeColor="text1"/>
                  <w:sz w:val="24"/>
                </w:rPr>
                <w:t>21 / 216</w:t>
              </w:r>
            </w:ins>
          </w:p>
        </w:tc>
        <w:tc>
          <w:tcPr>
            <w:tcW w:w="0" w:type="auto"/>
          </w:tcPr>
          <w:p w14:paraId="40AF628B" w14:textId="60B3D409"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1103" w:author="Mike Black" w:date="2022-12-30T17:58:00Z"/>
                <w:rFonts w:cstheme="minorHAnsi"/>
                <w:color w:val="000000" w:themeColor="text1"/>
                <w:sz w:val="24"/>
              </w:rPr>
            </w:pPr>
            <w:ins w:id="1104" w:author="Mike Black" w:date="2022-12-30T17:59:00Z">
              <w:r w:rsidRPr="003E3089">
                <w:rPr>
                  <w:rFonts w:cstheme="minorHAnsi"/>
                  <w:color w:val="000000" w:themeColor="text1"/>
                  <w:sz w:val="24"/>
                </w:rPr>
                <w:t>21 / 216</w:t>
              </w:r>
            </w:ins>
          </w:p>
        </w:tc>
        <w:tc>
          <w:tcPr>
            <w:tcW w:w="0" w:type="auto"/>
          </w:tcPr>
          <w:p w14:paraId="23644DBB" w14:textId="6C100A5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1105" w:author="Mike Black" w:date="2022-12-30T17:58:00Z"/>
                <w:rFonts w:cstheme="minorHAnsi"/>
                <w:color w:val="000000" w:themeColor="text1"/>
                <w:sz w:val="24"/>
              </w:rPr>
            </w:pPr>
            <w:ins w:id="1106" w:author="Mike Black" w:date="2022-12-30T17:59:00Z">
              <w:r w:rsidRPr="003E3089">
                <w:rPr>
                  <w:rFonts w:cstheme="minorHAnsi"/>
                  <w:color w:val="000000" w:themeColor="text1"/>
                  <w:sz w:val="24"/>
                </w:rPr>
                <w:t>91 / 216</w:t>
              </w:r>
            </w:ins>
          </w:p>
        </w:tc>
        <w:tc>
          <w:tcPr>
            <w:tcW w:w="0" w:type="auto"/>
          </w:tcPr>
          <w:p w14:paraId="5A06D39A" w14:textId="6D99618B"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ins w:id="1107" w:author="Mike Black" w:date="2022-12-30T17:58:00Z"/>
                <w:rFonts w:cstheme="minorHAnsi"/>
                <w:color w:val="000000" w:themeColor="text1"/>
                <w:sz w:val="24"/>
              </w:rPr>
            </w:pPr>
            <w:ins w:id="1108" w:author="Mike Black" w:date="2022-12-30T17:59:00Z">
              <w:r w:rsidRPr="003E3089">
                <w:rPr>
                  <w:rFonts w:cstheme="minorHAnsi"/>
                  <w:color w:val="000000" w:themeColor="text1"/>
                  <w:sz w:val="24"/>
                </w:rPr>
                <w:t>95 / 216</w:t>
              </w:r>
            </w:ins>
          </w:p>
        </w:tc>
      </w:tr>
      <w:tr w:rsidR="00272071" w:rsidRPr="003E3089" w14:paraId="3EE6FE6B" w14:textId="77777777" w:rsidTr="00950992">
        <w:tblPrEx>
          <w:tblW w:w="0" w:type="auto"/>
          <w:tblPrExChange w:id="1109" w:author="Mike Black" w:date="2022-12-31T12:24:00Z">
            <w:tblPrEx>
              <w:tblW w:w="0" w:type="auto"/>
            </w:tblPrEx>
          </w:tblPrExChange>
        </w:tblPrEx>
        <w:trPr>
          <w:cnfStyle w:val="000000100000" w:firstRow="0" w:lastRow="0" w:firstColumn="0" w:lastColumn="0" w:oddVBand="0" w:evenVBand="0" w:oddHBand="1" w:evenHBand="0" w:firstRowFirstColumn="0" w:firstRowLastColumn="0" w:lastRowFirstColumn="0" w:lastRowLastColumn="0"/>
          <w:ins w:id="1110" w:author="Mike Black" w:date="2022-12-30T17:58:00Z"/>
          <w:trPrChange w:id="1111" w:author="Mike Black" w:date="2022-12-31T12:24:00Z">
            <w:trPr>
              <w:gridBefore w:val="1"/>
            </w:trPr>
          </w:trPrChange>
        </w:trPr>
        <w:tc>
          <w:tcPr>
            <w:cnfStyle w:val="001000000000" w:firstRow="0" w:lastRow="0" w:firstColumn="1" w:lastColumn="0" w:oddVBand="0" w:evenVBand="0" w:oddHBand="0" w:evenHBand="0" w:firstRowFirstColumn="0" w:firstRowLastColumn="0" w:lastRowFirstColumn="0" w:lastRowLastColumn="0"/>
            <w:tcW w:w="0" w:type="dxa"/>
            <w:tcPrChange w:id="1112" w:author="Mike Black" w:date="2022-12-31T12:24:00Z">
              <w:tcPr>
                <w:tcW w:w="1883" w:type="dxa"/>
                <w:gridSpan w:val="2"/>
              </w:tcPr>
            </w:tcPrChange>
          </w:tcPr>
          <w:p w14:paraId="73FE63E0" w14:textId="77777777" w:rsidR="00362A53" w:rsidRPr="003E3089" w:rsidRDefault="00362A53" w:rsidP="00362A53">
            <w:pPr>
              <w:jc w:val="center"/>
              <w:cnfStyle w:val="001000100000" w:firstRow="0" w:lastRow="0" w:firstColumn="1" w:lastColumn="0" w:oddVBand="0" w:evenVBand="0" w:oddHBand="1" w:evenHBand="0" w:firstRowFirstColumn="0" w:firstRowLastColumn="0" w:lastRowFirstColumn="0" w:lastRowLastColumn="0"/>
              <w:rPr>
                <w:ins w:id="1113" w:author="Mike Black" w:date="2022-12-30T17:58:00Z"/>
                <w:rFonts w:cstheme="minorHAnsi"/>
                <w:color w:val="000000" w:themeColor="text1"/>
                <w:sz w:val="24"/>
              </w:rPr>
            </w:pPr>
            <w:ins w:id="1114" w:author="Mike Black" w:date="2022-12-30T17:58:00Z">
              <w:r w:rsidRPr="003E3089">
                <w:rPr>
                  <w:rFonts w:cstheme="minorHAnsi"/>
                  <w:color w:val="000000" w:themeColor="text1"/>
                  <w:sz w:val="24"/>
                </w:rPr>
                <w:t>Sensitivity</w:t>
              </w:r>
            </w:ins>
          </w:p>
        </w:tc>
        <w:tc>
          <w:tcPr>
            <w:tcW w:w="0" w:type="dxa"/>
            <w:tcPrChange w:id="1115" w:author="Mike Black" w:date="2022-12-31T12:24:00Z">
              <w:tcPr>
                <w:tcW w:w="1262" w:type="dxa"/>
                <w:gridSpan w:val="2"/>
              </w:tcPr>
            </w:tcPrChange>
          </w:tcPr>
          <w:p w14:paraId="014A897B"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ins w:id="1116" w:author="Mike Black" w:date="2022-12-30T17:58:00Z"/>
                <w:rFonts w:cstheme="minorHAnsi"/>
                <w:color w:val="000000" w:themeColor="text1"/>
                <w:sz w:val="24"/>
              </w:rPr>
            </w:pPr>
            <w:ins w:id="1117" w:author="Mike Black" w:date="2022-12-30T17:58:00Z">
              <w:r w:rsidRPr="003E3089">
                <w:rPr>
                  <w:rFonts w:cstheme="minorHAnsi"/>
                  <w:color w:val="000000" w:themeColor="text1"/>
                  <w:sz w:val="24"/>
                </w:rPr>
                <w:t>False Positive Ratio</w:t>
              </w:r>
            </w:ins>
          </w:p>
        </w:tc>
        <w:tc>
          <w:tcPr>
            <w:tcW w:w="0" w:type="auto"/>
            <w:tcPrChange w:id="1118" w:author="Mike Black" w:date="2022-12-31T12:24:00Z">
              <w:tcPr>
                <w:tcW w:w="0" w:type="auto"/>
                <w:gridSpan w:val="2"/>
              </w:tcPr>
            </w:tcPrChange>
          </w:tcPr>
          <w:p w14:paraId="2388E5F6" w14:textId="22560FF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1119" w:author="Mike Black" w:date="2022-12-30T17:58:00Z"/>
                <w:rFonts w:cstheme="minorHAnsi"/>
                <w:color w:val="000000" w:themeColor="text1"/>
                <w:sz w:val="24"/>
              </w:rPr>
            </w:pPr>
            <w:ins w:id="1120" w:author="Mike Black" w:date="2022-12-30T17:59:00Z">
              <w:r w:rsidRPr="003E3089">
                <w:rPr>
                  <w:rFonts w:cstheme="minorHAnsi"/>
                  <w:color w:val="000000" w:themeColor="text1"/>
                  <w:sz w:val="24"/>
                </w:rPr>
                <w:t>10 / 72</w:t>
              </w:r>
            </w:ins>
          </w:p>
        </w:tc>
        <w:tc>
          <w:tcPr>
            <w:tcW w:w="0" w:type="auto"/>
            <w:tcPrChange w:id="1121" w:author="Mike Black" w:date="2022-12-31T12:24:00Z">
              <w:tcPr>
                <w:tcW w:w="0" w:type="auto"/>
                <w:gridSpan w:val="2"/>
              </w:tcPr>
            </w:tcPrChange>
          </w:tcPr>
          <w:p w14:paraId="55EAE3A3" w14:textId="21D66244"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1122" w:author="Mike Black" w:date="2022-12-30T17:58:00Z"/>
                <w:rFonts w:cstheme="minorHAnsi"/>
                <w:color w:val="000000" w:themeColor="text1"/>
                <w:sz w:val="24"/>
              </w:rPr>
            </w:pPr>
            <w:ins w:id="1123" w:author="Mike Black" w:date="2022-12-30T17:59:00Z">
              <w:r w:rsidRPr="003E3089">
                <w:rPr>
                  <w:rFonts w:cstheme="minorHAnsi"/>
                  <w:color w:val="000000" w:themeColor="text1"/>
                  <w:sz w:val="24"/>
                </w:rPr>
                <w:t>10 / 72</w:t>
              </w:r>
            </w:ins>
          </w:p>
        </w:tc>
        <w:tc>
          <w:tcPr>
            <w:tcW w:w="0" w:type="auto"/>
            <w:tcPrChange w:id="1124" w:author="Mike Black" w:date="2022-12-31T12:24:00Z">
              <w:tcPr>
                <w:tcW w:w="0" w:type="auto"/>
                <w:gridSpan w:val="2"/>
              </w:tcPr>
            </w:tcPrChange>
          </w:tcPr>
          <w:p w14:paraId="2F2BBE51" w14:textId="515ED48D"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1125" w:author="Mike Black" w:date="2022-12-30T17:58:00Z"/>
                <w:rFonts w:cstheme="minorHAnsi"/>
                <w:color w:val="000000" w:themeColor="text1"/>
                <w:sz w:val="24"/>
              </w:rPr>
            </w:pPr>
            <w:ins w:id="1126" w:author="Mike Black" w:date="2022-12-30T17:59:00Z">
              <w:r w:rsidRPr="003E3089">
                <w:rPr>
                  <w:rFonts w:cstheme="minorHAnsi"/>
                  <w:color w:val="000000" w:themeColor="text1"/>
                  <w:sz w:val="24"/>
                </w:rPr>
                <w:t>2 / 72</w:t>
              </w:r>
            </w:ins>
          </w:p>
        </w:tc>
        <w:tc>
          <w:tcPr>
            <w:tcW w:w="0" w:type="auto"/>
            <w:tcPrChange w:id="1127" w:author="Mike Black" w:date="2022-12-31T12:24:00Z">
              <w:tcPr>
                <w:tcW w:w="0" w:type="auto"/>
                <w:gridSpan w:val="2"/>
              </w:tcPr>
            </w:tcPrChange>
          </w:tcPr>
          <w:p w14:paraId="3C310058" w14:textId="131220F4"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ins w:id="1128" w:author="Mike Black" w:date="2022-12-30T17:58:00Z"/>
                <w:rFonts w:cstheme="minorHAnsi"/>
                <w:color w:val="000000" w:themeColor="text1"/>
                <w:sz w:val="24"/>
              </w:rPr>
            </w:pPr>
            <w:ins w:id="1129" w:author="Mike Black" w:date="2022-12-30T17:59:00Z">
              <w:r w:rsidRPr="003E3089">
                <w:rPr>
                  <w:rFonts w:cstheme="minorHAnsi"/>
                  <w:color w:val="000000" w:themeColor="text1"/>
                  <w:sz w:val="24"/>
                </w:rPr>
                <w:t>12 / 72</w:t>
              </w:r>
            </w:ins>
          </w:p>
        </w:tc>
      </w:tr>
    </w:tbl>
    <w:p w14:paraId="3B3FBF8D" w14:textId="438EA54B" w:rsidR="00362A53" w:rsidRDefault="00362A53">
      <w:pPr>
        <w:spacing w:line="480" w:lineRule="auto"/>
        <w:jc w:val="center"/>
        <w:rPr>
          <w:ins w:id="1130" w:author="Mike Black" w:date="2022-12-30T17:59:00Z"/>
          <w:rFonts w:cstheme="minorHAnsi"/>
        </w:rPr>
        <w:pPrChange w:id="1131" w:author="Mike Black" w:date="2022-12-30T18:32:00Z">
          <w:pPr>
            <w:spacing w:line="480" w:lineRule="auto"/>
          </w:pPr>
        </w:pPrChange>
      </w:pPr>
      <w:ins w:id="1132" w:author="Mike Black" w:date="2022-12-30T17:59:00Z">
        <w:r>
          <w:rPr>
            <w:rFonts w:cstheme="minorHAnsi"/>
          </w:rPr>
          <w:t>Table 5. Summary of the simulated motion-affected phantom measurements.</w:t>
        </w:r>
      </w:ins>
    </w:p>
    <w:p w14:paraId="4CDBC5B9" w14:textId="77777777" w:rsidR="00362A53" w:rsidRPr="003E3089" w:rsidRDefault="00362A53" w:rsidP="003E3089">
      <w:pPr>
        <w:spacing w:line="480" w:lineRule="auto"/>
        <w:rPr>
          <w:rFonts w:cstheme="minorHAnsi"/>
        </w:rPr>
      </w:pPr>
    </w:p>
    <w:p w14:paraId="45FE575F" w14:textId="1FC8FCD9"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3.2 – Physical Phantoms</w:t>
      </w:r>
    </w:p>
    <w:p w14:paraId="42ECE969" w14:textId="75D1C166" w:rsidR="00F26A81" w:rsidRPr="00F26A81" w:rsidRDefault="009E4E66" w:rsidP="003E3089">
      <w:pPr>
        <w:spacing w:line="480" w:lineRule="auto"/>
        <w:rPr>
          <w:rFonts w:cstheme="minorHAnsi"/>
        </w:rPr>
      </w:pPr>
      <w:r>
        <w:rPr>
          <w:rFonts w:cstheme="minorHAnsi"/>
        </w:rPr>
        <w:t>A subset of the</w:t>
      </w:r>
      <w:r w:rsidR="00F26A81" w:rsidRPr="00F26A81">
        <w:rPr>
          <w:rFonts w:cstheme="minorHAnsi"/>
        </w:rPr>
        <w:t xml:space="preserve"> physical phantom scans acquired by Praagh et al.</w:t>
      </w:r>
      <w:r>
        <w:rPr>
          <w:rFonts w:cstheme="minorHAnsi"/>
        </w:rPr>
        <w:t xml:space="preserve"> </w:t>
      </w:r>
      <w:r>
        <w:rPr>
          <w:rFonts w:cstheme="minorHAnsi"/>
        </w:rPr>
        <w:fldChar w:fldCharType="begin"/>
      </w:r>
      <w:r>
        <w:rPr>
          <w:rFonts w:cstheme="minorHAnsi"/>
        </w:rPr>
        <w:instrText xml:space="preserve"> ADDIN ZOTERO_ITEM CSL_CITATION {"citationID":"Xr5pHd5v","properties":{"formattedCitation":"(Praagh et al., 2021)","plainCitation":"(Praagh et al., 2021)","noteIndex":0},"citationItems":[{"id":191,"uris":["http://zotero.org/users/6884353/items/7YTXBC8N"],"itemData":{"id":191,"type":"article-journal","container-title":"Medical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Pr>
          <w:rFonts w:cstheme="minorHAnsi"/>
        </w:rPr>
        <w:fldChar w:fldCharType="separate"/>
      </w:r>
      <w:r>
        <w:rPr>
          <w:rFonts w:cstheme="minorHAnsi"/>
          <w:noProof/>
        </w:rPr>
        <w:t>(Praagh et al., 2021)</w:t>
      </w:r>
      <w:r>
        <w:rPr>
          <w:rFonts w:cstheme="minorHAnsi"/>
        </w:rPr>
        <w:fldChar w:fldCharType="end"/>
      </w:r>
      <w:r w:rsidR="00F26A81" w:rsidRPr="00F26A81">
        <w:rPr>
          <w:rFonts w:cstheme="minorHAnsi"/>
        </w:rPr>
        <w:t xml:space="preserve"> </w:t>
      </w:r>
      <w:r w:rsidR="0065337C">
        <w:rPr>
          <w:rFonts w:cstheme="minorHAnsi"/>
        </w:rPr>
        <w:t>was</w:t>
      </w:r>
      <w:r w:rsidR="00F26A81" w:rsidRPr="00F26A81">
        <w:rPr>
          <w:rFonts w:cstheme="minorHAnsi"/>
        </w:rPr>
        <w:t xml:space="preserve"> used for analysis. </w:t>
      </w:r>
      <w:r w:rsidR="00E379E9">
        <w:rPr>
          <w:rFonts w:cstheme="minorHAnsi"/>
        </w:rPr>
        <w:t xml:space="preserve">To validate the simulation results, two small and two large phantom scans acquired </w:t>
      </w:r>
      <w:del w:id="1133" w:author="Molloi, Sabee" w:date="2022-12-29T18:12:00Z">
        <w:r w:rsidR="00E379E9" w:rsidDel="00CB08A5">
          <w:rPr>
            <w:rFonts w:cstheme="minorHAnsi"/>
          </w:rPr>
          <w:delText xml:space="preserve">by </w:delText>
        </w:r>
      </w:del>
      <w:ins w:id="1134" w:author="Molloi, Sabee" w:date="2022-12-29T18:12:00Z">
        <w:r w:rsidR="00CB08A5">
          <w:rPr>
            <w:rFonts w:cstheme="minorHAnsi"/>
          </w:rPr>
          <w:t xml:space="preserve">using </w:t>
        </w:r>
      </w:ins>
      <w:r w:rsidR="00E379E9">
        <w:rPr>
          <w:rFonts w:cstheme="minorHAnsi"/>
        </w:rPr>
        <w:t>the CANON scanner (Table 1) were included in this analysis</w:t>
      </w:r>
      <w:r w:rsidR="00F26A81" w:rsidRPr="00F26A81">
        <w:rPr>
          <w:rFonts w:cstheme="minorHAnsi"/>
        </w:rPr>
        <w:t xml:space="preserve">. Spatially weighted calcium scoring requires a collection of 100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measurements for the weighting function. The physical QRM phantom scans only contained a 200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Therefore, spatially weighted calcium scoring was excluded from the analysis of the physical phantom.</w:t>
      </w:r>
      <w:ins w:id="1135" w:author="Mike Black" w:date="2022-12-31T12:16:00Z">
        <w:r w:rsidR="00CC77A4">
          <w:rPr>
            <w:rFonts w:cstheme="minorHAnsi"/>
          </w:rPr>
          <w:t xml:space="preserve"> Sensitivity and specifici</w:t>
        </w:r>
      </w:ins>
      <w:ins w:id="1136" w:author="Mike Black" w:date="2022-12-31T12:17:00Z">
        <w:r w:rsidR="00CC77A4">
          <w:rPr>
            <w:rFonts w:cstheme="minorHAnsi"/>
          </w:rPr>
          <w:t xml:space="preserve">ty </w:t>
        </w:r>
      </w:ins>
      <w:ins w:id="1137" w:author="Mike Black" w:date="2022-12-31T12:18:00Z">
        <w:r w:rsidR="00CC77A4">
          <w:rPr>
            <w:rFonts w:cstheme="minorHAnsi"/>
          </w:rPr>
          <w:t>results</w:t>
        </w:r>
      </w:ins>
      <w:ins w:id="1138" w:author="Mike Black" w:date="2022-12-31T12:17:00Z">
        <w:r w:rsidR="00CC77A4">
          <w:rPr>
            <w:rFonts w:cstheme="minorHAnsi"/>
          </w:rPr>
          <w:t xml:space="preserve"> </w:t>
        </w:r>
      </w:ins>
      <w:ins w:id="1139" w:author="Mike Black" w:date="2022-12-31T12:18:00Z">
        <w:r w:rsidR="00CC77A4">
          <w:rPr>
            <w:rFonts w:cstheme="minorHAnsi"/>
          </w:rPr>
          <w:t>were</w:t>
        </w:r>
      </w:ins>
      <w:ins w:id="1140" w:author="Mike Black" w:date="2022-12-31T12:17:00Z">
        <w:r w:rsidR="00CC77A4">
          <w:rPr>
            <w:rFonts w:cstheme="minorHAnsi"/>
          </w:rPr>
          <w:t xml:space="preserve"> excluded </w:t>
        </w:r>
      </w:ins>
      <w:ins w:id="1141" w:author="Mike Black" w:date="2022-12-31T12:18:00Z">
        <w:r w:rsidR="00CC77A4">
          <w:rPr>
            <w:rFonts w:cstheme="minorHAnsi"/>
          </w:rPr>
          <w:t xml:space="preserve">from the physical phantom analysis </w:t>
        </w:r>
      </w:ins>
      <w:ins w:id="1142" w:author="Mike Black" w:date="2022-12-31T12:17:00Z">
        <w:r w:rsidR="00CC77A4">
          <w:rPr>
            <w:rFonts w:cstheme="minorHAnsi"/>
          </w:rPr>
          <w:t>because the limited subset of scans was not sufficient for a proper estimation of expected false-</w:t>
        </w:r>
      </w:ins>
      <w:ins w:id="1143" w:author="Mike Black" w:date="2022-12-31T12:18:00Z">
        <w:r w:rsidR="00CC77A4">
          <w:rPr>
            <w:rFonts w:cstheme="minorHAnsi"/>
          </w:rPr>
          <w:t>negative (CAC=0) and false-positive (CAC&gt;0) ratios.</w:t>
        </w:r>
      </w:ins>
    </w:p>
    <w:p w14:paraId="7C98DCBB" w14:textId="4D3C3C1C" w:rsidR="00F26A81" w:rsidRPr="003E3089" w:rsidRDefault="00F26A81" w:rsidP="003E3089">
      <w:pPr>
        <w:spacing w:line="480" w:lineRule="auto"/>
        <w:rPr>
          <w:rFonts w:cstheme="minorHAnsi"/>
        </w:rPr>
      </w:pPr>
    </w:p>
    <w:p w14:paraId="1ADACE7F" w14:textId="216301FA"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lastRenderedPageBreak/>
        <w:t>3.2.1 – Accuracy</w:t>
      </w:r>
    </w:p>
    <w:p w14:paraId="72EA679D" w14:textId="58D30CBC" w:rsidR="00F26A81" w:rsidRPr="003E3089" w:rsidRDefault="00F26A81" w:rsidP="003E3089">
      <w:pPr>
        <w:spacing w:line="480" w:lineRule="auto"/>
        <w:rPr>
          <w:rFonts w:cstheme="minorHAnsi"/>
        </w:rPr>
      </w:pPr>
      <w:r w:rsidRPr="00F26A81">
        <w:rPr>
          <w:rFonts w:cstheme="minorHAnsi"/>
        </w:rPr>
        <w:t xml:space="preserve">Linear regression was performed for integrated calcium mass, volume fraction calcium mass, and </w:t>
      </w:r>
      <w:proofErr w:type="spellStart"/>
      <w:r w:rsidRPr="00F26A81">
        <w:rPr>
          <w:rFonts w:cstheme="minorHAnsi"/>
        </w:rPr>
        <w:t>Agatston</w:t>
      </w:r>
      <w:proofErr w:type="spellEnd"/>
      <w:r w:rsidRPr="00F26A81">
        <w:rPr>
          <w:rFonts w:cstheme="minorHAnsi"/>
        </w:rPr>
        <w:t xml:space="preserve"> scoring against known calcium mass on all four physical phantom scans. Only normal-density (200, 400, 800 </w:t>
      </w:r>
      <w:r w:rsidR="008F5454" w:rsidRPr="003E3089">
        <w:rPr>
          <w:rFonts w:cstheme="minorHAnsi"/>
        </w:rPr>
        <w:t>mgHAcm</w:t>
      </w:r>
      <w:r w:rsidR="008F5454" w:rsidRPr="00270D55">
        <w:rPr>
          <w:rFonts w:cstheme="minorHAnsi"/>
          <w:vertAlign w:val="superscript"/>
        </w:rPr>
        <w:t>-3</w:t>
      </w:r>
      <w:r w:rsidRPr="00F26A81">
        <w:rPr>
          <w:rFonts w:cstheme="minorHAnsi"/>
        </w:rPr>
        <w:t xml:space="preserve">) </w:t>
      </w:r>
      <w:r w:rsidRPr="003E3089">
        <w:rPr>
          <w:rFonts w:cstheme="minorHAnsi"/>
        </w:rPr>
        <w:t>inserts are</w:t>
      </w:r>
      <w:r w:rsidRPr="00F26A81">
        <w:rPr>
          <w:rFonts w:cstheme="minorHAnsi"/>
        </w:rPr>
        <w:t xml:space="preserve"> included in the physical QRM phantom.</w:t>
      </w:r>
    </w:p>
    <w:p w14:paraId="4BF6B63E" w14:textId="77777777" w:rsidR="00F26A81" w:rsidRPr="00F26A81" w:rsidRDefault="00F26A81" w:rsidP="003E3089">
      <w:pPr>
        <w:spacing w:line="480" w:lineRule="auto"/>
        <w:rPr>
          <w:rFonts w:cstheme="minorHAnsi"/>
        </w:rPr>
      </w:pPr>
    </w:p>
    <w:p w14:paraId="00CC0A54" w14:textId="1E704511" w:rsidR="00F26A81" w:rsidRPr="003E3089" w:rsidRDefault="00F26A81" w:rsidP="003E3089">
      <w:pPr>
        <w:spacing w:line="480" w:lineRule="auto"/>
        <w:rPr>
          <w:rFonts w:cstheme="minorHAnsi"/>
        </w:rPr>
      </w:pPr>
      <w:r w:rsidRPr="00F26A81">
        <w:rPr>
          <w:rFonts w:cstheme="minorHAnsi"/>
        </w:rPr>
        <w:t>The correlation coefficient (r</w:t>
      </w:r>
      <w:r w:rsidR="008F5454" w:rsidRPr="008F5454">
        <w:rPr>
          <w:rFonts w:cstheme="minorHAnsi"/>
          <w:vertAlign w:val="superscript"/>
        </w:rPr>
        <w:t>2</w:t>
      </w:r>
      <w:r w:rsidRPr="00F26A81">
        <w:rPr>
          <w:rFonts w:cstheme="minorHAnsi"/>
        </w:rPr>
        <w:t xml:space="preserve">), RMSE, and RMSD values were calculated for </w:t>
      </w:r>
      <w:proofErr w:type="spellStart"/>
      <w:r w:rsidRPr="00F26A81">
        <w:rPr>
          <w:rFonts w:cstheme="minorHAnsi"/>
        </w:rPr>
        <w:t>Agatston</w:t>
      </w:r>
      <w:proofErr w:type="spellEnd"/>
      <w:r w:rsidRPr="00F26A81">
        <w:rPr>
          <w:rFonts w:cstheme="minorHAnsi"/>
        </w:rPr>
        <w:t xml:space="preserve"> scoring, integrated calcium mass, and volume fraction calcium mass. Linear regression used the known calcium mass as the reference. Integrated calcium mass on the normal-density physical phantom (Fig. 7A) produced an r-correlation coefficient, RMSE, and RMSD value of 0.981, 8.811 mg, and 5.752 mg, respectively. Volume fraction calcium mass on the normal-density physical phantom (Fig. 7B) produced an r-correlation coefficient, RMSE, and RMSD value of 0.975, 8.559 mg, and 6.647 mg, respectively. </w:t>
      </w:r>
      <w:proofErr w:type="spellStart"/>
      <w:r w:rsidRPr="00F26A81">
        <w:rPr>
          <w:rFonts w:cstheme="minorHAnsi"/>
        </w:rPr>
        <w:t>Agatston</w:t>
      </w:r>
      <w:proofErr w:type="spellEnd"/>
      <w:r w:rsidRPr="00F26A81">
        <w:rPr>
          <w:rFonts w:cstheme="minorHAnsi"/>
        </w:rPr>
        <w:t xml:space="preserve"> scoring on the normal-density physical phantom (Fig. 7C) produced an r-correlation coefficient, RMSE, and RMSD value of 0.973, 22.485 mg, and 4.653 mg, respectively.</w:t>
      </w:r>
      <w:r w:rsidR="00742B8A">
        <w:rPr>
          <w:rFonts w:cstheme="minorHAnsi"/>
        </w:rPr>
        <w:t xml:space="preserve"> </w:t>
      </w:r>
      <w:r w:rsidRPr="00F26A81">
        <w:rPr>
          <w:rFonts w:cstheme="minorHAnsi"/>
        </w:rPr>
        <w:t xml:space="preserve">All normal-density physical phantom accuracy measurements, including the best-fit line and the r-correlation coefficient, are shown in Table </w:t>
      </w:r>
      <w:ins w:id="1144" w:author="Mike Black" w:date="2022-12-30T18:36:00Z">
        <w:r w:rsidR="003C6482">
          <w:rPr>
            <w:rFonts w:cstheme="minorHAnsi"/>
          </w:rPr>
          <w:t>6</w:t>
        </w:r>
      </w:ins>
      <w:del w:id="1145" w:author="Mike Black" w:date="2022-12-30T18:36:00Z">
        <w:r w:rsidRPr="00F26A81" w:rsidDel="003C6482">
          <w:rPr>
            <w:rFonts w:cstheme="minorHAnsi"/>
          </w:rPr>
          <w:delText>4</w:delText>
        </w:r>
      </w:del>
      <w:r w:rsidRPr="00F26A81">
        <w:rPr>
          <w:rFonts w:cstheme="minorHAnsi"/>
        </w:rPr>
        <w:t>.</w:t>
      </w:r>
    </w:p>
    <w:p w14:paraId="3F01BAC6" w14:textId="4067044A" w:rsidR="00F26A81" w:rsidRPr="003E3089" w:rsidRDefault="00F26A81" w:rsidP="003E3089">
      <w:pPr>
        <w:spacing w:line="480" w:lineRule="auto"/>
        <w:rPr>
          <w:rFonts w:cstheme="minorHAnsi"/>
        </w:rPr>
      </w:pPr>
    </w:p>
    <w:p w14:paraId="4B1C53DD" w14:textId="424DA40A"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4B128BE2" wp14:editId="218D3C43">
            <wp:extent cx="5080000" cy="381000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4"/>
                    <a:stretch>
                      <a:fillRect/>
                    </a:stretch>
                  </pic:blipFill>
                  <pic:spPr>
                    <a:xfrm>
                      <a:off x="0" y="0"/>
                      <a:ext cx="5080000" cy="3810000"/>
                    </a:xfrm>
                    <a:prstGeom prst="rect">
                      <a:avLst/>
                    </a:prstGeom>
                  </pic:spPr>
                </pic:pic>
              </a:graphicData>
            </a:graphic>
          </wp:inline>
        </w:drawing>
      </w:r>
    </w:p>
    <w:p w14:paraId="351DD9F5" w14:textId="7C54D62E" w:rsidR="00F26A81" w:rsidRPr="00F26A81" w:rsidRDefault="00F26A81" w:rsidP="003E3089">
      <w:pPr>
        <w:spacing w:line="480" w:lineRule="auto"/>
        <w:jc w:val="center"/>
        <w:rPr>
          <w:rFonts w:cstheme="minorHAnsi"/>
        </w:rPr>
      </w:pPr>
      <w:r w:rsidRPr="00F26A81">
        <w:rPr>
          <w:rFonts w:cstheme="minorHAnsi"/>
        </w:rPr>
        <w:t>Fig. 7 Shows the linear regression analysis comparing measured calcium to the known calcium for the normal density (200, 400, 800 mg/ cm3) physical phantom scans at a tube voltage of 120 kV. (A) shows the results of integrated calcium mass. (B)</w:t>
      </w:r>
      <w:r w:rsidR="008362DC">
        <w:rPr>
          <w:rFonts w:cstheme="minorHAnsi"/>
        </w:rPr>
        <w:t xml:space="preserve"> </w:t>
      </w:r>
      <w:r w:rsidRPr="00F26A81">
        <w:rPr>
          <w:rFonts w:cstheme="minorHAnsi"/>
        </w:rPr>
        <w:t xml:space="preserve">shows the results of the volume fraction method. (C) shows the results of </w:t>
      </w:r>
      <w:proofErr w:type="spellStart"/>
      <w:r w:rsidRPr="00F26A81">
        <w:rPr>
          <w:rFonts w:cstheme="minorHAnsi"/>
        </w:rPr>
        <w:t>Agatston</w:t>
      </w:r>
      <w:proofErr w:type="spellEnd"/>
      <w:r w:rsidRPr="00F26A81">
        <w:rPr>
          <w:rFonts w:cstheme="minorHAnsi"/>
        </w:rPr>
        <w:t xml:space="preserve"> mass scoring. The best fit line, along with the root mean squared error</w:t>
      </w:r>
      <w:ins w:id="1146" w:author="Mike Black" w:date="2022-12-30T13:12:00Z">
        <w:r w:rsidR="00555B26">
          <w:rPr>
            <w:rFonts w:cstheme="minorHAnsi"/>
          </w:rPr>
          <w:t xml:space="preserve"> </w:t>
        </w:r>
      </w:ins>
      <w:ins w:id="1147" w:author="Molloi, Sabee" w:date="2022-12-29T18:18:00Z">
        <w:r w:rsidR="00D45084">
          <w:rPr>
            <w:rFonts w:cstheme="minorHAnsi"/>
          </w:rPr>
          <w:t>(</w:t>
        </w:r>
        <w:proofErr w:type="gramStart"/>
        <w:r w:rsidR="00D45084">
          <w:rPr>
            <w:rFonts w:cstheme="minorHAnsi"/>
          </w:rPr>
          <w:t>RMSE)</w:t>
        </w:r>
        <w:r w:rsidR="00D45084" w:rsidRPr="00F26A81">
          <w:rPr>
            <w:rFonts w:cstheme="minorHAnsi"/>
          </w:rPr>
          <w:t xml:space="preserve"> </w:t>
        </w:r>
      </w:ins>
      <w:r w:rsidRPr="00F26A81">
        <w:rPr>
          <w:rFonts w:cstheme="minorHAnsi"/>
        </w:rPr>
        <w:t xml:space="preserve"> and</w:t>
      </w:r>
      <w:proofErr w:type="gramEnd"/>
      <w:r w:rsidRPr="00F26A81">
        <w:rPr>
          <w:rFonts w:cstheme="minorHAnsi"/>
        </w:rPr>
        <w:t xml:space="preserve"> root mean squared deviation </w:t>
      </w:r>
      <w:ins w:id="1148" w:author="Molloi, Sabee" w:date="2022-12-29T18:18:00Z">
        <w:r w:rsidR="00D45084">
          <w:rPr>
            <w:rFonts w:cstheme="minorHAnsi"/>
          </w:rPr>
          <w:t>(RMSD)</w:t>
        </w:r>
        <w:r w:rsidR="00D45084" w:rsidRPr="00F26A81">
          <w:rPr>
            <w:rFonts w:cstheme="minorHAnsi"/>
          </w:rPr>
          <w:t xml:space="preserve"> </w:t>
        </w:r>
      </w:ins>
      <w:r w:rsidRPr="00F26A81">
        <w:rPr>
          <w:rFonts w:cstheme="minorHAnsi"/>
        </w:rPr>
        <w:t>values, are shown in each plot.</w:t>
      </w:r>
    </w:p>
    <w:p w14:paraId="379AFB56" w14:textId="2228B0BB" w:rsidR="00F26A81" w:rsidRPr="003E3089" w:rsidRDefault="00F26A81" w:rsidP="003E3089">
      <w:pPr>
        <w:spacing w:line="480" w:lineRule="auto"/>
        <w:rPr>
          <w:rFonts w:cstheme="minorHAnsi"/>
        </w:rPr>
      </w:pPr>
    </w:p>
    <w:p w14:paraId="0E10C284" w14:textId="77777777" w:rsidR="00F26A81" w:rsidRPr="00F26A81" w:rsidRDefault="00F26A81" w:rsidP="003E3089">
      <w:pPr>
        <w:spacing w:line="480" w:lineRule="auto"/>
        <w:rPr>
          <w:rFonts w:cstheme="minorHAnsi"/>
        </w:rPr>
      </w:pPr>
    </w:p>
    <w:p w14:paraId="1D8A3F02" w14:textId="26F92B6D"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3.2.2 – Reproducibility</w:t>
      </w:r>
    </w:p>
    <w:p w14:paraId="6A508F57" w14:textId="56B8E527" w:rsidR="00F26A81" w:rsidRPr="003E3089" w:rsidRDefault="00F26A81" w:rsidP="003E3089">
      <w:pPr>
        <w:spacing w:line="480" w:lineRule="auto"/>
        <w:rPr>
          <w:rFonts w:cstheme="minorHAnsi"/>
        </w:rPr>
      </w:pPr>
      <w:r w:rsidRPr="00F26A81">
        <w:rPr>
          <w:rFonts w:cstheme="minorHAnsi"/>
        </w:rPr>
        <w:t xml:space="preserve">To analyze the reproducibility of integrated calcium mass, volume fraction calcium mass, and </w:t>
      </w:r>
      <w:proofErr w:type="spellStart"/>
      <w:r w:rsidRPr="00F26A81">
        <w:rPr>
          <w:rFonts w:cstheme="minorHAnsi"/>
        </w:rPr>
        <w:t>Agatston</w:t>
      </w:r>
      <w:proofErr w:type="spellEnd"/>
      <w:r w:rsidRPr="00F26A81">
        <w:rPr>
          <w:rFonts w:cstheme="minorHAnsi"/>
        </w:rPr>
        <w:t xml:space="preserve"> scoring on the physical phantom, the first small and large phantom scans were compared to the second small and large phantom scans. These scans were acquired under identical settings, with the only </w:t>
      </w:r>
      <w:r w:rsidRPr="00F26A81">
        <w:rPr>
          <w:rFonts w:cstheme="minorHAnsi"/>
        </w:rPr>
        <w:lastRenderedPageBreak/>
        <w:t xml:space="preserve">variation coming from a rotation of the phantom. All false-negative </w:t>
      </w:r>
      <w:r w:rsidR="00E8390E">
        <w:rPr>
          <w:rFonts w:cstheme="minorHAnsi"/>
        </w:rPr>
        <w:t xml:space="preserve">(CAC=0) </w:t>
      </w:r>
      <w:r w:rsidRPr="00F26A81">
        <w:rPr>
          <w:rFonts w:cstheme="minorHAnsi"/>
        </w:rPr>
        <w:t>values were removed from the analysis, and then the reproducibility of each technique was calculated.</w:t>
      </w:r>
    </w:p>
    <w:p w14:paraId="4A8B913A" w14:textId="77777777" w:rsidR="00F26A81" w:rsidRPr="00F26A81" w:rsidRDefault="00F26A81" w:rsidP="003E3089">
      <w:pPr>
        <w:spacing w:line="480" w:lineRule="auto"/>
        <w:rPr>
          <w:rFonts w:cstheme="minorHAnsi"/>
        </w:rPr>
      </w:pPr>
    </w:p>
    <w:p w14:paraId="2F97F398" w14:textId="674F3223" w:rsidR="00F26A81" w:rsidRPr="003E3089" w:rsidRDefault="00F26A81" w:rsidP="003E3089">
      <w:pPr>
        <w:spacing w:line="480" w:lineRule="auto"/>
        <w:rPr>
          <w:rFonts w:cstheme="minorHAnsi"/>
        </w:rPr>
      </w:pPr>
      <w:r w:rsidRPr="00F26A81">
        <w:rPr>
          <w:rFonts w:cstheme="minorHAnsi"/>
        </w:rPr>
        <w:t xml:space="preserve">The RMSE and RMSD values for integrated calcium mass were 2.838 mg and 1.906 mg, respectively (Fig. 8A). The RMSE and RMSD values for volume fraction calcium mass were 3.203 mg and 1.777 mg, respectively (Fig. 8B). The RMSE and RMSD values for </w:t>
      </w:r>
      <w:proofErr w:type="spellStart"/>
      <w:r w:rsidRPr="00F26A81">
        <w:rPr>
          <w:rFonts w:cstheme="minorHAnsi"/>
        </w:rPr>
        <w:t>Agatston</w:t>
      </w:r>
      <w:proofErr w:type="spellEnd"/>
      <w:r w:rsidRPr="00F26A81">
        <w:rPr>
          <w:rFonts w:cstheme="minorHAnsi"/>
        </w:rPr>
        <w:t xml:space="preserve"> scoring were 2.144 mg and 1.792 mg, respectively (Fig. 8C).</w:t>
      </w:r>
    </w:p>
    <w:p w14:paraId="64436146" w14:textId="77777777" w:rsidR="00F26A81" w:rsidRPr="00F26A81" w:rsidRDefault="00F26A81" w:rsidP="003E3089">
      <w:pPr>
        <w:spacing w:line="480" w:lineRule="auto"/>
        <w:rPr>
          <w:rFonts w:cstheme="minorHAnsi"/>
        </w:rPr>
      </w:pPr>
    </w:p>
    <w:p w14:paraId="7368D2C6" w14:textId="77777777" w:rsidR="00F26A81" w:rsidRPr="00F26A81" w:rsidDel="00FF1A5F" w:rsidRDefault="00F26A81" w:rsidP="003E3089">
      <w:pPr>
        <w:spacing w:line="480" w:lineRule="auto"/>
        <w:rPr>
          <w:del w:id="1149" w:author="Mike Black" w:date="2022-12-31T12:15:00Z"/>
          <w:rFonts w:cstheme="minorHAnsi"/>
        </w:rPr>
      </w:pPr>
      <w:r w:rsidRPr="00F26A81">
        <w:rPr>
          <w:rFonts w:cstheme="minorHAnsi"/>
        </w:rPr>
        <w:t xml:space="preserve">The up to 50% underestimation for the </w:t>
      </w:r>
      <w:proofErr w:type="spellStart"/>
      <w:r w:rsidRPr="00F26A81">
        <w:rPr>
          <w:rFonts w:cstheme="minorHAnsi"/>
        </w:rPr>
        <w:t>Agatston</w:t>
      </w:r>
      <w:proofErr w:type="spellEnd"/>
      <w:r w:rsidRPr="00F26A81">
        <w:rPr>
          <w:rFonts w:cstheme="minorHAnsi"/>
        </w:rPr>
        <w:t xml:space="preserve"> scoring masses (Fig. 7C) means the calculated masses are, on average, smaller than the calculated masses from the integrated and volume fraction calcium mass techniques. Since RMS values are sensitive to the magnitude of the inputs, the smaller RMSE and RMSD values for </w:t>
      </w:r>
      <w:proofErr w:type="spellStart"/>
      <w:r w:rsidRPr="00F26A81">
        <w:rPr>
          <w:rFonts w:cstheme="minorHAnsi"/>
        </w:rPr>
        <w:t>Agatston</w:t>
      </w:r>
      <w:proofErr w:type="spellEnd"/>
      <w:r w:rsidRPr="00F26A81">
        <w:rPr>
          <w:rFonts w:cstheme="minorHAnsi"/>
        </w:rPr>
        <w:t xml:space="preserve"> scoring, relative to integrated calcium mass and volume fraction calcium mass techniques, are explained by the underestimated mass calculations of the </w:t>
      </w:r>
      <w:proofErr w:type="spellStart"/>
      <w:r w:rsidRPr="00F26A81">
        <w:rPr>
          <w:rFonts w:cstheme="minorHAnsi"/>
        </w:rPr>
        <w:t>Agatston</w:t>
      </w:r>
      <w:proofErr w:type="spellEnd"/>
      <w:r w:rsidRPr="00F26A81">
        <w:rPr>
          <w:rFonts w:cstheme="minorHAnsi"/>
        </w:rPr>
        <w:t xml:space="preserve"> technique.</w:t>
      </w:r>
    </w:p>
    <w:p w14:paraId="115DB3EB" w14:textId="162BC634" w:rsidR="00F26A81" w:rsidRPr="003E3089" w:rsidDel="00FF1A5F" w:rsidRDefault="00FF1A5F" w:rsidP="003E3089">
      <w:pPr>
        <w:spacing w:line="480" w:lineRule="auto"/>
        <w:rPr>
          <w:del w:id="1150" w:author="Mike Black" w:date="2022-12-31T12:15:00Z"/>
          <w:rFonts w:cstheme="minorHAnsi"/>
        </w:rPr>
      </w:pPr>
      <w:ins w:id="1151" w:author="Mike Black" w:date="2022-12-31T12:15:00Z">
        <w:r>
          <w:rPr>
            <w:rFonts w:cstheme="minorHAnsi"/>
          </w:rPr>
          <w:t xml:space="preserve"> </w:t>
        </w:r>
      </w:ins>
    </w:p>
    <w:p w14:paraId="176AFDDA" w14:textId="1732AEC4" w:rsidR="00F26A81" w:rsidRPr="00F26A81" w:rsidRDefault="00F26A81" w:rsidP="003E3089">
      <w:pPr>
        <w:spacing w:line="480" w:lineRule="auto"/>
        <w:rPr>
          <w:rFonts w:cstheme="minorHAnsi"/>
        </w:rPr>
      </w:pPr>
      <w:r w:rsidRPr="00F26A81">
        <w:rPr>
          <w:rFonts w:cstheme="minorHAnsi"/>
        </w:rPr>
        <w:t xml:space="preserve">The correlation coefficient and best-fit line were also calculated for each calcium scoring technique and are shown in Table </w:t>
      </w:r>
      <w:ins w:id="1152" w:author="Mike Black" w:date="2022-12-30T18:35:00Z">
        <w:r w:rsidR="003C6482">
          <w:rPr>
            <w:rFonts w:cstheme="minorHAnsi"/>
          </w:rPr>
          <w:t>6</w:t>
        </w:r>
      </w:ins>
      <w:del w:id="1153" w:author="Mike Black" w:date="2022-12-30T18:35:00Z">
        <w:r w:rsidRPr="00F26A81" w:rsidDel="003C6482">
          <w:rPr>
            <w:rFonts w:cstheme="minorHAnsi"/>
          </w:rPr>
          <w:delText>4</w:delText>
        </w:r>
      </w:del>
      <w:r w:rsidRPr="00F26A81">
        <w:rPr>
          <w:rFonts w:cstheme="minorHAnsi"/>
        </w:rPr>
        <w:t>.</w:t>
      </w:r>
    </w:p>
    <w:p w14:paraId="4003AFDE" w14:textId="07F79E3D" w:rsidR="00F26A81" w:rsidRPr="003E3089" w:rsidRDefault="00F26A81" w:rsidP="003E3089">
      <w:pPr>
        <w:spacing w:line="480" w:lineRule="auto"/>
        <w:rPr>
          <w:rFonts w:cstheme="minorHAnsi"/>
        </w:rPr>
      </w:pPr>
    </w:p>
    <w:p w14:paraId="417E3B8A" w14:textId="2C24C177"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61E4EE80" wp14:editId="269E90C6">
            <wp:extent cx="5080000" cy="3810000"/>
            <wp:effectExtent l="0" t="0" r="0"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15"/>
                    <a:stretch>
                      <a:fillRect/>
                    </a:stretch>
                  </pic:blipFill>
                  <pic:spPr>
                    <a:xfrm>
                      <a:off x="0" y="0"/>
                      <a:ext cx="5080000" cy="3810000"/>
                    </a:xfrm>
                    <a:prstGeom prst="rect">
                      <a:avLst/>
                    </a:prstGeom>
                  </pic:spPr>
                </pic:pic>
              </a:graphicData>
            </a:graphic>
          </wp:inline>
        </w:drawing>
      </w:r>
    </w:p>
    <w:p w14:paraId="71D94134" w14:textId="7F71DEE6" w:rsidR="00F26A81" w:rsidRPr="00F26A81" w:rsidDel="00471DAB" w:rsidRDefault="00F26A81">
      <w:pPr>
        <w:spacing w:line="480" w:lineRule="auto"/>
        <w:jc w:val="center"/>
        <w:rPr>
          <w:del w:id="1154" w:author="Mike Black" w:date="2022-12-30T18:35:00Z"/>
          <w:rFonts w:cstheme="minorHAnsi"/>
        </w:rPr>
      </w:pPr>
      <w:r w:rsidRPr="00F26A81">
        <w:rPr>
          <w:rFonts w:cstheme="minorHAnsi"/>
        </w:rPr>
        <w:t>Fig. 8 Shows reproducibility measurements on the physical phantom scans at a tube voltage of 120 kV. Measurements from two scans were plotted against a second set of measurements from two different scans</w:t>
      </w:r>
      <w:del w:id="1155" w:author="Molloi, Sabee" w:date="2022-12-29T18:25:00Z">
        <w:r w:rsidRPr="00F26A81" w:rsidDel="00E61C5E">
          <w:rPr>
            <w:rFonts w:cstheme="minorHAnsi"/>
          </w:rPr>
          <w:delText xml:space="preserve"> at different angles</w:delText>
        </w:r>
      </w:del>
      <w:r w:rsidRPr="00F26A81">
        <w:rPr>
          <w:rFonts w:cstheme="minorHAnsi"/>
        </w:rPr>
        <w:t xml:space="preserve">. Integrated mass (A), Volume fraction (B), </w:t>
      </w:r>
      <w:proofErr w:type="spellStart"/>
      <w:r w:rsidRPr="00F26A81">
        <w:rPr>
          <w:rFonts w:cstheme="minorHAnsi"/>
        </w:rPr>
        <w:t>Agatston</w:t>
      </w:r>
      <w:proofErr w:type="spellEnd"/>
      <w:r w:rsidRPr="00F26A81">
        <w:rPr>
          <w:rFonts w:cstheme="minorHAnsi"/>
        </w:rPr>
        <w:t xml:space="preserve"> mass scoring (C) are shown along with the root mean squared error</w:t>
      </w:r>
      <w:ins w:id="1156" w:author="Molloi, Sabee" w:date="2022-12-29T18:26:00Z">
        <w:r w:rsidR="00744DA3">
          <w:rPr>
            <w:rFonts w:cstheme="minorHAnsi"/>
          </w:rPr>
          <w:t xml:space="preserve"> </w:t>
        </w:r>
      </w:ins>
      <w:ins w:id="1157" w:author="Molloi, Sabee" w:date="2022-12-29T18:25:00Z">
        <w:r w:rsidR="00E61C5E">
          <w:rPr>
            <w:rFonts w:cstheme="minorHAnsi"/>
          </w:rPr>
          <w:t>(RMSE)</w:t>
        </w:r>
      </w:ins>
      <w:r w:rsidRPr="00F26A81">
        <w:rPr>
          <w:rFonts w:cstheme="minorHAnsi"/>
        </w:rPr>
        <w:t xml:space="preserve"> and root mean squared deviation</w:t>
      </w:r>
      <w:ins w:id="1158" w:author="Molloi, Sabee" w:date="2022-12-29T18:26:00Z">
        <w:r w:rsidR="00744DA3">
          <w:rPr>
            <w:rFonts w:cstheme="minorHAnsi"/>
          </w:rPr>
          <w:t xml:space="preserve"> (RMSD)</w:t>
        </w:r>
      </w:ins>
      <w:r w:rsidRPr="00F26A81">
        <w:rPr>
          <w:rFonts w:cstheme="minorHAnsi"/>
        </w:rPr>
        <w:t xml:space="preserve"> values.</w:t>
      </w:r>
    </w:p>
    <w:p w14:paraId="3EC31FF0" w14:textId="3FBD83F3" w:rsidR="00F26A81" w:rsidRPr="003E3089" w:rsidDel="00471DAB" w:rsidRDefault="00F26A81">
      <w:pPr>
        <w:spacing w:line="480" w:lineRule="auto"/>
        <w:jc w:val="center"/>
        <w:rPr>
          <w:del w:id="1159" w:author="Mike Black" w:date="2022-12-30T18:35:00Z"/>
          <w:rFonts w:cstheme="minorHAnsi"/>
        </w:rPr>
        <w:pPrChange w:id="1160" w:author="Mike Black" w:date="2022-12-30T18:35:00Z">
          <w:pPr>
            <w:spacing w:line="480" w:lineRule="auto"/>
          </w:pPr>
        </w:pPrChange>
      </w:pPr>
    </w:p>
    <w:p w14:paraId="356459F0" w14:textId="00D96552" w:rsidR="00F26A81" w:rsidRPr="00FB4115" w:rsidDel="00471DAB" w:rsidRDefault="00F26A81">
      <w:pPr>
        <w:pStyle w:val="Heading3"/>
        <w:spacing w:line="480" w:lineRule="auto"/>
        <w:jc w:val="center"/>
        <w:rPr>
          <w:del w:id="1161" w:author="Mike Black" w:date="2022-12-30T18:35:00Z"/>
          <w:rFonts w:asciiTheme="minorHAnsi" w:hAnsiTheme="minorHAnsi" w:cstheme="minorHAnsi"/>
          <w:strike/>
          <w:rPrChange w:id="1162" w:author="Mike Black" w:date="2022-12-30T15:12:00Z">
            <w:rPr>
              <w:del w:id="1163" w:author="Mike Black" w:date="2022-12-30T18:35:00Z"/>
              <w:rFonts w:asciiTheme="minorHAnsi" w:hAnsiTheme="minorHAnsi" w:cstheme="minorHAnsi"/>
            </w:rPr>
          </w:rPrChange>
        </w:rPr>
        <w:pPrChange w:id="1164" w:author="Mike Black" w:date="2022-12-30T18:35:00Z">
          <w:pPr>
            <w:pStyle w:val="Heading3"/>
            <w:spacing w:line="480" w:lineRule="auto"/>
          </w:pPr>
        </w:pPrChange>
      </w:pPr>
      <w:del w:id="1165" w:author="Mike Black" w:date="2022-12-30T18:35:00Z">
        <w:r w:rsidRPr="00FB4115" w:rsidDel="00471DAB">
          <w:rPr>
            <w:rFonts w:cstheme="minorHAnsi"/>
            <w:strike/>
            <w:rPrChange w:id="1166" w:author="Mike Black" w:date="2022-12-30T15:12:00Z">
              <w:rPr>
                <w:rFonts w:cstheme="minorHAnsi"/>
              </w:rPr>
            </w:rPrChange>
          </w:rPr>
          <w:delText>3.2.3 – Sensitivity and Specificity</w:delText>
        </w:r>
      </w:del>
    </w:p>
    <w:p w14:paraId="15EA6DEB" w14:textId="1536ABC1" w:rsidR="00F26A81" w:rsidRPr="00FB4115" w:rsidDel="00471DAB" w:rsidRDefault="00F26A81">
      <w:pPr>
        <w:spacing w:line="480" w:lineRule="auto"/>
        <w:jc w:val="center"/>
        <w:rPr>
          <w:del w:id="1167" w:author="Mike Black" w:date="2022-12-30T18:35:00Z"/>
          <w:rFonts w:cstheme="minorHAnsi"/>
          <w:strike/>
          <w:rPrChange w:id="1168" w:author="Mike Black" w:date="2022-12-30T15:12:00Z">
            <w:rPr>
              <w:del w:id="1169" w:author="Mike Black" w:date="2022-12-30T18:35:00Z"/>
              <w:rFonts w:cstheme="minorHAnsi"/>
            </w:rPr>
          </w:rPrChange>
        </w:rPr>
        <w:pPrChange w:id="1170" w:author="Mike Black" w:date="2022-12-30T18:35:00Z">
          <w:pPr>
            <w:spacing w:line="480" w:lineRule="auto"/>
          </w:pPr>
        </w:pPrChange>
      </w:pPr>
      <w:del w:id="1171" w:author="Mike Black" w:date="2022-12-30T18:35:00Z">
        <w:r w:rsidRPr="00FB4115" w:rsidDel="00471DAB">
          <w:rPr>
            <w:rFonts w:cstheme="minorHAnsi"/>
            <w:strike/>
            <w:rPrChange w:id="1172" w:author="Mike Black" w:date="2022-12-30T15:12:00Z">
              <w:rPr>
                <w:rFonts w:cstheme="minorHAnsi"/>
              </w:rPr>
            </w:rPrChange>
          </w:rPr>
          <w:delText xml:space="preserve">The approach used on the simulated phantoms </w:delText>
        </w:r>
        <w:r w:rsidR="00196005" w:rsidRPr="00FB4115" w:rsidDel="00471DAB">
          <w:rPr>
            <w:rFonts w:cstheme="minorHAnsi"/>
            <w:strike/>
            <w:rPrChange w:id="1173" w:author="Mike Black" w:date="2022-12-30T15:12:00Z">
              <w:rPr>
                <w:rFonts w:cstheme="minorHAnsi"/>
              </w:rPr>
            </w:rPrChange>
          </w:rPr>
          <w:delText>to</w:delText>
        </w:r>
        <w:r w:rsidRPr="00FB4115" w:rsidDel="00471DAB">
          <w:rPr>
            <w:rFonts w:cstheme="minorHAnsi"/>
            <w:strike/>
            <w:rPrChange w:id="1174" w:author="Mike Black" w:date="2022-12-30T15:12:00Z">
              <w:rPr>
                <w:rFonts w:cstheme="minorHAnsi"/>
              </w:rPr>
            </w:rPrChange>
          </w:rPr>
          <w:delText xml:space="preserve"> determine the cutoff value for false-negative (CAC=0) and false-positive (CAC&gt;0) scores, based on the mean and standard deviation of pure background, was also utilized for physical phantom sensitivity and specificity analysis.</w:delText>
        </w:r>
      </w:del>
    </w:p>
    <w:p w14:paraId="3966E254" w14:textId="6D67B658" w:rsidR="00F26A81" w:rsidRPr="00FB4115" w:rsidDel="00471DAB" w:rsidRDefault="00F26A81">
      <w:pPr>
        <w:spacing w:line="480" w:lineRule="auto"/>
        <w:jc w:val="center"/>
        <w:rPr>
          <w:del w:id="1175" w:author="Mike Black" w:date="2022-12-30T18:35:00Z"/>
          <w:rFonts w:cstheme="minorHAnsi"/>
          <w:strike/>
          <w:rPrChange w:id="1176" w:author="Mike Black" w:date="2022-12-30T15:12:00Z">
            <w:rPr>
              <w:del w:id="1177" w:author="Mike Black" w:date="2022-12-30T18:35:00Z"/>
              <w:rFonts w:cstheme="minorHAnsi"/>
            </w:rPr>
          </w:rPrChange>
        </w:rPr>
        <w:pPrChange w:id="1178" w:author="Mike Black" w:date="2022-12-30T18:35:00Z">
          <w:pPr>
            <w:spacing w:line="480" w:lineRule="auto"/>
          </w:pPr>
        </w:pPrChange>
      </w:pPr>
    </w:p>
    <w:p w14:paraId="5D8799F3" w14:textId="58AD4BA0" w:rsidR="00F26A81" w:rsidRPr="00FB4115" w:rsidDel="00471DAB" w:rsidRDefault="00F26A81">
      <w:pPr>
        <w:spacing w:line="480" w:lineRule="auto"/>
        <w:jc w:val="center"/>
        <w:rPr>
          <w:del w:id="1179" w:author="Mike Black" w:date="2022-12-30T18:35:00Z"/>
          <w:rFonts w:cstheme="minorHAnsi"/>
          <w:strike/>
          <w:rPrChange w:id="1180" w:author="Mike Black" w:date="2022-12-30T15:12:00Z">
            <w:rPr>
              <w:del w:id="1181" w:author="Mike Black" w:date="2022-12-30T18:35:00Z"/>
              <w:rFonts w:cstheme="minorHAnsi"/>
            </w:rPr>
          </w:rPrChange>
        </w:rPr>
        <w:pPrChange w:id="1182" w:author="Mike Black" w:date="2022-12-30T18:35:00Z">
          <w:pPr>
            <w:spacing w:line="480" w:lineRule="auto"/>
          </w:pPr>
        </w:pPrChange>
      </w:pPr>
      <w:del w:id="1183" w:author="Mike Black" w:date="2022-12-30T18:35:00Z">
        <w:r w:rsidRPr="00FB4115" w:rsidDel="00471DAB">
          <w:rPr>
            <w:rFonts w:cstheme="minorHAnsi"/>
            <w:strike/>
            <w:rPrChange w:id="1184" w:author="Mike Black" w:date="2022-12-30T15:12:00Z">
              <w:rPr>
                <w:rFonts w:cstheme="minorHAnsi"/>
              </w:rPr>
            </w:rPrChange>
          </w:rPr>
          <w:delText>For the physical phantom scans, integrated calcium mass and volume fraction calcium mass techniques produced six false-negative (CAC=0) scores out of 36 total scores.</w:delText>
        </w:r>
        <w:r w:rsidR="007C0DEA" w:rsidRPr="00FB4115" w:rsidDel="00471DAB">
          <w:rPr>
            <w:rFonts w:cstheme="minorHAnsi"/>
            <w:strike/>
            <w:rPrChange w:id="1185" w:author="Mike Black" w:date="2022-12-30T15:12:00Z">
              <w:rPr>
                <w:rFonts w:cstheme="minorHAnsi"/>
              </w:rPr>
            </w:rPrChange>
          </w:rPr>
          <w:delText xml:space="preserve"> </w:delText>
        </w:r>
        <w:r w:rsidRPr="00FB4115" w:rsidDel="00471DAB">
          <w:rPr>
            <w:rFonts w:cstheme="minorHAnsi"/>
            <w:strike/>
            <w:rPrChange w:id="1186" w:author="Mike Black" w:date="2022-12-30T15:12:00Z">
              <w:rPr>
                <w:rFonts w:cstheme="minorHAnsi"/>
              </w:rPr>
            </w:rPrChange>
          </w:rPr>
          <w:delText xml:space="preserve">Agatson scoring produced a total of 7 false-negative (CAC=0) out of </w:delText>
        </w:r>
      </w:del>
      <w:ins w:id="1187" w:author="Molloi, Sabee" w:date="2022-12-29T18:31:00Z">
        <w:del w:id="1188" w:author="Mike Black" w:date="2022-12-30T18:35:00Z">
          <w:r w:rsidR="00D21D15" w:rsidRPr="00FB4115" w:rsidDel="00471DAB">
            <w:rPr>
              <w:rFonts w:cstheme="minorHAnsi"/>
              <w:strike/>
              <w:rPrChange w:id="1189" w:author="Mike Black" w:date="2022-12-30T15:12:00Z">
                <w:rPr>
                  <w:rFonts w:cstheme="minorHAnsi"/>
                </w:rPr>
              </w:rPrChange>
            </w:rPr>
            <w:delText>36</w:delText>
          </w:r>
        </w:del>
      </w:ins>
      <w:del w:id="1190" w:author="Mike Black" w:date="2022-12-30T18:35:00Z">
        <w:r w:rsidRPr="00FB4115" w:rsidDel="00471DAB">
          <w:rPr>
            <w:rFonts w:cstheme="minorHAnsi"/>
            <w:strike/>
            <w:rPrChange w:id="1191" w:author="Mike Black" w:date="2022-12-30T15:12:00Z">
              <w:rPr>
                <w:rFonts w:cstheme="minorHAnsi"/>
              </w:rPr>
            </w:rPrChange>
          </w:rPr>
          <w:delText>216 scores.</w:delText>
        </w:r>
      </w:del>
    </w:p>
    <w:p w14:paraId="5C047479" w14:textId="0B3B301D" w:rsidR="00F26A81" w:rsidRPr="00FB4115" w:rsidDel="00471DAB" w:rsidRDefault="00F26A81">
      <w:pPr>
        <w:spacing w:line="480" w:lineRule="auto"/>
        <w:jc w:val="center"/>
        <w:rPr>
          <w:del w:id="1192" w:author="Mike Black" w:date="2022-12-30T18:35:00Z"/>
          <w:rFonts w:cstheme="minorHAnsi"/>
          <w:strike/>
          <w:rPrChange w:id="1193" w:author="Mike Black" w:date="2022-12-30T15:12:00Z">
            <w:rPr>
              <w:del w:id="1194" w:author="Mike Black" w:date="2022-12-30T18:35:00Z"/>
              <w:rFonts w:cstheme="minorHAnsi"/>
            </w:rPr>
          </w:rPrChange>
        </w:rPr>
        <w:pPrChange w:id="1195" w:author="Mike Black" w:date="2022-12-30T18:35:00Z">
          <w:pPr>
            <w:spacing w:line="480" w:lineRule="auto"/>
          </w:pPr>
        </w:pPrChange>
      </w:pPr>
    </w:p>
    <w:p w14:paraId="3629E75B" w14:textId="6DB07173" w:rsidR="00F26A81" w:rsidRPr="00FB4115" w:rsidDel="00471DAB" w:rsidRDefault="00F26A81">
      <w:pPr>
        <w:spacing w:line="480" w:lineRule="auto"/>
        <w:jc w:val="center"/>
        <w:rPr>
          <w:del w:id="1196" w:author="Mike Black" w:date="2022-12-30T18:35:00Z"/>
          <w:rFonts w:cstheme="minorHAnsi"/>
          <w:strike/>
          <w:rPrChange w:id="1197" w:author="Mike Black" w:date="2022-12-30T15:12:00Z">
            <w:rPr>
              <w:del w:id="1198" w:author="Mike Black" w:date="2022-12-30T18:35:00Z"/>
              <w:rFonts w:cstheme="minorHAnsi"/>
            </w:rPr>
          </w:rPrChange>
        </w:rPr>
        <w:pPrChange w:id="1199" w:author="Mike Black" w:date="2022-12-30T18:35:00Z">
          <w:pPr>
            <w:spacing w:line="480" w:lineRule="auto"/>
          </w:pPr>
        </w:pPrChange>
      </w:pPr>
      <w:del w:id="1200" w:author="Mike Black" w:date="2022-12-30T18:35:00Z">
        <w:r w:rsidRPr="00FB4115" w:rsidDel="00471DAB">
          <w:rPr>
            <w:rFonts w:cstheme="minorHAnsi"/>
            <w:strike/>
            <w:rPrChange w:id="1201" w:author="Mike Black" w:date="2022-12-30T15:12:00Z">
              <w:rPr>
                <w:rFonts w:cstheme="minorHAnsi"/>
              </w:rPr>
            </w:rPrChange>
          </w:rPr>
          <w:delText>The integrated calcium mass and volume fraction calcium mass techniques produced one false-positive (CAC&gt;0) result out of 12 scores. Agatston scoring produced zero false-positive scores (CAC&gt;0). These results are shown in Fig. 9. and are summarized in Table 4.</w:delText>
        </w:r>
      </w:del>
    </w:p>
    <w:p w14:paraId="27D0F8BE" w14:textId="24FD2DA2" w:rsidR="00F26A81" w:rsidRPr="00FB4115" w:rsidDel="00471DAB" w:rsidRDefault="00F26A81">
      <w:pPr>
        <w:spacing w:line="480" w:lineRule="auto"/>
        <w:jc w:val="center"/>
        <w:rPr>
          <w:del w:id="1202" w:author="Mike Black" w:date="2022-12-30T18:35:00Z"/>
          <w:rFonts w:cstheme="minorHAnsi"/>
          <w:strike/>
          <w:rPrChange w:id="1203" w:author="Mike Black" w:date="2022-12-30T15:12:00Z">
            <w:rPr>
              <w:del w:id="1204" w:author="Mike Black" w:date="2022-12-30T18:35:00Z"/>
              <w:rFonts w:cstheme="minorHAnsi"/>
            </w:rPr>
          </w:rPrChange>
        </w:rPr>
        <w:pPrChange w:id="1205" w:author="Mike Black" w:date="2022-12-30T18:35:00Z">
          <w:pPr>
            <w:spacing w:line="480" w:lineRule="auto"/>
          </w:pPr>
        </w:pPrChange>
      </w:pPr>
    </w:p>
    <w:p w14:paraId="35D2FFF4" w14:textId="0B78FF4B" w:rsidR="00F26A81" w:rsidRPr="00FB4115" w:rsidDel="00471DAB" w:rsidRDefault="00F26A81">
      <w:pPr>
        <w:spacing w:line="480" w:lineRule="auto"/>
        <w:jc w:val="center"/>
        <w:rPr>
          <w:del w:id="1206" w:author="Mike Black" w:date="2022-12-30T18:35:00Z"/>
          <w:rFonts w:cstheme="minorHAnsi"/>
          <w:strike/>
          <w:rPrChange w:id="1207" w:author="Mike Black" w:date="2022-12-30T15:12:00Z">
            <w:rPr>
              <w:del w:id="1208" w:author="Mike Black" w:date="2022-12-30T18:35:00Z"/>
              <w:rFonts w:cstheme="minorHAnsi"/>
            </w:rPr>
          </w:rPrChange>
        </w:rPr>
      </w:pPr>
      <w:del w:id="1209" w:author="Mike Black" w:date="2022-12-30T18:35:00Z">
        <w:r w:rsidRPr="00FB4115" w:rsidDel="00471DAB">
          <w:rPr>
            <w:rFonts w:cstheme="minorHAnsi"/>
            <w:strike/>
            <w:noProof/>
            <w:rPrChange w:id="1210" w:author="Mike Black" w:date="2022-12-30T15:12:00Z">
              <w:rPr>
                <w:rFonts w:cstheme="minorHAnsi"/>
                <w:noProof/>
              </w:rPr>
            </w:rPrChange>
          </w:rPr>
          <w:drawing>
            <wp:inline distT="0" distB="0" distL="0" distR="0" wp14:anchorId="3FE3BFB2" wp14:editId="1F3DE4C9">
              <wp:extent cx="5080000" cy="50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0000" cy="5080000"/>
                      </a:xfrm>
                      <a:prstGeom prst="rect">
                        <a:avLst/>
                      </a:prstGeom>
                    </pic:spPr>
                  </pic:pic>
                </a:graphicData>
              </a:graphic>
            </wp:inline>
          </w:drawing>
        </w:r>
        <w:r w:rsidRPr="00FB4115" w:rsidDel="00471DAB">
          <w:rPr>
            <w:rFonts w:cstheme="minorHAnsi"/>
            <w:strike/>
            <w:sz w:val="24"/>
            <w:rPrChange w:id="1211" w:author="Mike Black" w:date="2022-12-30T15:12:00Z">
              <w:rPr>
                <w:rFonts w:cstheme="minorHAnsi"/>
                <w:sz w:val="24"/>
              </w:rPr>
            </w:rPrChange>
          </w:rPr>
          <w:br/>
          <w:delText>Fig 9. Shows the percentage of false-negative (CAC=0) and false-positive (CAC&gt;0) scores for the physical phantom scans at a tube voltage of 120 kV.</w:delText>
        </w:r>
      </w:del>
    </w:p>
    <w:p w14:paraId="44D207A9" w14:textId="487CB05E" w:rsidR="00F26A81" w:rsidRPr="003E3089" w:rsidDel="00471DAB" w:rsidRDefault="00F26A81">
      <w:pPr>
        <w:spacing w:line="480" w:lineRule="auto"/>
        <w:jc w:val="center"/>
        <w:rPr>
          <w:del w:id="1212" w:author="Mike Black" w:date="2022-12-30T18:35:00Z"/>
          <w:rFonts w:cstheme="minorHAnsi"/>
          <w:sz w:val="24"/>
        </w:rPr>
        <w:pPrChange w:id="1213" w:author="Mike Black" w:date="2022-12-30T18:35:00Z">
          <w:pPr>
            <w:spacing w:line="480" w:lineRule="auto"/>
          </w:pPr>
        </w:pPrChange>
      </w:pPr>
    </w:p>
    <w:p w14:paraId="2BC0110C" w14:textId="503C033D" w:rsidR="00F26A81" w:rsidRPr="003E3089" w:rsidDel="00471DAB" w:rsidRDefault="00F26A81">
      <w:pPr>
        <w:spacing w:line="480" w:lineRule="auto"/>
        <w:jc w:val="center"/>
        <w:rPr>
          <w:del w:id="1214" w:author="Mike Black" w:date="2022-12-30T18:35:00Z"/>
          <w:rFonts w:cstheme="minorHAnsi"/>
          <w:sz w:val="24"/>
        </w:rPr>
        <w:pPrChange w:id="1215" w:author="Mike Black" w:date="2022-12-30T18:35:00Z">
          <w:pPr>
            <w:spacing w:line="480" w:lineRule="auto"/>
          </w:pPr>
        </w:pPrChange>
      </w:pPr>
    </w:p>
    <w:p w14:paraId="295522B6" w14:textId="42217B01" w:rsidR="00D5029D" w:rsidRPr="003E3089" w:rsidDel="00471DAB" w:rsidRDefault="00D5029D">
      <w:pPr>
        <w:spacing w:line="480" w:lineRule="auto"/>
        <w:jc w:val="center"/>
        <w:rPr>
          <w:del w:id="1216" w:author="Mike Black" w:date="2022-12-30T18:35:00Z"/>
          <w:rFonts w:cstheme="minorHAnsi"/>
          <w:sz w:val="24"/>
        </w:rPr>
        <w:pPrChange w:id="1217" w:author="Mike Black" w:date="2022-12-30T18:35:00Z">
          <w:pPr>
            <w:spacing w:line="480" w:lineRule="auto"/>
          </w:pPr>
        </w:pPrChange>
      </w:pPr>
    </w:p>
    <w:p w14:paraId="1978BBDE" w14:textId="47CBF9B5" w:rsidR="00D5029D" w:rsidRPr="003E3089" w:rsidDel="00471DAB" w:rsidRDefault="00D5029D">
      <w:pPr>
        <w:spacing w:line="480" w:lineRule="auto"/>
        <w:jc w:val="center"/>
        <w:rPr>
          <w:del w:id="1218" w:author="Mike Black" w:date="2022-12-30T18:35:00Z"/>
          <w:rFonts w:cstheme="minorHAnsi"/>
          <w:sz w:val="24"/>
        </w:rPr>
        <w:pPrChange w:id="1219" w:author="Mike Black" w:date="2022-12-30T18:35:00Z">
          <w:pPr>
            <w:spacing w:line="480" w:lineRule="auto"/>
          </w:pPr>
        </w:pPrChange>
      </w:pPr>
    </w:p>
    <w:p w14:paraId="77376839" w14:textId="23A639E3" w:rsidR="00D5029D" w:rsidRPr="003E3089" w:rsidRDefault="00D5029D">
      <w:pPr>
        <w:spacing w:line="480" w:lineRule="auto"/>
        <w:jc w:val="center"/>
        <w:rPr>
          <w:rFonts w:cstheme="minorHAnsi"/>
          <w:sz w:val="24"/>
        </w:rPr>
        <w:pPrChange w:id="1220" w:author="Mike Black" w:date="2022-12-30T18:35:00Z">
          <w:pPr>
            <w:spacing w:line="480" w:lineRule="auto"/>
          </w:pPr>
        </w:pPrChange>
      </w:pPr>
    </w:p>
    <w:p w14:paraId="3B077196" w14:textId="395081D5" w:rsidR="00D5029D" w:rsidRDefault="00D5029D" w:rsidP="003E3089">
      <w:pPr>
        <w:spacing w:line="480" w:lineRule="auto"/>
        <w:rPr>
          <w:ins w:id="1221" w:author="Mike Black" w:date="2022-12-31T12:25:00Z"/>
          <w:rFonts w:cstheme="minorHAnsi"/>
          <w:sz w:val="24"/>
        </w:rPr>
      </w:pPr>
    </w:p>
    <w:p w14:paraId="60919494" w14:textId="4BFDE78D" w:rsidR="00CE1C27" w:rsidRDefault="00CE1C27" w:rsidP="003E3089">
      <w:pPr>
        <w:spacing w:line="480" w:lineRule="auto"/>
        <w:rPr>
          <w:ins w:id="1222" w:author="Mike Black" w:date="2022-12-31T12:25:00Z"/>
          <w:rFonts w:cstheme="minorHAnsi"/>
          <w:sz w:val="24"/>
        </w:rPr>
      </w:pPr>
    </w:p>
    <w:p w14:paraId="66A8FABD" w14:textId="7BA821C9" w:rsidR="00CE1C27" w:rsidRDefault="00CE1C27" w:rsidP="003E3089">
      <w:pPr>
        <w:spacing w:line="480" w:lineRule="auto"/>
        <w:rPr>
          <w:ins w:id="1223" w:author="Mike Black" w:date="2022-12-31T12:25:00Z"/>
          <w:rFonts w:cstheme="minorHAnsi"/>
          <w:sz w:val="24"/>
        </w:rPr>
      </w:pPr>
    </w:p>
    <w:p w14:paraId="7C252942" w14:textId="38ACB1F4" w:rsidR="00CE1C27" w:rsidRDefault="00CE1C27" w:rsidP="003E3089">
      <w:pPr>
        <w:spacing w:line="480" w:lineRule="auto"/>
        <w:rPr>
          <w:ins w:id="1224" w:author="Mike Black" w:date="2022-12-31T12:26:00Z"/>
          <w:rFonts w:cstheme="minorHAnsi"/>
          <w:sz w:val="24"/>
        </w:rPr>
      </w:pPr>
    </w:p>
    <w:p w14:paraId="5433A38C" w14:textId="5C161DC1" w:rsidR="00CE1C27" w:rsidRDefault="00CE1C27" w:rsidP="003E3089">
      <w:pPr>
        <w:spacing w:line="480" w:lineRule="auto"/>
        <w:rPr>
          <w:ins w:id="1225" w:author="Mike Black" w:date="2022-12-31T12:26:00Z"/>
          <w:rFonts w:cstheme="minorHAnsi"/>
          <w:sz w:val="24"/>
        </w:rPr>
      </w:pPr>
    </w:p>
    <w:p w14:paraId="57806488" w14:textId="31FD9463" w:rsidR="00CE1C27" w:rsidRDefault="00CE1C27" w:rsidP="003E3089">
      <w:pPr>
        <w:spacing w:line="480" w:lineRule="auto"/>
        <w:rPr>
          <w:ins w:id="1226" w:author="Mike Black" w:date="2022-12-31T12:26:00Z"/>
          <w:rFonts w:cstheme="minorHAnsi"/>
          <w:sz w:val="24"/>
        </w:rPr>
      </w:pPr>
    </w:p>
    <w:p w14:paraId="683275AD" w14:textId="77777777" w:rsidR="00CE1C27" w:rsidRPr="003E3089" w:rsidRDefault="00CE1C27" w:rsidP="003E3089">
      <w:pPr>
        <w:spacing w:line="480" w:lineRule="auto"/>
        <w:rPr>
          <w:rFonts w:cstheme="minorHAnsi"/>
          <w:sz w:val="24"/>
        </w:rPr>
      </w:pPr>
    </w:p>
    <w:tbl>
      <w:tblPr>
        <w:tblStyle w:val="PlainTable5"/>
        <w:tblW w:w="8981" w:type="dxa"/>
        <w:tblLook w:val="04A0" w:firstRow="1" w:lastRow="0" w:firstColumn="1" w:lastColumn="0" w:noHBand="0" w:noVBand="1"/>
        <w:tblPrChange w:id="1227" w:author="Mike Black" w:date="2022-12-31T12:26:00Z">
          <w:tblPr>
            <w:tblStyle w:val="PlainTable5"/>
            <w:tblW w:w="8981" w:type="dxa"/>
            <w:tblLook w:val="04A0" w:firstRow="1" w:lastRow="0" w:firstColumn="1" w:lastColumn="0" w:noHBand="0" w:noVBand="1"/>
          </w:tblPr>
        </w:tblPrChange>
      </w:tblPr>
      <w:tblGrid>
        <w:gridCol w:w="2210"/>
        <w:gridCol w:w="1803"/>
        <w:gridCol w:w="1484"/>
        <w:gridCol w:w="2166"/>
        <w:gridCol w:w="1318"/>
        <w:tblGridChange w:id="1228">
          <w:tblGrid>
            <w:gridCol w:w="2209"/>
            <w:gridCol w:w="1"/>
            <w:gridCol w:w="1802"/>
            <w:gridCol w:w="1"/>
            <w:gridCol w:w="1481"/>
            <w:gridCol w:w="2"/>
            <w:gridCol w:w="1"/>
            <w:gridCol w:w="2165"/>
            <w:gridCol w:w="1"/>
            <w:gridCol w:w="12"/>
            <w:gridCol w:w="1306"/>
          </w:tblGrid>
        </w:tblGridChange>
      </w:tblGrid>
      <w:tr w:rsidR="00FD2B80" w:rsidRPr="003E3089" w14:paraId="3034BB1C" w14:textId="77777777" w:rsidTr="00CE1C27">
        <w:trPr>
          <w:cnfStyle w:val="100000000000" w:firstRow="1" w:lastRow="0" w:firstColumn="0" w:lastColumn="0" w:oddVBand="0" w:evenVBand="0" w:oddHBand="0" w:evenHBand="0" w:firstRowFirstColumn="0" w:firstRowLastColumn="0" w:lastRowFirstColumn="0" w:lastRowLastColumn="0"/>
          <w:trHeight w:val="450"/>
          <w:trPrChange w:id="1229" w:author="Mike Black" w:date="2022-12-31T12:26:00Z">
            <w:trPr>
              <w:trHeight w:val="722"/>
            </w:trPr>
          </w:trPrChange>
        </w:trPr>
        <w:tc>
          <w:tcPr>
            <w:cnfStyle w:val="001000000100" w:firstRow="0" w:lastRow="0" w:firstColumn="1" w:lastColumn="0" w:oddVBand="0" w:evenVBand="0" w:oddHBand="0" w:evenHBand="0" w:firstRowFirstColumn="1" w:firstRowLastColumn="0" w:lastRowFirstColumn="0" w:lastRowLastColumn="0"/>
            <w:tcW w:w="0" w:type="dxa"/>
            <w:tcPrChange w:id="1230" w:author="Mike Black" w:date="2022-12-31T12:26:00Z">
              <w:tcPr>
                <w:tcW w:w="2209" w:type="dxa"/>
              </w:tcPr>
            </w:tcPrChange>
          </w:tcPr>
          <w:p w14:paraId="6E7EC8C9" w14:textId="14713895" w:rsidR="00326676" w:rsidRPr="00CE1C27" w:rsidDel="00CE1C27" w:rsidRDefault="00326676" w:rsidP="003E3089">
            <w:pPr>
              <w:jc w:val="center"/>
              <w:cnfStyle w:val="101000000100" w:firstRow="1" w:lastRow="0" w:firstColumn="1" w:lastColumn="0" w:oddVBand="0" w:evenVBand="0" w:oddHBand="0" w:evenHBand="0" w:firstRowFirstColumn="1" w:firstRowLastColumn="0" w:lastRowFirstColumn="0" w:lastRowLastColumn="0"/>
              <w:rPr>
                <w:del w:id="1231" w:author="Mike Black" w:date="2022-12-31T12:26:00Z"/>
                <w:rFonts w:cstheme="minorHAnsi"/>
                <w:b/>
                <w:bCs/>
                <w:color w:val="000000" w:themeColor="text1"/>
                <w:sz w:val="24"/>
                <w:rPrChange w:id="1232" w:author="Mike Black" w:date="2022-12-31T12:26:00Z">
                  <w:rPr>
                    <w:del w:id="1233" w:author="Mike Black" w:date="2022-12-31T12:26:00Z"/>
                    <w:rFonts w:cstheme="minorHAnsi"/>
                    <w:color w:val="000000" w:themeColor="text1"/>
                    <w:sz w:val="24"/>
                  </w:rPr>
                </w:rPrChange>
              </w:rPr>
            </w:pPr>
            <w:r w:rsidRPr="00CE1C27">
              <w:rPr>
                <w:rFonts w:cstheme="minorHAnsi"/>
                <w:b/>
                <w:bCs/>
                <w:color w:val="000000" w:themeColor="text1"/>
                <w:sz w:val="24"/>
                <w:rPrChange w:id="1234" w:author="Mike Black" w:date="2022-12-31T12:26:00Z">
                  <w:rPr>
                    <w:rFonts w:cstheme="minorHAnsi"/>
                    <w:color w:val="000000" w:themeColor="text1"/>
                    <w:sz w:val="24"/>
                  </w:rPr>
                </w:rPrChange>
              </w:rPr>
              <w:lastRenderedPageBreak/>
              <w:t>Result</w:t>
            </w:r>
            <w:ins w:id="1235" w:author="Mike Black" w:date="2022-12-31T12:26:00Z">
              <w:r w:rsidR="00CE1C27" w:rsidRPr="00CE1C27">
                <w:rPr>
                  <w:rFonts w:cstheme="minorHAnsi"/>
                  <w:b/>
                  <w:bCs/>
                  <w:color w:val="000000" w:themeColor="text1"/>
                  <w:sz w:val="24"/>
                  <w:rPrChange w:id="1236" w:author="Mike Black" w:date="2022-12-31T12:26:00Z">
                    <w:rPr>
                      <w:rFonts w:cstheme="minorHAnsi"/>
                      <w:color w:val="000000" w:themeColor="text1"/>
                      <w:sz w:val="24"/>
                    </w:rPr>
                  </w:rPrChange>
                </w:rPr>
                <w:t>s</w:t>
              </w:r>
            </w:ins>
            <w:del w:id="1237" w:author="Mike Black" w:date="2022-12-31T12:26:00Z">
              <w:r w:rsidRPr="00CE1C27" w:rsidDel="00CE1C27">
                <w:rPr>
                  <w:rFonts w:cstheme="minorHAnsi"/>
                  <w:b/>
                  <w:bCs/>
                  <w:color w:val="000000" w:themeColor="text1"/>
                  <w:sz w:val="24"/>
                  <w:rPrChange w:id="1238" w:author="Mike Black" w:date="2022-12-31T12:26:00Z">
                    <w:rPr>
                      <w:rFonts w:cstheme="minorHAnsi"/>
                      <w:color w:val="000000" w:themeColor="text1"/>
                      <w:sz w:val="24"/>
                    </w:rPr>
                  </w:rPrChange>
                </w:rPr>
                <w:delText>s</w:delText>
              </w:r>
            </w:del>
          </w:p>
          <w:p w14:paraId="2D2F7482" w14:textId="6589CA28" w:rsidR="00326676" w:rsidRPr="00CE1C27" w:rsidRDefault="00326676" w:rsidP="00CE1C27">
            <w:pPr>
              <w:jc w:val="center"/>
              <w:cnfStyle w:val="101000000100" w:firstRow="1" w:lastRow="0" w:firstColumn="1" w:lastColumn="0" w:oddVBand="0" w:evenVBand="0" w:oddHBand="0" w:evenHBand="0" w:firstRowFirstColumn="1" w:firstRowLastColumn="0" w:lastRowFirstColumn="0" w:lastRowLastColumn="0"/>
              <w:rPr>
                <w:rFonts w:cstheme="minorHAnsi"/>
                <w:b/>
                <w:bCs/>
                <w:color w:val="000000" w:themeColor="text1"/>
                <w:sz w:val="24"/>
                <w:rPrChange w:id="1239" w:author="Mike Black" w:date="2022-12-31T12:26:00Z">
                  <w:rPr>
                    <w:rFonts w:cstheme="minorHAnsi"/>
                    <w:color w:val="000000" w:themeColor="text1"/>
                    <w:sz w:val="24"/>
                  </w:rPr>
                </w:rPrChange>
              </w:rPr>
            </w:pPr>
            <w:del w:id="1240" w:author="Mike Black" w:date="2022-12-31T12:26:00Z">
              <w:r w:rsidRPr="00CE1C27" w:rsidDel="00CE1C27">
                <w:rPr>
                  <w:rFonts w:cstheme="minorHAnsi"/>
                  <w:b/>
                  <w:bCs/>
                  <w:color w:val="000000" w:themeColor="text1"/>
                  <w:sz w:val="24"/>
                  <w:rPrChange w:id="1241" w:author="Mike Black" w:date="2022-12-31T12:26:00Z">
                    <w:rPr>
                      <w:rFonts w:cstheme="minorHAnsi"/>
                      <w:color w:val="000000" w:themeColor="text1"/>
                      <w:sz w:val="24"/>
                    </w:rPr>
                  </w:rPrChange>
                </w:rPr>
                <w:delText>Category</w:delText>
              </w:r>
            </w:del>
          </w:p>
        </w:tc>
        <w:tc>
          <w:tcPr>
            <w:tcW w:w="0" w:type="dxa"/>
            <w:tcPrChange w:id="1242" w:author="Mike Black" w:date="2022-12-31T12:26:00Z">
              <w:tcPr>
                <w:tcW w:w="1803" w:type="dxa"/>
                <w:gridSpan w:val="2"/>
              </w:tcPr>
            </w:tcPrChange>
          </w:tcPr>
          <w:p w14:paraId="10955CBF" w14:textId="593A1220" w:rsidR="00326676" w:rsidRPr="00CE1C27"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Change w:id="1243" w:author="Mike Black" w:date="2022-12-31T12:26:00Z">
                  <w:rPr>
                    <w:rFonts w:cstheme="minorHAnsi"/>
                    <w:color w:val="000000" w:themeColor="text1"/>
                    <w:sz w:val="24"/>
                  </w:rPr>
                </w:rPrChange>
              </w:rPr>
            </w:pPr>
            <w:r w:rsidRPr="00CE1C27">
              <w:rPr>
                <w:rFonts w:cstheme="minorHAnsi"/>
                <w:b/>
                <w:bCs/>
                <w:color w:val="000000" w:themeColor="text1"/>
                <w:sz w:val="24"/>
                <w:rPrChange w:id="1244" w:author="Mike Black" w:date="2022-12-31T12:26:00Z">
                  <w:rPr>
                    <w:rFonts w:cstheme="minorHAnsi"/>
                    <w:color w:val="000000" w:themeColor="text1"/>
                    <w:sz w:val="24"/>
                  </w:rPr>
                </w:rPrChange>
              </w:rPr>
              <w:t>Metrics</w:t>
            </w:r>
          </w:p>
        </w:tc>
        <w:tc>
          <w:tcPr>
            <w:tcW w:w="0" w:type="auto"/>
            <w:tcPrChange w:id="1245" w:author="Mike Black" w:date="2022-12-31T12:26:00Z">
              <w:tcPr>
                <w:tcW w:w="0" w:type="auto"/>
                <w:gridSpan w:val="3"/>
              </w:tcPr>
            </w:tcPrChange>
          </w:tcPr>
          <w:p w14:paraId="4D13C3BB" w14:textId="23D63383" w:rsidR="00326676" w:rsidRPr="00CE1C27"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Change w:id="1246" w:author="Mike Black" w:date="2022-12-31T12:26:00Z">
                  <w:rPr>
                    <w:rFonts w:cstheme="minorHAnsi"/>
                    <w:color w:val="000000" w:themeColor="text1"/>
                    <w:sz w:val="24"/>
                  </w:rPr>
                </w:rPrChange>
              </w:rPr>
            </w:pPr>
            <w:r w:rsidRPr="00CE1C27">
              <w:rPr>
                <w:rFonts w:cstheme="minorHAnsi"/>
                <w:b/>
                <w:bCs/>
                <w:color w:val="000000" w:themeColor="text1"/>
                <w:sz w:val="24"/>
                <w:rPrChange w:id="1247" w:author="Mike Black" w:date="2022-12-31T12:26:00Z">
                  <w:rPr>
                    <w:rFonts w:cstheme="minorHAnsi"/>
                    <w:color w:val="000000" w:themeColor="text1"/>
                    <w:sz w:val="24"/>
                  </w:rPr>
                </w:rPrChange>
              </w:rPr>
              <w:t>Integrated</w:t>
            </w:r>
          </w:p>
        </w:tc>
        <w:tc>
          <w:tcPr>
            <w:tcW w:w="0" w:type="auto"/>
            <w:tcPrChange w:id="1248" w:author="Mike Black" w:date="2022-12-31T12:26:00Z">
              <w:tcPr>
                <w:tcW w:w="0" w:type="auto"/>
                <w:gridSpan w:val="2"/>
              </w:tcPr>
            </w:tcPrChange>
          </w:tcPr>
          <w:p w14:paraId="0A48CD8E" w14:textId="6B82F2EB" w:rsidR="00326676" w:rsidRPr="00CE1C27"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Change w:id="1249" w:author="Mike Black" w:date="2022-12-31T12:26:00Z">
                  <w:rPr>
                    <w:rFonts w:cstheme="minorHAnsi"/>
                    <w:color w:val="000000" w:themeColor="text1"/>
                    <w:sz w:val="24"/>
                  </w:rPr>
                </w:rPrChange>
              </w:rPr>
            </w:pPr>
            <w:r w:rsidRPr="00CE1C27">
              <w:rPr>
                <w:rFonts w:cstheme="minorHAnsi"/>
                <w:b/>
                <w:bCs/>
                <w:color w:val="000000" w:themeColor="text1"/>
                <w:sz w:val="24"/>
                <w:rPrChange w:id="1250" w:author="Mike Black" w:date="2022-12-31T12:26:00Z">
                  <w:rPr>
                    <w:rFonts w:cstheme="minorHAnsi"/>
                    <w:color w:val="000000" w:themeColor="text1"/>
                    <w:sz w:val="24"/>
                  </w:rPr>
                </w:rPrChange>
              </w:rPr>
              <w:t>Volume Fraction</w:t>
            </w:r>
          </w:p>
        </w:tc>
        <w:tc>
          <w:tcPr>
            <w:tcW w:w="0" w:type="auto"/>
            <w:tcPrChange w:id="1251" w:author="Mike Black" w:date="2022-12-31T12:26:00Z">
              <w:tcPr>
                <w:tcW w:w="0" w:type="auto"/>
                <w:gridSpan w:val="3"/>
              </w:tcPr>
            </w:tcPrChange>
          </w:tcPr>
          <w:p w14:paraId="2602744A" w14:textId="3449A524" w:rsidR="00326676" w:rsidRPr="00CE1C27"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Change w:id="1252" w:author="Mike Black" w:date="2022-12-31T12:26:00Z">
                  <w:rPr>
                    <w:rFonts w:cstheme="minorHAnsi"/>
                    <w:color w:val="000000" w:themeColor="text1"/>
                    <w:sz w:val="24"/>
                  </w:rPr>
                </w:rPrChange>
              </w:rPr>
            </w:pPr>
            <w:proofErr w:type="spellStart"/>
            <w:r w:rsidRPr="00CE1C27">
              <w:rPr>
                <w:rFonts w:cstheme="minorHAnsi"/>
                <w:b/>
                <w:bCs/>
                <w:color w:val="000000" w:themeColor="text1"/>
                <w:sz w:val="24"/>
                <w:rPrChange w:id="1253" w:author="Mike Black" w:date="2022-12-31T12:26:00Z">
                  <w:rPr>
                    <w:rFonts w:cstheme="minorHAnsi"/>
                    <w:color w:val="000000" w:themeColor="text1"/>
                    <w:sz w:val="24"/>
                  </w:rPr>
                </w:rPrChange>
              </w:rPr>
              <w:t>Agatston</w:t>
            </w:r>
            <w:proofErr w:type="spellEnd"/>
          </w:p>
        </w:tc>
      </w:tr>
      <w:tr w:rsidR="00C05785" w:rsidRPr="003E3089" w14:paraId="62F14BCF" w14:textId="77777777" w:rsidTr="00FD2B80">
        <w:tblPrEx>
          <w:tblPrExChange w:id="1254" w:author="Mike Black" w:date="2022-12-31T12:25:00Z">
            <w:tblPrEx>
              <w:tblBorders>
                <w:top w:val="single" w:sz="4" w:space="0" w:color="7F7F7F" w:themeColor="text1" w:themeTint="80"/>
                <w:bottom w:val="single" w:sz="4" w:space="0" w:color="7F7F7F" w:themeColor="text1" w:themeTint="80"/>
              </w:tblBorders>
            </w:tblPrEx>
          </w:tblPrExChange>
        </w:tblPrEx>
        <w:trPr>
          <w:cnfStyle w:val="000000100000" w:firstRow="0" w:lastRow="0" w:firstColumn="0" w:lastColumn="0" w:oddVBand="0" w:evenVBand="0" w:oddHBand="1" w:evenHBand="0" w:firstRowFirstColumn="0" w:firstRowLastColumn="0" w:lastRowFirstColumn="0" w:lastRowLastColumn="0"/>
          <w:trHeight w:val="351"/>
          <w:trPrChange w:id="1255" w:author="Mike Black" w:date="2022-12-31T12:25:00Z">
            <w:trPr>
              <w:trHeight w:val="351"/>
            </w:trPr>
          </w:trPrChange>
        </w:trPr>
        <w:tc>
          <w:tcPr>
            <w:cnfStyle w:val="001000000000" w:firstRow="0" w:lastRow="0" w:firstColumn="1" w:lastColumn="0" w:oddVBand="0" w:evenVBand="0" w:oddHBand="0" w:evenHBand="0" w:firstRowFirstColumn="0" w:firstRowLastColumn="0" w:lastRowFirstColumn="0" w:lastRowLastColumn="0"/>
            <w:tcW w:w="0" w:type="dxa"/>
            <w:vMerge w:val="restart"/>
            <w:tcPrChange w:id="1256" w:author="Mike Black" w:date="2022-12-31T12:25:00Z">
              <w:tcPr>
                <w:tcW w:w="2209" w:type="dxa"/>
                <w:vMerge w:val="restart"/>
              </w:tcPr>
            </w:tcPrChange>
          </w:tcPr>
          <w:p w14:paraId="58EB4B96" w14:textId="6FBC743D" w:rsidR="00326676" w:rsidRPr="003E3089" w:rsidRDefault="00326676" w:rsidP="00326676">
            <w:pPr>
              <w:jc w:val="center"/>
              <w:cnfStyle w:val="001000100000" w:firstRow="0" w:lastRow="0" w:firstColumn="1"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Accuracy (Normal</w:t>
            </w:r>
            <w:ins w:id="1257" w:author="Mike Black" w:date="2022-12-30T18:01:00Z">
              <w:r w:rsidR="00FA034C">
                <w:rPr>
                  <w:rFonts w:cstheme="minorHAnsi"/>
                  <w:color w:val="000000" w:themeColor="text1"/>
                  <w:sz w:val="24"/>
                </w:rPr>
                <w:t>-</w:t>
              </w:r>
            </w:ins>
            <w:del w:id="1258" w:author="Mike Black" w:date="2022-12-30T18:01:00Z">
              <w:r w:rsidRPr="003E3089" w:rsidDel="00FA034C">
                <w:rPr>
                  <w:rFonts w:cstheme="minorHAnsi"/>
                  <w:color w:val="000000" w:themeColor="text1"/>
                  <w:sz w:val="24"/>
                </w:rPr>
                <w:delText xml:space="preserve"> </w:delText>
              </w:r>
            </w:del>
            <w:r w:rsidRPr="003E3089">
              <w:rPr>
                <w:rFonts w:cstheme="minorHAnsi"/>
                <w:color w:val="000000" w:themeColor="text1"/>
                <w:sz w:val="24"/>
              </w:rPr>
              <w:t>Density)</w:t>
            </w:r>
          </w:p>
        </w:tc>
        <w:tc>
          <w:tcPr>
            <w:tcW w:w="0" w:type="dxa"/>
            <w:tcPrChange w:id="1259" w:author="Mike Black" w:date="2022-12-31T12:25:00Z">
              <w:tcPr>
                <w:tcW w:w="1803" w:type="dxa"/>
                <w:gridSpan w:val="2"/>
              </w:tcPr>
            </w:tcPrChange>
          </w:tcPr>
          <w:p w14:paraId="55BFA743" w14:textId="5C914CA6"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1260" w:author="Mike Black" w:date="2022-12-30T18:00:00Z">
              <w:r w:rsidRPr="003E3089">
                <w:rPr>
                  <w:rFonts w:cstheme="minorHAnsi"/>
                  <w:color w:val="000000" w:themeColor="text1"/>
                  <w:sz w:val="24"/>
                </w:rPr>
                <w:t>r</w:t>
              </w:r>
              <w:r w:rsidRPr="003E3089">
                <w:rPr>
                  <w:rFonts w:cstheme="minorHAnsi"/>
                  <w:color w:val="000000" w:themeColor="text1"/>
                  <w:sz w:val="24"/>
                  <w:vertAlign w:val="superscript"/>
                </w:rPr>
                <w:t>2</w:t>
              </w:r>
            </w:ins>
            <w:del w:id="1261" w:author="Mike Black" w:date="2022-12-30T18:00:00Z">
              <w:r w:rsidRPr="003E3089" w:rsidDel="00DE517E">
                <w:rPr>
                  <w:rFonts w:cstheme="minorHAnsi"/>
                  <w:color w:val="000000" w:themeColor="text1"/>
                  <w:sz w:val="24"/>
                </w:rPr>
                <w:delText>r</w:delText>
              </w:r>
              <w:r w:rsidRPr="003E3089" w:rsidDel="00DE517E">
                <w:rPr>
                  <w:rFonts w:cstheme="minorHAnsi"/>
                  <w:color w:val="000000" w:themeColor="text1"/>
                  <w:sz w:val="24"/>
                  <w:vertAlign w:val="superscript"/>
                </w:rPr>
                <w:delText>2</w:delText>
              </w:r>
            </w:del>
          </w:p>
        </w:tc>
        <w:tc>
          <w:tcPr>
            <w:tcW w:w="0" w:type="auto"/>
            <w:tcPrChange w:id="1262" w:author="Mike Black" w:date="2022-12-31T12:25:00Z">
              <w:tcPr>
                <w:tcW w:w="0" w:type="auto"/>
                <w:gridSpan w:val="2"/>
              </w:tcPr>
            </w:tcPrChange>
          </w:tcPr>
          <w:p w14:paraId="34809327" w14:textId="6101EA8C"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0.981</w:t>
            </w:r>
          </w:p>
        </w:tc>
        <w:tc>
          <w:tcPr>
            <w:tcW w:w="0" w:type="auto"/>
            <w:tcPrChange w:id="1263" w:author="Mike Black" w:date="2022-12-31T12:25:00Z">
              <w:tcPr>
                <w:tcW w:w="0" w:type="auto"/>
                <w:gridSpan w:val="5"/>
              </w:tcPr>
            </w:tcPrChange>
          </w:tcPr>
          <w:p w14:paraId="439A0287" w14:textId="1C55A18D"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0.975</w:t>
            </w:r>
          </w:p>
        </w:tc>
        <w:tc>
          <w:tcPr>
            <w:tcW w:w="0" w:type="auto"/>
            <w:tcPrChange w:id="1264" w:author="Mike Black" w:date="2022-12-31T12:25:00Z">
              <w:tcPr>
                <w:tcW w:w="0" w:type="auto"/>
              </w:tcPr>
            </w:tcPrChange>
          </w:tcPr>
          <w:p w14:paraId="065FDA33" w14:textId="18DAD3D3"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0.973</w:t>
            </w:r>
          </w:p>
        </w:tc>
      </w:tr>
      <w:tr w:rsidR="00FD2B80" w:rsidRPr="003E3089" w14:paraId="3697F6CB" w14:textId="77777777" w:rsidTr="00FD2B80">
        <w:trPr>
          <w:trHeight w:val="387"/>
        </w:trPr>
        <w:tc>
          <w:tcPr>
            <w:cnfStyle w:val="001000000000" w:firstRow="0" w:lastRow="0" w:firstColumn="1" w:lastColumn="0" w:oddVBand="0" w:evenVBand="0" w:oddHBand="0" w:evenHBand="0" w:firstRowFirstColumn="0" w:firstRowLastColumn="0" w:lastRowFirstColumn="0" w:lastRowLastColumn="0"/>
            <w:tcW w:w="2209" w:type="dxa"/>
            <w:vMerge/>
          </w:tcPr>
          <w:p w14:paraId="53E9EB1A" w14:textId="378A3A2E" w:rsidR="00326676" w:rsidRPr="003E3089" w:rsidRDefault="00326676" w:rsidP="00326676">
            <w:pPr>
              <w:jc w:val="center"/>
              <w:rPr>
                <w:rFonts w:cstheme="minorHAnsi"/>
                <w:color w:val="000000" w:themeColor="text1"/>
                <w:sz w:val="24"/>
              </w:rPr>
            </w:pPr>
          </w:p>
        </w:tc>
        <w:tc>
          <w:tcPr>
            <w:tcW w:w="1803" w:type="dxa"/>
          </w:tcPr>
          <w:p w14:paraId="4FED33A3" w14:textId="39515294"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1265" w:author="Mike Black" w:date="2022-12-30T18:00:00Z">
              <w:r w:rsidRPr="003E3089">
                <w:rPr>
                  <w:rFonts w:cstheme="minorHAnsi"/>
                  <w:color w:val="000000" w:themeColor="text1"/>
                  <w:sz w:val="24"/>
                </w:rPr>
                <w:t>RMSE</w:t>
              </w:r>
            </w:ins>
            <w:del w:id="1266" w:author="Mike Black" w:date="2022-12-30T18:00:00Z">
              <w:r w:rsidRPr="003E3089" w:rsidDel="00DE517E">
                <w:rPr>
                  <w:rFonts w:cstheme="minorHAnsi"/>
                  <w:color w:val="000000" w:themeColor="text1"/>
                  <w:sz w:val="24"/>
                </w:rPr>
                <w:delText>RMSE</w:delText>
              </w:r>
            </w:del>
          </w:p>
        </w:tc>
        <w:tc>
          <w:tcPr>
            <w:tcW w:w="0" w:type="auto"/>
          </w:tcPr>
          <w:p w14:paraId="59E2E355" w14:textId="218FDCD8"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8.811</w:t>
            </w:r>
          </w:p>
        </w:tc>
        <w:tc>
          <w:tcPr>
            <w:tcW w:w="0" w:type="auto"/>
          </w:tcPr>
          <w:p w14:paraId="70381C07" w14:textId="1C2360E9"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8.559</w:t>
            </w:r>
          </w:p>
        </w:tc>
        <w:tc>
          <w:tcPr>
            <w:tcW w:w="0" w:type="auto"/>
          </w:tcPr>
          <w:p w14:paraId="339824D1" w14:textId="1DFCFB4E"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22.485</w:t>
            </w:r>
          </w:p>
        </w:tc>
      </w:tr>
      <w:tr w:rsidR="00C05785" w:rsidRPr="003E3089" w14:paraId="3A160231" w14:textId="77777777" w:rsidTr="00FD2B80">
        <w:tblPrEx>
          <w:tblPrExChange w:id="1267" w:author="Mike Black" w:date="2022-12-31T12:25:00Z">
            <w:tblPrEx>
              <w:tblBorders>
                <w:top w:val="single" w:sz="4" w:space="0" w:color="7F7F7F" w:themeColor="text1" w:themeTint="80"/>
                <w:bottom w:val="single" w:sz="4" w:space="0" w:color="7F7F7F" w:themeColor="text1" w:themeTint="80"/>
              </w:tblBorders>
            </w:tblPrEx>
          </w:tblPrExChange>
        </w:tblPrEx>
        <w:trPr>
          <w:cnfStyle w:val="000000100000" w:firstRow="0" w:lastRow="0" w:firstColumn="0" w:lastColumn="0" w:oddVBand="0" w:evenVBand="0" w:oddHBand="1" w:evenHBand="0" w:firstRowFirstColumn="0" w:firstRowLastColumn="0" w:lastRowFirstColumn="0" w:lastRowLastColumn="0"/>
          <w:trHeight w:val="369"/>
          <w:trPrChange w:id="1268" w:author="Mike Black" w:date="2022-12-31T12:25:00Z">
            <w:trPr>
              <w:trHeight w:val="369"/>
            </w:trPr>
          </w:trPrChange>
        </w:trPr>
        <w:tc>
          <w:tcPr>
            <w:cnfStyle w:val="001000000000" w:firstRow="0" w:lastRow="0" w:firstColumn="1" w:lastColumn="0" w:oddVBand="0" w:evenVBand="0" w:oddHBand="0" w:evenHBand="0" w:firstRowFirstColumn="0" w:firstRowLastColumn="0" w:lastRowFirstColumn="0" w:lastRowLastColumn="0"/>
            <w:tcW w:w="0" w:type="dxa"/>
            <w:vMerge/>
            <w:tcPrChange w:id="1269" w:author="Mike Black" w:date="2022-12-31T12:25:00Z">
              <w:tcPr>
                <w:tcW w:w="2209" w:type="dxa"/>
                <w:vMerge/>
              </w:tcPr>
            </w:tcPrChange>
          </w:tcPr>
          <w:p w14:paraId="4826143C" w14:textId="72DD0498" w:rsidR="00326676" w:rsidRPr="003E3089" w:rsidRDefault="00326676" w:rsidP="00326676">
            <w:pPr>
              <w:jc w:val="center"/>
              <w:cnfStyle w:val="001000100000" w:firstRow="0" w:lastRow="0" w:firstColumn="1" w:lastColumn="0" w:oddVBand="0" w:evenVBand="0" w:oddHBand="1" w:evenHBand="0" w:firstRowFirstColumn="0" w:firstRowLastColumn="0" w:lastRowFirstColumn="0" w:lastRowLastColumn="0"/>
              <w:rPr>
                <w:rFonts w:cstheme="minorHAnsi"/>
                <w:color w:val="000000" w:themeColor="text1"/>
                <w:sz w:val="24"/>
              </w:rPr>
            </w:pPr>
          </w:p>
        </w:tc>
        <w:tc>
          <w:tcPr>
            <w:tcW w:w="0" w:type="dxa"/>
            <w:tcPrChange w:id="1270" w:author="Mike Black" w:date="2022-12-31T12:25:00Z">
              <w:tcPr>
                <w:tcW w:w="1803" w:type="dxa"/>
                <w:gridSpan w:val="2"/>
              </w:tcPr>
            </w:tcPrChange>
          </w:tcPr>
          <w:p w14:paraId="77E31C88" w14:textId="61B57FB4"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1271" w:author="Mike Black" w:date="2022-12-30T18:00:00Z">
              <w:r w:rsidRPr="003E3089">
                <w:rPr>
                  <w:rFonts w:cstheme="minorHAnsi"/>
                  <w:color w:val="000000" w:themeColor="text1"/>
                  <w:sz w:val="24"/>
                </w:rPr>
                <w:t>RMSD</w:t>
              </w:r>
            </w:ins>
            <w:del w:id="1272" w:author="Mike Black" w:date="2022-12-30T18:00:00Z">
              <w:r w:rsidRPr="003E3089" w:rsidDel="00DE517E">
                <w:rPr>
                  <w:rFonts w:cstheme="minorHAnsi"/>
                  <w:color w:val="000000" w:themeColor="text1"/>
                  <w:sz w:val="24"/>
                </w:rPr>
                <w:delText>RMSD</w:delText>
              </w:r>
            </w:del>
          </w:p>
        </w:tc>
        <w:tc>
          <w:tcPr>
            <w:tcW w:w="0" w:type="auto"/>
            <w:tcPrChange w:id="1273" w:author="Mike Black" w:date="2022-12-31T12:25:00Z">
              <w:tcPr>
                <w:tcW w:w="0" w:type="auto"/>
                <w:gridSpan w:val="2"/>
              </w:tcPr>
            </w:tcPrChange>
          </w:tcPr>
          <w:p w14:paraId="5ECA8C55" w14:textId="3A8FA11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5.752</w:t>
            </w:r>
          </w:p>
        </w:tc>
        <w:tc>
          <w:tcPr>
            <w:tcW w:w="0" w:type="auto"/>
            <w:tcPrChange w:id="1274" w:author="Mike Black" w:date="2022-12-31T12:25:00Z">
              <w:tcPr>
                <w:tcW w:w="0" w:type="auto"/>
                <w:gridSpan w:val="5"/>
              </w:tcPr>
            </w:tcPrChange>
          </w:tcPr>
          <w:p w14:paraId="1B768DB2" w14:textId="14499773"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6.647</w:t>
            </w:r>
          </w:p>
        </w:tc>
        <w:tc>
          <w:tcPr>
            <w:tcW w:w="0" w:type="auto"/>
            <w:tcPrChange w:id="1275" w:author="Mike Black" w:date="2022-12-31T12:25:00Z">
              <w:tcPr>
                <w:tcW w:w="0" w:type="auto"/>
              </w:tcPr>
            </w:tcPrChange>
          </w:tcPr>
          <w:p w14:paraId="2E269FF6" w14:textId="0D4194EA"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4.653</w:t>
            </w:r>
          </w:p>
        </w:tc>
      </w:tr>
      <w:tr w:rsidR="00FD2B80" w:rsidRPr="003E3089" w14:paraId="6ACE89BB"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665FF3F7" w14:textId="7FC19E48" w:rsidR="00326676" w:rsidRPr="003E3089" w:rsidRDefault="00326676" w:rsidP="00326676">
            <w:pPr>
              <w:jc w:val="center"/>
              <w:rPr>
                <w:rFonts w:cstheme="minorHAnsi"/>
                <w:color w:val="000000" w:themeColor="text1"/>
                <w:sz w:val="24"/>
              </w:rPr>
            </w:pPr>
          </w:p>
        </w:tc>
        <w:tc>
          <w:tcPr>
            <w:tcW w:w="1803" w:type="dxa"/>
          </w:tcPr>
          <w:p w14:paraId="0A1F4A90" w14:textId="5C75E0D3"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1276" w:author="Mike Black" w:date="2022-12-30T18:00:00Z">
              <w:r>
                <w:rPr>
                  <w:rFonts w:cstheme="minorHAnsi"/>
                  <w:color w:val="000000" w:themeColor="text1"/>
                  <w:sz w:val="24"/>
                </w:rPr>
                <w:t>Slope</w:t>
              </w:r>
            </w:ins>
            <w:del w:id="1277" w:author="Mike Black" w:date="2022-12-30T18:00:00Z">
              <w:r w:rsidRPr="003E3089" w:rsidDel="00DE517E">
                <w:rPr>
                  <w:rFonts w:cstheme="minorHAnsi"/>
                  <w:color w:val="000000" w:themeColor="text1"/>
                  <w:sz w:val="24"/>
                </w:rPr>
                <w:delText>Best Fit Line (Slope)</w:delText>
              </w:r>
            </w:del>
          </w:p>
        </w:tc>
        <w:tc>
          <w:tcPr>
            <w:tcW w:w="0" w:type="auto"/>
          </w:tcPr>
          <w:p w14:paraId="6D7C2524" w14:textId="1FB59B4E"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0.962</w:t>
            </w:r>
          </w:p>
        </w:tc>
        <w:tc>
          <w:tcPr>
            <w:tcW w:w="0" w:type="auto"/>
          </w:tcPr>
          <w:p w14:paraId="4EA9C413" w14:textId="27976595"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0.966</w:t>
            </w:r>
          </w:p>
        </w:tc>
        <w:tc>
          <w:tcPr>
            <w:tcW w:w="0" w:type="auto"/>
          </w:tcPr>
          <w:p w14:paraId="61D3D941" w14:textId="66EBE3A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0.662 </w:t>
            </w:r>
          </w:p>
        </w:tc>
      </w:tr>
      <w:tr w:rsidR="00C05785" w:rsidRPr="003E3089" w14:paraId="39D0E6A6" w14:textId="77777777" w:rsidTr="00FD2B80">
        <w:tblPrEx>
          <w:tblPrExChange w:id="1278" w:author="Mike Black" w:date="2022-12-31T12:25:00Z">
            <w:tblPrEx>
              <w:tblBorders>
                <w:top w:val="single" w:sz="4" w:space="0" w:color="7F7F7F" w:themeColor="text1" w:themeTint="80"/>
                <w:bottom w:val="single" w:sz="4" w:space="0" w:color="7F7F7F" w:themeColor="text1" w:themeTint="80"/>
              </w:tblBorders>
            </w:tblPrEx>
          </w:tblPrExChange>
        </w:tblPrEx>
        <w:trPr>
          <w:cnfStyle w:val="000000100000" w:firstRow="0" w:lastRow="0" w:firstColumn="0" w:lastColumn="0" w:oddVBand="0" w:evenVBand="0" w:oddHBand="1" w:evenHBand="0" w:firstRowFirstColumn="0" w:firstRowLastColumn="0" w:lastRowFirstColumn="0" w:lastRowLastColumn="0"/>
          <w:trHeight w:val="369"/>
          <w:trPrChange w:id="1279" w:author="Mike Black" w:date="2022-12-31T12:25:00Z">
            <w:trPr>
              <w:trHeight w:val="369"/>
            </w:trPr>
          </w:trPrChange>
        </w:trPr>
        <w:tc>
          <w:tcPr>
            <w:cnfStyle w:val="001000000000" w:firstRow="0" w:lastRow="0" w:firstColumn="1" w:lastColumn="0" w:oddVBand="0" w:evenVBand="0" w:oddHBand="0" w:evenHBand="0" w:firstRowFirstColumn="0" w:firstRowLastColumn="0" w:lastRowFirstColumn="0" w:lastRowLastColumn="0"/>
            <w:tcW w:w="0" w:type="dxa"/>
            <w:vMerge/>
            <w:tcPrChange w:id="1280" w:author="Mike Black" w:date="2022-12-31T12:25:00Z">
              <w:tcPr>
                <w:tcW w:w="2209" w:type="dxa"/>
                <w:vMerge/>
              </w:tcPr>
            </w:tcPrChange>
          </w:tcPr>
          <w:p w14:paraId="69BA0F5C" w14:textId="77777777" w:rsidR="00326676" w:rsidRPr="003E3089" w:rsidRDefault="00326676" w:rsidP="00326676">
            <w:pPr>
              <w:jc w:val="center"/>
              <w:cnfStyle w:val="001000100000" w:firstRow="0" w:lastRow="0" w:firstColumn="1" w:lastColumn="0" w:oddVBand="0" w:evenVBand="0" w:oddHBand="1" w:evenHBand="0" w:firstRowFirstColumn="0" w:firstRowLastColumn="0" w:lastRowFirstColumn="0" w:lastRowLastColumn="0"/>
              <w:rPr>
                <w:rFonts w:cstheme="minorHAnsi"/>
                <w:color w:val="000000" w:themeColor="text1"/>
                <w:sz w:val="24"/>
              </w:rPr>
            </w:pPr>
          </w:p>
        </w:tc>
        <w:tc>
          <w:tcPr>
            <w:tcW w:w="0" w:type="dxa"/>
            <w:tcPrChange w:id="1281" w:author="Mike Black" w:date="2022-12-31T12:25:00Z">
              <w:tcPr>
                <w:tcW w:w="1803" w:type="dxa"/>
                <w:gridSpan w:val="2"/>
              </w:tcPr>
            </w:tcPrChange>
          </w:tcPr>
          <w:p w14:paraId="21EC2A6B" w14:textId="541DDEC5"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1282" w:author="Mike Black" w:date="2022-12-30T18:00:00Z">
              <w:r>
                <w:rPr>
                  <w:rFonts w:cstheme="minorHAnsi"/>
                  <w:color w:val="000000" w:themeColor="text1"/>
                  <w:sz w:val="24"/>
                </w:rPr>
                <w:t>Intercept</w:t>
              </w:r>
            </w:ins>
            <w:del w:id="1283" w:author="Mike Black" w:date="2022-12-30T18:00:00Z">
              <w:r w:rsidRPr="003E3089" w:rsidDel="00DE517E">
                <w:rPr>
                  <w:rFonts w:cstheme="minorHAnsi"/>
                  <w:color w:val="000000" w:themeColor="text1"/>
                  <w:sz w:val="24"/>
                </w:rPr>
                <w:delText>Best Fit Line (Intercept)</w:delText>
              </w:r>
            </w:del>
          </w:p>
        </w:tc>
        <w:tc>
          <w:tcPr>
            <w:tcW w:w="0" w:type="auto"/>
            <w:tcPrChange w:id="1284" w:author="Mike Black" w:date="2022-12-31T12:25:00Z">
              <w:tcPr>
                <w:tcW w:w="0" w:type="auto"/>
                <w:gridSpan w:val="2"/>
              </w:tcPr>
            </w:tcPrChange>
          </w:tcPr>
          <w:p w14:paraId="7C241738" w14:textId="643CAC14"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-5.000</w:t>
            </w:r>
          </w:p>
        </w:tc>
        <w:tc>
          <w:tcPr>
            <w:tcW w:w="0" w:type="auto"/>
            <w:tcPrChange w:id="1285" w:author="Mike Black" w:date="2022-12-31T12:25:00Z">
              <w:tcPr>
                <w:tcW w:w="0" w:type="auto"/>
                <w:gridSpan w:val="5"/>
              </w:tcPr>
            </w:tcPrChange>
          </w:tcPr>
          <w:p w14:paraId="0F9BC312" w14:textId="50083B6A"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-3.907</w:t>
            </w:r>
          </w:p>
        </w:tc>
        <w:tc>
          <w:tcPr>
            <w:tcW w:w="0" w:type="auto"/>
            <w:tcPrChange w:id="1286" w:author="Mike Black" w:date="2022-12-31T12:25:00Z">
              <w:tcPr>
                <w:tcW w:w="0" w:type="auto"/>
              </w:tcPr>
            </w:tcPrChange>
          </w:tcPr>
          <w:p w14:paraId="6597499A" w14:textId="130DCD2A"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-3.643</w:t>
            </w:r>
          </w:p>
        </w:tc>
      </w:tr>
      <w:tr w:rsidR="00FD2B80" w:rsidRPr="003E3089" w14:paraId="772139B3"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val="restart"/>
          </w:tcPr>
          <w:p w14:paraId="1F6E49E7" w14:textId="77777777"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Reproducibility</w:t>
            </w:r>
          </w:p>
          <w:p w14:paraId="37390FBF" w14:textId="1C6D1293" w:rsidR="00326676" w:rsidRPr="003E3089" w:rsidRDefault="00326676" w:rsidP="00326676">
            <w:pPr>
              <w:jc w:val="center"/>
              <w:rPr>
                <w:rFonts w:cstheme="minorHAnsi"/>
                <w:color w:val="000000" w:themeColor="text1"/>
                <w:sz w:val="24"/>
              </w:rPr>
            </w:pPr>
          </w:p>
        </w:tc>
        <w:tc>
          <w:tcPr>
            <w:tcW w:w="1803" w:type="dxa"/>
          </w:tcPr>
          <w:p w14:paraId="231DD500" w14:textId="461031BA"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1287" w:author="Mike Black" w:date="2022-12-30T18:00:00Z">
              <w:r w:rsidRPr="003E3089">
                <w:rPr>
                  <w:rFonts w:cstheme="minorHAnsi"/>
                  <w:color w:val="000000" w:themeColor="text1"/>
                  <w:sz w:val="24"/>
                </w:rPr>
                <w:t>r</w:t>
              </w:r>
              <w:r w:rsidRPr="003E3089">
                <w:rPr>
                  <w:rFonts w:cstheme="minorHAnsi"/>
                  <w:color w:val="000000" w:themeColor="text1"/>
                  <w:sz w:val="24"/>
                  <w:vertAlign w:val="superscript"/>
                </w:rPr>
                <w:t>2</w:t>
              </w:r>
            </w:ins>
            <w:del w:id="1288" w:author="Mike Black" w:date="2022-12-30T18:00:00Z">
              <w:r w:rsidRPr="003E3089" w:rsidDel="00DE517E">
                <w:rPr>
                  <w:rFonts w:cstheme="minorHAnsi"/>
                  <w:color w:val="000000" w:themeColor="text1"/>
                  <w:sz w:val="24"/>
                </w:rPr>
                <w:delText>r</w:delText>
              </w:r>
              <w:r w:rsidRPr="003E3089" w:rsidDel="00DE517E">
                <w:rPr>
                  <w:rFonts w:cstheme="minorHAnsi"/>
                  <w:color w:val="000000" w:themeColor="text1"/>
                  <w:sz w:val="24"/>
                  <w:vertAlign w:val="superscript"/>
                </w:rPr>
                <w:delText>2</w:delText>
              </w:r>
            </w:del>
          </w:p>
        </w:tc>
        <w:tc>
          <w:tcPr>
            <w:tcW w:w="0" w:type="auto"/>
          </w:tcPr>
          <w:p w14:paraId="4A8126D5" w14:textId="598083C0"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57BB9E4E" w14:textId="52BE4542"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53B509E0" w14:textId="5097F720"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0.996</w:t>
            </w:r>
          </w:p>
        </w:tc>
      </w:tr>
      <w:tr w:rsidR="00C05785" w:rsidRPr="003E3089" w14:paraId="5BBC614E" w14:textId="77777777" w:rsidTr="00FD2B80">
        <w:tblPrEx>
          <w:tblPrExChange w:id="1289" w:author="Mike Black" w:date="2022-12-31T12:25:00Z">
            <w:tblPrEx>
              <w:tblBorders>
                <w:top w:val="single" w:sz="4" w:space="0" w:color="7F7F7F" w:themeColor="text1" w:themeTint="80"/>
                <w:bottom w:val="single" w:sz="4" w:space="0" w:color="7F7F7F" w:themeColor="text1" w:themeTint="80"/>
              </w:tblBorders>
            </w:tblPrEx>
          </w:tblPrExChange>
        </w:tblPrEx>
        <w:trPr>
          <w:cnfStyle w:val="000000100000" w:firstRow="0" w:lastRow="0" w:firstColumn="0" w:lastColumn="0" w:oddVBand="0" w:evenVBand="0" w:oddHBand="1" w:evenHBand="0" w:firstRowFirstColumn="0" w:firstRowLastColumn="0" w:lastRowFirstColumn="0" w:lastRowLastColumn="0"/>
          <w:trHeight w:val="369"/>
          <w:trPrChange w:id="1290" w:author="Mike Black" w:date="2022-12-31T12:25:00Z">
            <w:trPr>
              <w:trHeight w:val="369"/>
            </w:trPr>
          </w:trPrChange>
        </w:trPr>
        <w:tc>
          <w:tcPr>
            <w:cnfStyle w:val="001000000000" w:firstRow="0" w:lastRow="0" w:firstColumn="1" w:lastColumn="0" w:oddVBand="0" w:evenVBand="0" w:oddHBand="0" w:evenHBand="0" w:firstRowFirstColumn="0" w:firstRowLastColumn="0" w:lastRowFirstColumn="0" w:lastRowLastColumn="0"/>
            <w:tcW w:w="0" w:type="dxa"/>
            <w:vMerge/>
            <w:tcPrChange w:id="1291" w:author="Mike Black" w:date="2022-12-31T12:25:00Z">
              <w:tcPr>
                <w:tcW w:w="2209" w:type="dxa"/>
                <w:vMerge/>
              </w:tcPr>
            </w:tcPrChange>
          </w:tcPr>
          <w:p w14:paraId="68DBDF71" w14:textId="25F0AA08" w:rsidR="00326676" w:rsidRPr="003E3089" w:rsidRDefault="00326676" w:rsidP="00326676">
            <w:pPr>
              <w:jc w:val="center"/>
              <w:cnfStyle w:val="001000100000" w:firstRow="0" w:lastRow="0" w:firstColumn="1" w:lastColumn="0" w:oddVBand="0" w:evenVBand="0" w:oddHBand="1" w:evenHBand="0" w:firstRowFirstColumn="0" w:firstRowLastColumn="0" w:lastRowFirstColumn="0" w:lastRowLastColumn="0"/>
              <w:rPr>
                <w:rFonts w:cstheme="minorHAnsi"/>
                <w:color w:val="000000" w:themeColor="text1"/>
                <w:sz w:val="24"/>
              </w:rPr>
            </w:pPr>
          </w:p>
        </w:tc>
        <w:tc>
          <w:tcPr>
            <w:tcW w:w="0" w:type="dxa"/>
            <w:tcPrChange w:id="1292" w:author="Mike Black" w:date="2022-12-31T12:25:00Z">
              <w:tcPr>
                <w:tcW w:w="1803" w:type="dxa"/>
                <w:gridSpan w:val="2"/>
              </w:tcPr>
            </w:tcPrChange>
          </w:tcPr>
          <w:p w14:paraId="5617EBA9" w14:textId="0A442728"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1293" w:author="Mike Black" w:date="2022-12-30T18:00:00Z">
              <w:r w:rsidRPr="003E3089">
                <w:rPr>
                  <w:rFonts w:cstheme="minorHAnsi"/>
                  <w:color w:val="000000" w:themeColor="text1"/>
                  <w:sz w:val="24"/>
                </w:rPr>
                <w:t>RMSE</w:t>
              </w:r>
            </w:ins>
            <w:del w:id="1294" w:author="Mike Black" w:date="2022-12-30T18:00:00Z">
              <w:r w:rsidRPr="003E3089" w:rsidDel="00DE517E">
                <w:rPr>
                  <w:rFonts w:cstheme="minorHAnsi"/>
                  <w:color w:val="000000" w:themeColor="text1"/>
                  <w:sz w:val="24"/>
                </w:rPr>
                <w:delText>RMSE</w:delText>
              </w:r>
            </w:del>
          </w:p>
        </w:tc>
        <w:tc>
          <w:tcPr>
            <w:tcW w:w="0" w:type="auto"/>
            <w:tcPrChange w:id="1295" w:author="Mike Black" w:date="2022-12-31T12:25:00Z">
              <w:tcPr>
                <w:tcW w:w="0" w:type="auto"/>
                <w:gridSpan w:val="2"/>
              </w:tcPr>
            </w:tcPrChange>
          </w:tcPr>
          <w:p w14:paraId="6EB884AA" w14:textId="324B337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2.838</w:t>
            </w:r>
          </w:p>
        </w:tc>
        <w:tc>
          <w:tcPr>
            <w:tcW w:w="0" w:type="auto"/>
            <w:tcPrChange w:id="1296" w:author="Mike Black" w:date="2022-12-31T12:25:00Z">
              <w:tcPr>
                <w:tcW w:w="0" w:type="auto"/>
                <w:gridSpan w:val="5"/>
              </w:tcPr>
            </w:tcPrChange>
          </w:tcPr>
          <w:p w14:paraId="37C65888" w14:textId="6873CEBD"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3.203</w:t>
            </w:r>
          </w:p>
        </w:tc>
        <w:tc>
          <w:tcPr>
            <w:tcW w:w="0" w:type="auto"/>
            <w:tcPrChange w:id="1297" w:author="Mike Black" w:date="2022-12-31T12:25:00Z">
              <w:tcPr>
                <w:tcW w:w="0" w:type="auto"/>
              </w:tcPr>
            </w:tcPrChange>
          </w:tcPr>
          <w:p w14:paraId="4F3F2D1A" w14:textId="70F05F56"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2.144</w:t>
            </w:r>
          </w:p>
        </w:tc>
      </w:tr>
      <w:tr w:rsidR="00FD2B80" w:rsidRPr="003E3089" w14:paraId="2E0C6C71"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47913C00" w14:textId="0B78B3EF" w:rsidR="00326676" w:rsidRPr="003E3089" w:rsidRDefault="00326676" w:rsidP="00326676">
            <w:pPr>
              <w:jc w:val="center"/>
              <w:rPr>
                <w:rFonts w:cstheme="minorHAnsi"/>
                <w:color w:val="000000" w:themeColor="text1"/>
                <w:sz w:val="24"/>
              </w:rPr>
            </w:pPr>
          </w:p>
        </w:tc>
        <w:tc>
          <w:tcPr>
            <w:tcW w:w="1803" w:type="dxa"/>
          </w:tcPr>
          <w:p w14:paraId="29B7ACBC" w14:textId="2EAE7D20"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1298" w:author="Mike Black" w:date="2022-12-30T18:00:00Z">
              <w:r w:rsidRPr="003E3089">
                <w:rPr>
                  <w:rFonts w:cstheme="minorHAnsi"/>
                  <w:color w:val="000000" w:themeColor="text1"/>
                  <w:sz w:val="24"/>
                </w:rPr>
                <w:t>RMSD</w:t>
              </w:r>
            </w:ins>
            <w:del w:id="1299" w:author="Mike Black" w:date="2022-12-30T18:00:00Z">
              <w:r w:rsidRPr="003E3089" w:rsidDel="00DE517E">
                <w:rPr>
                  <w:rFonts w:cstheme="minorHAnsi"/>
                  <w:color w:val="000000" w:themeColor="text1"/>
                  <w:sz w:val="24"/>
                </w:rPr>
                <w:delText>RMSD</w:delText>
              </w:r>
            </w:del>
          </w:p>
        </w:tc>
        <w:tc>
          <w:tcPr>
            <w:tcW w:w="0" w:type="auto"/>
          </w:tcPr>
          <w:p w14:paraId="066A6EE2" w14:textId="0A0155F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1.906</w:t>
            </w:r>
          </w:p>
        </w:tc>
        <w:tc>
          <w:tcPr>
            <w:tcW w:w="0" w:type="auto"/>
          </w:tcPr>
          <w:p w14:paraId="3C2C8BA0" w14:textId="3DCF19BA"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1.777</w:t>
            </w:r>
          </w:p>
        </w:tc>
        <w:tc>
          <w:tcPr>
            <w:tcW w:w="0" w:type="auto"/>
          </w:tcPr>
          <w:p w14:paraId="13F54375" w14:textId="508668D7"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1.792</w:t>
            </w:r>
          </w:p>
        </w:tc>
      </w:tr>
      <w:tr w:rsidR="00C05785" w:rsidRPr="003E3089" w14:paraId="447E3560" w14:textId="77777777" w:rsidTr="00FD2B80">
        <w:tblPrEx>
          <w:tblPrExChange w:id="1300" w:author="Mike Black" w:date="2022-12-31T12:25:00Z">
            <w:tblPrEx>
              <w:tblBorders>
                <w:top w:val="single" w:sz="4" w:space="0" w:color="7F7F7F" w:themeColor="text1" w:themeTint="80"/>
                <w:bottom w:val="single" w:sz="4" w:space="0" w:color="7F7F7F" w:themeColor="text1" w:themeTint="80"/>
              </w:tblBorders>
            </w:tblPrEx>
          </w:tblPrExChange>
        </w:tblPrEx>
        <w:trPr>
          <w:cnfStyle w:val="000000100000" w:firstRow="0" w:lastRow="0" w:firstColumn="0" w:lastColumn="0" w:oddVBand="0" w:evenVBand="0" w:oddHBand="1" w:evenHBand="0" w:firstRowFirstColumn="0" w:firstRowLastColumn="0" w:lastRowFirstColumn="0" w:lastRowLastColumn="0"/>
          <w:trHeight w:val="369"/>
          <w:trPrChange w:id="1301" w:author="Mike Black" w:date="2022-12-31T12:25:00Z">
            <w:trPr>
              <w:trHeight w:val="369"/>
            </w:trPr>
          </w:trPrChange>
        </w:trPr>
        <w:tc>
          <w:tcPr>
            <w:cnfStyle w:val="001000000000" w:firstRow="0" w:lastRow="0" w:firstColumn="1" w:lastColumn="0" w:oddVBand="0" w:evenVBand="0" w:oddHBand="0" w:evenHBand="0" w:firstRowFirstColumn="0" w:firstRowLastColumn="0" w:lastRowFirstColumn="0" w:lastRowLastColumn="0"/>
            <w:tcW w:w="0" w:type="dxa"/>
            <w:vMerge/>
            <w:tcPrChange w:id="1302" w:author="Mike Black" w:date="2022-12-31T12:25:00Z">
              <w:tcPr>
                <w:tcW w:w="2209" w:type="dxa"/>
                <w:vMerge/>
              </w:tcPr>
            </w:tcPrChange>
          </w:tcPr>
          <w:p w14:paraId="10990E0B" w14:textId="1E83DB5F" w:rsidR="00326676" w:rsidRPr="003E3089" w:rsidRDefault="00326676" w:rsidP="00326676">
            <w:pPr>
              <w:jc w:val="center"/>
              <w:cnfStyle w:val="001000100000" w:firstRow="0" w:lastRow="0" w:firstColumn="1" w:lastColumn="0" w:oddVBand="0" w:evenVBand="0" w:oddHBand="1" w:evenHBand="0" w:firstRowFirstColumn="0" w:firstRowLastColumn="0" w:lastRowFirstColumn="0" w:lastRowLastColumn="0"/>
              <w:rPr>
                <w:rFonts w:cstheme="minorHAnsi"/>
                <w:color w:val="000000" w:themeColor="text1"/>
                <w:sz w:val="24"/>
              </w:rPr>
            </w:pPr>
          </w:p>
        </w:tc>
        <w:tc>
          <w:tcPr>
            <w:tcW w:w="0" w:type="dxa"/>
            <w:tcPrChange w:id="1303" w:author="Mike Black" w:date="2022-12-31T12:25:00Z">
              <w:tcPr>
                <w:tcW w:w="1803" w:type="dxa"/>
                <w:gridSpan w:val="2"/>
              </w:tcPr>
            </w:tcPrChange>
          </w:tcPr>
          <w:p w14:paraId="5ABC7265" w14:textId="4B883A51"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1304" w:author="Mike Black" w:date="2022-12-30T18:00:00Z">
              <w:r>
                <w:rPr>
                  <w:rFonts w:cstheme="minorHAnsi"/>
                  <w:color w:val="000000" w:themeColor="text1"/>
                  <w:sz w:val="24"/>
                </w:rPr>
                <w:t>Slope</w:t>
              </w:r>
            </w:ins>
            <w:del w:id="1305" w:author="Mike Black" w:date="2022-12-30T18:00:00Z">
              <w:r w:rsidRPr="003E3089" w:rsidDel="00DE517E">
                <w:rPr>
                  <w:rFonts w:cstheme="minorHAnsi"/>
                  <w:color w:val="000000" w:themeColor="text1"/>
                  <w:sz w:val="24"/>
                </w:rPr>
                <w:delText>Best Fit Line (Slope)</w:delText>
              </w:r>
            </w:del>
          </w:p>
        </w:tc>
        <w:tc>
          <w:tcPr>
            <w:tcW w:w="0" w:type="auto"/>
            <w:tcPrChange w:id="1306" w:author="Mike Black" w:date="2022-12-31T12:25:00Z">
              <w:tcPr>
                <w:tcW w:w="0" w:type="auto"/>
                <w:gridSpan w:val="2"/>
              </w:tcPr>
            </w:tcPrChange>
          </w:tcPr>
          <w:p w14:paraId="0A7D6197" w14:textId="0A0F2D9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1.032</w:t>
            </w:r>
          </w:p>
        </w:tc>
        <w:tc>
          <w:tcPr>
            <w:tcW w:w="0" w:type="auto"/>
            <w:tcPrChange w:id="1307" w:author="Mike Black" w:date="2022-12-31T12:25:00Z">
              <w:tcPr>
                <w:tcW w:w="0" w:type="auto"/>
                <w:gridSpan w:val="5"/>
              </w:tcPr>
            </w:tcPrChange>
          </w:tcPr>
          <w:p w14:paraId="0715899E" w14:textId="696BF662"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1.041</w:t>
            </w:r>
          </w:p>
        </w:tc>
        <w:tc>
          <w:tcPr>
            <w:tcW w:w="0" w:type="auto"/>
            <w:tcPrChange w:id="1308" w:author="Mike Black" w:date="2022-12-31T12:25:00Z">
              <w:tcPr>
                <w:tcW w:w="0" w:type="auto"/>
              </w:tcPr>
            </w:tcPrChange>
          </w:tcPr>
          <w:p w14:paraId="604D28DF" w14:textId="4073702F"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1.020</w:t>
            </w:r>
          </w:p>
        </w:tc>
      </w:tr>
      <w:tr w:rsidR="00FD2B80" w:rsidRPr="003E3089" w14:paraId="02A641C4" w14:textId="77777777" w:rsidTr="00FD2B80">
        <w:trPr>
          <w:trHeight w:val="387"/>
        </w:trPr>
        <w:tc>
          <w:tcPr>
            <w:cnfStyle w:val="001000000000" w:firstRow="0" w:lastRow="0" w:firstColumn="1" w:lastColumn="0" w:oddVBand="0" w:evenVBand="0" w:oddHBand="0" w:evenHBand="0" w:firstRowFirstColumn="0" w:firstRowLastColumn="0" w:lastRowFirstColumn="0" w:lastRowLastColumn="0"/>
            <w:tcW w:w="2209" w:type="dxa"/>
            <w:vMerge/>
          </w:tcPr>
          <w:p w14:paraId="5C54C3BA" w14:textId="77777777" w:rsidR="00326676" w:rsidRPr="003E3089" w:rsidRDefault="00326676" w:rsidP="00326676">
            <w:pPr>
              <w:jc w:val="center"/>
              <w:rPr>
                <w:rFonts w:cstheme="minorHAnsi"/>
                <w:color w:val="000000" w:themeColor="text1"/>
                <w:sz w:val="24"/>
              </w:rPr>
            </w:pPr>
          </w:p>
        </w:tc>
        <w:tc>
          <w:tcPr>
            <w:tcW w:w="1803" w:type="dxa"/>
          </w:tcPr>
          <w:p w14:paraId="3AE5997A" w14:textId="4E9A7FB8"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1309" w:author="Mike Black" w:date="2022-12-30T18:00:00Z">
              <w:r>
                <w:rPr>
                  <w:rFonts w:cstheme="minorHAnsi"/>
                  <w:color w:val="000000" w:themeColor="text1"/>
                  <w:sz w:val="24"/>
                </w:rPr>
                <w:t>Intercept</w:t>
              </w:r>
            </w:ins>
            <w:del w:id="1310" w:author="Mike Black" w:date="2022-12-30T18:00:00Z">
              <w:r w:rsidRPr="003E3089" w:rsidDel="00DE517E">
                <w:rPr>
                  <w:rFonts w:cstheme="minorHAnsi"/>
                  <w:color w:val="000000" w:themeColor="text1"/>
                  <w:sz w:val="24"/>
                </w:rPr>
                <w:delText>Best Fit Line (Intercept)</w:delText>
              </w:r>
            </w:del>
          </w:p>
        </w:tc>
        <w:tc>
          <w:tcPr>
            <w:tcW w:w="0" w:type="auto"/>
          </w:tcPr>
          <w:p w14:paraId="153DAE2C" w14:textId="65327E39"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0.591</w:t>
            </w:r>
          </w:p>
        </w:tc>
        <w:tc>
          <w:tcPr>
            <w:tcW w:w="0" w:type="auto"/>
          </w:tcPr>
          <w:p w14:paraId="7A4F8115" w14:textId="40EF3F4A"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0.669</w:t>
            </w:r>
          </w:p>
        </w:tc>
        <w:tc>
          <w:tcPr>
            <w:tcW w:w="0" w:type="auto"/>
          </w:tcPr>
          <w:p w14:paraId="5717FE2F" w14:textId="4D32DCE1"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0.480</w:t>
            </w:r>
          </w:p>
        </w:tc>
      </w:tr>
      <w:tr w:rsidR="00C05785" w:rsidRPr="003E3089" w14:paraId="7B3E273A" w14:textId="77777777" w:rsidTr="00FD2B80">
        <w:tblPrEx>
          <w:tblPrExChange w:id="1311" w:author="Mike Black" w:date="2022-12-31T12:25:00Z">
            <w:tblPrEx>
              <w:tblBorders>
                <w:top w:val="single" w:sz="4" w:space="0" w:color="7F7F7F" w:themeColor="text1" w:themeTint="80"/>
                <w:bottom w:val="single" w:sz="4" w:space="0" w:color="7F7F7F" w:themeColor="text1" w:themeTint="80"/>
              </w:tblBorders>
            </w:tblPrEx>
          </w:tblPrExChange>
        </w:tblPrEx>
        <w:trPr>
          <w:cnfStyle w:val="000000100000" w:firstRow="0" w:lastRow="0" w:firstColumn="0" w:lastColumn="0" w:oddVBand="0" w:evenVBand="0" w:oddHBand="1" w:evenHBand="0" w:firstRowFirstColumn="0" w:firstRowLastColumn="0" w:lastRowFirstColumn="0" w:lastRowLastColumn="0"/>
          <w:trHeight w:val="351"/>
          <w:trPrChange w:id="1312" w:author="Mike Black" w:date="2022-12-31T12:25:00Z">
            <w:trPr>
              <w:trHeight w:val="351"/>
            </w:trPr>
          </w:trPrChange>
        </w:trPr>
        <w:tc>
          <w:tcPr>
            <w:cnfStyle w:val="001000000000" w:firstRow="0" w:lastRow="0" w:firstColumn="1" w:lastColumn="0" w:oddVBand="0" w:evenVBand="0" w:oddHBand="0" w:evenHBand="0" w:firstRowFirstColumn="0" w:firstRowLastColumn="0" w:lastRowFirstColumn="0" w:lastRowLastColumn="0"/>
            <w:tcW w:w="0" w:type="dxa"/>
            <w:tcPrChange w:id="1313" w:author="Mike Black" w:date="2022-12-31T12:25:00Z">
              <w:tcPr>
                <w:tcW w:w="2209" w:type="dxa"/>
              </w:tcPr>
            </w:tcPrChange>
          </w:tcPr>
          <w:p w14:paraId="1AD2F9A4" w14:textId="07C96F1E" w:rsidR="00326676" w:rsidRPr="003E3089" w:rsidRDefault="00326676" w:rsidP="00326676">
            <w:pPr>
              <w:jc w:val="center"/>
              <w:cnfStyle w:val="001000100000" w:firstRow="0" w:lastRow="0" w:firstColumn="1"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Specificity</w:t>
            </w:r>
          </w:p>
        </w:tc>
        <w:tc>
          <w:tcPr>
            <w:tcW w:w="0" w:type="dxa"/>
            <w:tcPrChange w:id="1314" w:author="Mike Black" w:date="2022-12-31T12:25:00Z">
              <w:tcPr>
                <w:tcW w:w="1803" w:type="dxa"/>
                <w:gridSpan w:val="2"/>
              </w:tcPr>
            </w:tcPrChange>
          </w:tcPr>
          <w:p w14:paraId="2ABFC173" w14:textId="044797B6"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1315" w:author="Mike Black" w:date="2022-12-30T18:00:00Z">
              <w:r w:rsidRPr="003E3089">
                <w:rPr>
                  <w:rFonts w:cstheme="minorHAnsi"/>
                  <w:color w:val="000000" w:themeColor="text1"/>
                  <w:sz w:val="24"/>
                </w:rPr>
                <w:t>r</w:t>
              </w:r>
              <w:r w:rsidRPr="003E3089">
                <w:rPr>
                  <w:rFonts w:cstheme="minorHAnsi"/>
                  <w:color w:val="000000" w:themeColor="text1"/>
                  <w:sz w:val="24"/>
                  <w:vertAlign w:val="superscript"/>
                </w:rPr>
                <w:t>2</w:t>
              </w:r>
            </w:ins>
            <w:del w:id="1316" w:author="Mike Black" w:date="2022-12-30T18:00:00Z">
              <w:r w:rsidRPr="003E3089" w:rsidDel="00DE517E">
                <w:rPr>
                  <w:rFonts w:cstheme="minorHAnsi"/>
                  <w:color w:val="000000" w:themeColor="text1"/>
                  <w:sz w:val="24"/>
                </w:rPr>
                <w:delText>False Negative Ratio</w:delText>
              </w:r>
            </w:del>
          </w:p>
        </w:tc>
        <w:tc>
          <w:tcPr>
            <w:tcW w:w="0" w:type="auto"/>
            <w:tcPrChange w:id="1317" w:author="Mike Black" w:date="2022-12-31T12:25:00Z">
              <w:tcPr>
                <w:tcW w:w="0" w:type="auto"/>
                <w:gridSpan w:val="2"/>
              </w:tcPr>
            </w:tcPrChange>
          </w:tcPr>
          <w:p w14:paraId="196D2D73" w14:textId="1C3B1C09"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 / 36</w:t>
            </w:r>
          </w:p>
        </w:tc>
        <w:tc>
          <w:tcPr>
            <w:tcW w:w="0" w:type="auto"/>
            <w:tcPrChange w:id="1318" w:author="Mike Black" w:date="2022-12-31T12:25:00Z">
              <w:tcPr>
                <w:tcW w:w="0" w:type="auto"/>
                <w:gridSpan w:val="5"/>
              </w:tcPr>
            </w:tcPrChange>
          </w:tcPr>
          <w:p w14:paraId="0C7551FF" w14:textId="18FA3D7B"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 / 36</w:t>
            </w:r>
          </w:p>
        </w:tc>
        <w:tc>
          <w:tcPr>
            <w:tcW w:w="0" w:type="auto"/>
            <w:tcPrChange w:id="1319" w:author="Mike Black" w:date="2022-12-31T12:25:00Z">
              <w:tcPr>
                <w:tcW w:w="0" w:type="auto"/>
              </w:tcPr>
            </w:tcPrChange>
          </w:tcPr>
          <w:p w14:paraId="0BD7667A" w14:textId="3ADB42C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7 / 36</w:t>
            </w:r>
          </w:p>
        </w:tc>
      </w:tr>
      <w:tr w:rsidR="00FD2B80" w:rsidRPr="003E3089" w14:paraId="2FBD6AFD" w14:textId="77777777" w:rsidTr="00FD2B80">
        <w:trPr>
          <w:trHeight w:val="351"/>
        </w:trPr>
        <w:tc>
          <w:tcPr>
            <w:cnfStyle w:val="001000000000" w:firstRow="0" w:lastRow="0" w:firstColumn="1" w:lastColumn="0" w:oddVBand="0" w:evenVBand="0" w:oddHBand="0" w:evenHBand="0" w:firstRowFirstColumn="0" w:firstRowLastColumn="0" w:lastRowFirstColumn="0" w:lastRowLastColumn="0"/>
            <w:tcW w:w="2209" w:type="dxa"/>
          </w:tcPr>
          <w:p w14:paraId="0AA2B427" w14:textId="20E1DC92"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Sensitivity</w:t>
            </w:r>
          </w:p>
        </w:tc>
        <w:tc>
          <w:tcPr>
            <w:tcW w:w="1803" w:type="dxa"/>
          </w:tcPr>
          <w:p w14:paraId="1EE5F4F7" w14:textId="472D1E71"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1320" w:author="Mike Black" w:date="2022-12-30T18:00:00Z">
              <w:r w:rsidRPr="003E3089">
                <w:rPr>
                  <w:rFonts w:cstheme="minorHAnsi"/>
                  <w:color w:val="000000" w:themeColor="text1"/>
                  <w:sz w:val="24"/>
                </w:rPr>
                <w:t>RMSE</w:t>
              </w:r>
            </w:ins>
            <w:del w:id="1321" w:author="Mike Black" w:date="2022-12-30T18:00:00Z">
              <w:r w:rsidRPr="003E3089" w:rsidDel="00DE517E">
                <w:rPr>
                  <w:rFonts w:cstheme="minorHAnsi"/>
                  <w:color w:val="000000" w:themeColor="text1"/>
                  <w:sz w:val="24"/>
                </w:rPr>
                <w:delText>False Positive Ratio</w:delText>
              </w:r>
            </w:del>
          </w:p>
        </w:tc>
        <w:tc>
          <w:tcPr>
            <w:tcW w:w="0" w:type="auto"/>
          </w:tcPr>
          <w:p w14:paraId="76F3756E" w14:textId="22AF4BA1"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 / 12</w:t>
            </w:r>
          </w:p>
        </w:tc>
        <w:tc>
          <w:tcPr>
            <w:tcW w:w="0" w:type="auto"/>
          </w:tcPr>
          <w:p w14:paraId="74ECE4A9" w14:textId="531566F5"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 / 12</w:t>
            </w:r>
          </w:p>
        </w:tc>
        <w:tc>
          <w:tcPr>
            <w:tcW w:w="0" w:type="auto"/>
          </w:tcPr>
          <w:p w14:paraId="3F0D1038" w14:textId="089CBC3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12</w:t>
            </w:r>
          </w:p>
        </w:tc>
      </w:tr>
    </w:tbl>
    <w:p w14:paraId="693398B5" w14:textId="06F86AA0" w:rsidR="00326676" w:rsidRDefault="00326676">
      <w:pPr>
        <w:spacing w:line="480" w:lineRule="auto"/>
        <w:jc w:val="center"/>
        <w:rPr>
          <w:ins w:id="1322" w:author="Mike Black" w:date="2022-12-30T18:01:00Z"/>
          <w:rFonts w:cstheme="minorHAnsi"/>
        </w:rPr>
        <w:pPrChange w:id="1323" w:author="Mike Black" w:date="2022-12-30T18:01:00Z">
          <w:pPr>
            <w:spacing w:line="480" w:lineRule="auto"/>
          </w:pPr>
        </w:pPrChange>
      </w:pPr>
      <w:ins w:id="1324" w:author="Mike Black" w:date="2022-12-30T18:01:00Z">
        <w:r>
          <w:rPr>
            <w:rFonts w:cstheme="minorHAnsi"/>
          </w:rPr>
          <w:t>Table 6. Summary of the simulated motion-affected phantom measurements.</w:t>
        </w:r>
      </w:ins>
    </w:p>
    <w:p w14:paraId="69220765" w14:textId="1E75FF24" w:rsidR="009F485D" w:rsidRPr="009F485D" w:rsidDel="00326676" w:rsidRDefault="009F485D" w:rsidP="003E3089">
      <w:pPr>
        <w:spacing w:line="480" w:lineRule="auto"/>
        <w:jc w:val="center"/>
        <w:rPr>
          <w:del w:id="1325" w:author="Mike Black" w:date="2022-12-30T18:01:00Z"/>
          <w:rFonts w:cstheme="minorHAnsi"/>
        </w:rPr>
      </w:pPr>
      <w:del w:id="1326" w:author="Mike Black" w:date="2022-12-30T18:01:00Z">
        <w:r w:rsidRPr="009F485D" w:rsidDel="00326676">
          <w:rPr>
            <w:rFonts w:cstheme="minorHAnsi"/>
          </w:rPr>
          <w:delText xml:space="preserve">Table 4. Summary of all the accuracy, </w:delText>
        </w:r>
        <w:r w:rsidR="005520F6" w:rsidDel="00326676">
          <w:rPr>
            <w:rFonts w:cstheme="minorHAnsi"/>
          </w:rPr>
          <w:delText>reproducibility</w:delText>
        </w:r>
        <w:r w:rsidRPr="009F485D" w:rsidDel="00326676">
          <w:rPr>
            <w:rFonts w:cstheme="minorHAnsi"/>
          </w:rPr>
          <w:delText>, sensitivity, and specificity measurements across every type of phantom (stationary, motion-affected, and physical phantom)</w:delText>
        </w:r>
        <w:r w:rsidRPr="003E3089" w:rsidDel="00326676">
          <w:rPr>
            <w:rFonts w:cstheme="minorHAnsi"/>
          </w:rPr>
          <w:delText>. Spatially weighted calcium scoring results were excluded from accuracy measurements and all physical phantom measurements.</w:delText>
        </w:r>
      </w:del>
    </w:p>
    <w:p w14:paraId="641BD183" w14:textId="0AAEA66F" w:rsidR="00F26A81" w:rsidRPr="003E3089" w:rsidDel="00326676" w:rsidRDefault="00343AD7" w:rsidP="003E3089">
      <w:pPr>
        <w:spacing w:line="480" w:lineRule="auto"/>
        <w:rPr>
          <w:del w:id="1327" w:author="Mike Black" w:date="2022-12-30T18:01:00Z"/>
          <w:rFonts w:cstheme="minorHAnsi"/>
        </w:rPr>
      </w:pPr>
      <w:ins w:id="1328" w:author="Molloi, Sabee" w:date="2022-12-29T21:52:00Z">
        <w:del w:id="1329" w:author="Mike Black" w:date="2022-12-30T18:01:00Z">
          <w:r w:rsidDel="00326676">
            <w:rPr>
              <w:rFonts w:cstheme="minorHAnsi"/>
            </w:rPr>
            <w:delText xml:space="preserve">Table 4 </w:delText>
          </w:r>
          <w:r w:rsidR="00C82D1F" w:rsidDel="00326676">
            <w:rPr>
              <w:rFonts w:cstheme="minorHAnsi"/>
            </w:rPr>
            <w:delText xml:space="preserve">is too busy and needs improvement. </w:delText>
          </w:r>
        </w:del>
      </w:ins>
    </w:p>
    <w:p w14:paraId="27BAA681" w14:textId="5698E2B8" w:rsidR="001F3879" w:rsidRPr="003E3089" w:rsidRDefault="001F3879" w:rsidP="003E3089">
      <w:pPr>
        <w:pStyle w:val="Heading1"/>
        <w:spacing w:line="480" w:lineRule="auto"/>
        <w:rPr>
          <w:rFonts w:asciiTheme="minorHAnsi" w:hAnsiTheme="minorHAnsi" w:cstheme="minorHAnsi"/>
        </w:rPr>
      </w:pPr>
      <w:r w:rsidRPr="003E3089">
        <w:rPr>
          <w:rFonts w:asciiTheme="minorHAnsi" w:hAnsiTheme="minorHAnsi" w:cstheme="minorHAnsi"/>
        </w:rPr>
        <w:t>IV. Discussion</w:t>
      </w:r>
    </w:p>
    <w:p w14:paraId="3186C268" w14:textId="6A8C36A7" w:rsidR="00372564" w:rsidRPr="003E3089" w:rsidRDefault="00372564" w:rsidP="003E3089">
      <w:pPr>
        <w:spacing w:line="480" w:lineRule="auto"/>
        <w:rPr>
          <w:rFonts w:cstheme="minorHAnsi"/>
        </w:rPr>
      </w:pPr>
      <w:r w:rsidRPr="00372564">
        <w:rPr>
          <w:rFonts w:cstheme="minorHAnsi"/>
        </w:rPr>
        <w:t>Calcium mass was measured</w:t>
      </w:r>
      <w:r w:rsidR="00452884">
        <w:rPr>
          <w:rFonts w:cstheme="minorHAnsi"/>
        </w:rPr>
        <w:t xml:space="preserve"> on phantoms</w:t>
      </w:r>
      <w:r w:rsidRPr="00372564">
        <w:rPr>
          <w:rFonts w:cstheme="minorHAnsi"/>
        </w:rPr>
        <w:t xml:space="preserve"> </w:t>
      </w:r>
      <w:r w:rsidR="00452884">
        <w:rPr>
          <w:rFonts w:cstheme="minorHAnsi"/>
        </w:rPr>
        <w:t>with</w:t>
      </w:r>
      <w:r w:rsidRPr="00372564">
        <w:rPr>
          <w:rFonts w:cstheme="minorHAnsi"/>
        </w:rPr>
        <w:t xml:space="preserve"> different patient sizes, </w:t>
      </w:r>
      <w:proofErr w:type="spellStart"/>
      <w:r w:rsidRPr="00372564">
        <w:rPr>
          <w:rFonts w:cstheme="minorHAnsi"/>
        </w:rPr>
        <w:t>kV</w:t>
      </w:r>
      <w:del w:id="1330" w:author="Molloi, Sabee" w:date="2022-12-29T18:33:00Z">
        <w:r w:rsidRPr="00372564" w:rsidDel="00C056BF">
          <w:rPr>
            <w:rFonts w:cstheme="minorHAnsi"/>
          </w:rPr>
          <w:delText>p</w:delText>
        </w:r>
      </w:del>
      <w:r w:rsidRPr="00372564">
        <w:rPr>
          <w:rFonts w:cstheme="minorHAnsi"/>
        </w:rPr>
        <w:t>s</w:t>
      </w:r>
      <w:proofErr w:type="spellEnd"/>
      <w:r w:rsidRPr="00372564">
        <w:rPr>
          <w:rFonts w:cstheme="minorHAnsi"/>
        </w:rPr>
        <w:t>, calcium sizes, and calcium densities, with and without motion</w:t>
      </w:r>
      <w:r w:rsidR="00452884">
        <w:rPr>
          <w:rFonts w:cstheme="minorHAnsi"/>
        </w:rPr>
        <w:t xml:space="preserve">. These results were then </w:t>
      </w:r>
      <w:r w:rsidRPr="00372564">
        <w:rPr>
          <w:rFonts w:cstheme="minorHAnsi"/>
        </w:rPr>
        <w:t>validated in a subset of physical phantom scans</w:t>
      </w:r>
      <w:r w:rsidR="009B1D44">
        <w:rPr>
          <w:rFonts w:cstheme="minorHAnsi"/>
        </w:rPr>
        <w:t xml:space="preserve">, </w:t>
      </w:r>
      <w:r w:rsidRPr="00372564">
        <w:rPr>
          <w:rFonts w:cstheme="minorHAnsi"/>
        </w:rPr>
        <w:t>acquired by Praagh et al.</w:t>
      </w:r>
      <w:r w:rsidR="009B1D44">
        <w:rPr>
          <w:rFonts w:cstheme="minorHAnsi"/>
        </w:rPr>
        <w:t xml:space="preserve"> </w:t>
      </w:r>
      <w:r w:rsidR="009B1D44">
        <w:rPr>
          <w:rFonts w:cstheme="minorHAnsi"/>
        </w:rPr>
        <w:fldChar w:fldCharType="begin"/>
      </w:r>
      <w:r w:rsidR="009B1D44">
        <w:rPr>
          <w:rFonts w:cstheme="minorHAnsi"/>
        </w:rPr>
        <w:instrText xml:space="preserve"> ADDIN ZOTERO_ITEM CSL_CITATION {"citationID":"D4Ag2F4u","properties":{"formattedCitation":"(Praagh et al., 2021)","plainCitation":"(Praagh et al., 2021)","noteIndex":0},"citationItems":[{"id":191,"uris":["http://zotero.org/users/6884353/items/7YTXBC8N"],"itemData":{"id":191,"type":"article-journal","container-title":"Medical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9B1D44">
        <w:rPr>
          <w:rFonts w:cstheme="minorHAnsi"/>
        </w:rPr>
        <w:fldChar w:fldCharType="separate"/>
      </w:r>
      <w:r w:rsidR="009B1D44">
        <w:rPr>
          <w:rFonts w:cstheme="minorHAnsi"/>
          <w:noProof/>
        </w:rPr>
        <w:t>(Praagh et al., 2021)</w:t>
      </w:r>
      <w:r w:rsidR="009B1D44">
        <w:rPr>
          <w:rFonts w:cstheme="minorHAnsi"/>
        </w:rPr>
        <w:fldChar w:fldCharType="end"/>
      </w:r>
      <w:r w:rsidRPr="00372564">
        <w:rPr>
          <w:rFonts w:cstheme="minorHAnsi"/>
        </w:rPr>
        <w:t>. The calculated calcium mass was compared against the known mass of the calcium inserts</w:t>
      </w:r>
      <w:r w:rsidR="00A1644B">
        <w:rPr>
          <w:rFonts w:cstheme="minorHAnsi"/>
        </w:rPr>
        <w:t xml:space="preserve">. </w:t>
      </w:r>
      <w:r w:rsidRPr="00372564">
        <w:rPr>
          <w:rFonts w:cstheme="minorHAnsi"/>
        </w:rPr>
        <w:t xml:space="preserve">The results indicate that integrated calcium mass and volume fraction calcium mass are more accurate, reproducible, sensitive, and specific than </w:t>
      </w:r>
      <w:proofErr w:type="spellStart"/>
      <w:r w:rsidRPr="00372564">
        <w:rPr>
          <w:rFonts w:cstheme="minorHAnsi"/>
        </w:rPr>
        <w:t>Agatston</w:t>
      </w:r>
      <w:proofErr w:type="spellEnd"/>
      <w:r w:rsidRPr="00372564">
        <w:rPr>
          <w:rFonts w:cstheme="minorHAnsi"/>
        </w:rPr>
        <w:t xml:space="preserve"> scoring (Table</w:t>
      </w:r>
      <w:ins w:id="1331" w:author="Mike Black" w:date="2022-12-31T12:15:00Z">
        <w:r w:rsidR="00521D29">
          <w:rPr>
            <w:rFonts w:cstheme="minorHAnsi"/>
          </w:rPr>
          <w:t>s</w:t>
        </w:r>
      </w:ins>
      <w:r w:rsidRPr="00372564">
        <w:rPr>
          <w:rFonts w:cstheme="minorHAnsi"/>
        </w:rPr>
        <w:t xml:space="preserve"> 4</w:t>
      </w:r>
      <w:ins w:id="1332" w:author="Mike Black" w:date="2022-12-31T12:16:00Z">
        <w:r w:rsidR="00521D29">
          <w:rPr>
            <w:rFonts w:cstheme="minorHAnsi"/>
          </w:rPr>
          <w:t>, 5, and 6</w:t>
        </w:r>
      </w:ins>
      <w:r w:rsidRPr="00372564">
        <w:rPr>
          <w:rFonts w:cstheme="minorHAnsi"/>
        </w:rPr>
        <w:t>).</w:t>
      </w:r>
    </w:p>
    <w:p w14:paraId="07AFD086" w14:textId="77777777" w:rsidR="003E3089" w:rsidRPr="00372564" w:rsidRDefault="003E3089" w:rsidP="003E3089">
      <w:pPr>
        <w:spacing w:line="480" w:lineRule="auto"/>
        <w:rPr>
          <w:rFonts w:cstheme="minorHAnsi"/>
        </w:rPr>
      </w:pPr>
    </w:p>
    <w:p w14:paraId="19DCEF51" w14:textId="1E002164" w:rsidR="00372564" w:rsidRPr="003E3089" w:rsidRDefault="00372564" w:rsidP="003E3089">
      <w:pPr>
        <w:spacing w:line="480" w:lineRule="auto"/>
        <w:rPr>
          <w:rFonts w:cstheme="minorHAnsi"/>
        </w:rPr>
      </w:pPr>
      <w:proofErr w:type="spellStart"/>
      <w:r w:rsidRPr="00372564">
        <w:rPr>
          <w:rFonts w:cstheme="minorHAnsi"/>
        </w:rPr>
        <w:t>Agatston</w:t>
      </w:r>
      <w:proofErr w:type="spellEnd"/>
      <w:r w:rsidRPr="00372564">
        <w:rPr>
          <w:rFonts w:cstheme="minorHAnsi"/>
        </w:rPr>
        <w:t xml:space="preserve"> scoring has commonly been used in the past for predicting patient outcomes. However, a limitation of </w:t>
      </w:r>
      <w:proofErr w:type="spellStart"/>
      <w:r w:rsidRPr="00372564">
        <w:rPr>
          <w:rFonts w:cstheme="minorHAnsi"/>
        </w:rPr>
        <w:t>Agatston</w:t>
      </w:r>
      <w:proofErr w:type="spellEnd"/>
      <w:r w:rsidRPr="00372564">
        <w:rPr>
          <w:rFonts w:cstheme="minorHAnsi"/>
        </w:rPr>
        <w:t xml:space="preserve"> scoring is that it's only defined at 120 kV</w:t>
      </w:r>
      <w:del w:id="1333" w:author="Molloi, Sabee" w:date="2022-12-29T18:35:00Z">
        <w:r w:rsidRPr="00372564" w:rsidDel="000C1093">
          <w:rPr>
            <w:rFonts w:cstheme="minorHAnsi"/>
          </w:rPr>
          <w:delText>p</w:delText>
        </w:r>
      </w:del>
      <w:r w:rsidRPr="00372564">
        <w:rPr>
          <w:rFonts w:cstheme="minorHAnsi"/>
        </w:rPr>
        <w:t xml:space="preserve">, and a threshold of 130 HU is commonly used for calcium detection. However, the calcium attenuation coefficient is energy dependent, which makes scoring challenging when images are acquired at lower </w:t>
      </w:r>
      <w:proofErr w:type="spellStart"/>
      <w:r w:rsidRPr="00372564">
        <w:rPr>
          <w:rFonts w:cstheme="minorHAnsi"/>
        </w:rPr>
        <w:t>kV</w:t>
      </w:r>
      <w:del w:id="1334" w:author="Molloi, Sabee" w:date="2022-12-29T18:35:00Z">
        <w:r w:rsidRPr="00372564" w:rsidDel="000C1093">
          <w:rPr>
            <w:rFonts w:cstheme="minorHAnsi"/>
          </w:rPr>
          <w:delText>p</w:delText>
        </w:r>
      </w:del>
      <w:r w:rsidRPr="00372564">
        <w:rPr>
          <w:rFonts w:cstheme="minorHAnsi"/>
        </w:rPr>
        <w:t>s</w:t>
      </w:r>
      <w:proofErr w:type="spellEnd"/>
      <w:r w:rsidRPr="00372564">
        <w:rPr>
          <w:rFonts w:cstheme="minorHAnsi"/>
        </w:rPr>
        <w:t xml:space="preserve">, to reduce patient radiation dose. Recent reports have introduced correction factors for calcium measurements at lower </w:t>
      </w:r>
      <w:proofErr w:type="spellStart"/>
      <w:r w:rsidRPr="00372564">
        <w:rPr>
          <w:rFonts w:cstheme="minorHAnsi"/>
        </w:rPr>
        <w:t>kV</w:t>
      </w:r>
      <w:del w:id="1335" w:author="Molloi, Sabee" w:date="2022-12-29T18:36:00Z">
        <w:r w:rsidRPr="00372564" w:rsidDel="008710E4">
          <w:rPr>
            <w:rFonts w:cstheme="minorHAnsi"/>
          </w:rPr>
          <w:delText>p</w:delText>
        </w:r>
      </w:del>
      <w:r w:rsidRPr="00372564">
        <w:rPr>
          <w:rFonts w:cstheme="minorHAnsi"/>
        </w:rPr>
        <w:t>s</w:t>
      </w:r>
      <w:proofErr w:type="spellEnd"/>
      <w:r w:rsidRPr="00372564">
        <w:rPr>
          <w:rFonts w:cstheme="minorHAnsi"/>
        </w:rPr>
        <w:t xml:space="preserve"> </w:t>
      </w:r>
      <w:r w:rsidR="00A1644B">
        <w:rPr>
          <w:rFonts w:cstheme="minorHAnsi"/>
        </w:rPr>
        <w:fldChar w:fldCharType="begin"/>
      </w:r>
      <w:r w:rsidR="00A1644B">
        <w:rPr>
          <w:rFonts w:cstheme="minorHAnsi"/>
        </w:rPr>
        <w:instrText xml:space="preserve"> ADDIN ZOTERO_ITEM CSL_CITATION {"citationID":"QtsTCkI1","properties":{"formattedCitation":"(Nakazato et al., 2009; van Praagh et al., 2022)","plainCitation":"(Nakazato et al., 2009; van Praagh et al., 2022)","noteIndex":0},"citationItems":[{"id":351,"uris":["http://zotero.org/users/6884353/items/SV9VWHIX"],"itemData":{"id":351,"type":"article-journal","abstract":"BACKGROUND: Technical advances to minimize radiation exposure because of imaging are in accord with the \"as low as reasonably achievable\" principle.\nOBJECTIVE: We aimed to determine whether coronary calcium scoring (CCS) by multidetector CT at a tube voltage of 100 kVp yields comparable results to the standard 120-kVp protocol while reducing radiation dose.\nMETHODS: Sixty consecutive outpatients were scanned with a dual-source CT scanner with both the120- and 100-kVp protocols. The calcium threshold was 130 Hounsfield units (HUs) for 120 kVp and 147 HU for 100 kVp, as determined from phantom data. All 100-kVp scans were scored by an experienced reader blinded to 120-kVp data.\nRESULTS: Image quality was comparable for 100- and 120- kVp scans. Mean Agatston scores for 100 and 120 kVp were 189 +/- 484 and 189 +/- 498 (P = 0.92), with perfect correlation (r = 1.0; P &lt; 0.0001; 95% limits of agreement, -36 to 37; bias, 0.6). Mean coronary calcium volume scores for 100 and 120 kVp were 143 +/- 370 mm(3) and 149 +/- 392 mm(3) (P = 0.26), with perfect correlation (r = 1.0; P &lt; 0.0001; 95% limits of agreement, -35 to 32 mm(3); bias, -1.4 mm(3)). The mean absolute difference for Agatston scores between the protocols was 16.9, with excellent agreement (kappa = 0.95; P &lt; 0.0001). Mean effective radiation dose for the 100-kVp protocol was significantly lower (1.17 mSv versus 1.70 mSv; P &lt; 0.0001).\nCONCLUSION: A reduced tube current protocol using 100 kVp gives equivalent CCS results at reduced radiation exposure compared with a standard protocol at 120 kVp.","container-title":"Journal of Cardiovascular Computed Tomography","DOI":"10.1016/j.jcct.2009.10.002","ISSN":"1876-861X","issue":"6","journalAbbreviation":"J Cardiovasc Comput Tomogr","language":"eng","note":"PMID: 20083060","page":"394-400","source":"PubMed","title":"Coronary artery calcium scoring using a reduced tube voltage and radiation dose protocol with dual-source computed tomography","volume":"3","author":[{"family":"Nakazato","given":"Ryo"},{"family":"Dey","given":"Damini"},{"family":"Gutstein","given":"Ariel"},{"family":"Le Meunier","given":"Ludovic"},{"family":"Cheng","given":"Victor Y."},{"family":"Pimentel","given":"Raymond"},{"family":"Paz","given":"William"},{"family":"Hayes","given":"Sean W."},{"family":"Thomson","given":"Louise E. J."},{"family":"Friedman","given":"John D."},{"family":"Berman","given":"Daniel S."}],"issued":{"date-parts":[["2009",12]]}}},{"id":353,"uris":["http://zotero.org/users/6884353/items/EGIJW3RH"],"itemData":{"id":353,"type":"article-journal","abstract":"OBJECTIVES: Although the Agatston score is a commonly used quantification method, rescan reproducibility is suboptimal, and different CT scanners result in different scores. In 2007, McCollough et al (Radiology 2007;243:527-538) proposed a standard for coronary artery calcium quantification. Advancements in CT technology over the last decade, however, allow for improved acquisition and reconstruction methods. This study aims to investigate the feasibility of a reproducible reduced dose alternative of the standardized approach for coronary artery calcium quantification on state-of-the-art CT systems from 4 major vendors.\nMATERIALS AND METHODS: An anthropomorphic phantom containing 9 calcifications and 2 extension rings were used. Images were acquired with 4 state-of-the-art CT systems using routine protocols and a variety of tube voltages (80-120 kV), tube currents (100% to 25% dose levels), slice thicknesses (3/2.5 and 1/1.25 mm), and reconstruction techniques (filtered back projection and iterative reconstruction). Every protocol was scanned 5 times after repositioning the phantom to assess reproducibility. Calcifications were quantified as Agatston scores.\nRESULTS: Reducing tube voltage to 100 kV, dose to 75%, and slice thickness to 1 or 1.25 mm combined with higher iterative reconstruction levels resulted in an on average 36% lower intrascanner variability (interquartile range) compared with the standard 120 kV protocol. Interscanner variability per phantom size decreased by 34% on average. With the standard protocol, on average, 6.2 ± 0.4 calcifications were detected, whereas 7.0 ± 0.4 were detected with the proposed protocol. Pairwise comparisons of Agatston scores between scanners within the same phantom size demonstrated 3 significantly different comparisons at the standard protocol (P &lt; 0.05), whereas no significantly different comparisons arose at the proposed protocol (P &gt; 0.05).\nCONCLUSIONS: On state-of-the-art CT systems of 4 different vendors, a 25% reduced dose, thin-slice calcium scoring protocol led to improved intrascanner and interscanner reproducibility and increased detectability of small and low-density calcifications in this phantom. The protocol should be extensively validated before clinical use, but it could potentially improve clinical interscanner/interinstitutional reproducibility and enable more consistent risk assessment and treatment strategies.","container-title":"Investigative Radiology","DOI":"10.1097/RLI.0000000000000808","ISSN":"1536-0210","issue":"1","journalAbbreviation":"Invest Radiol","language":"eng","note":"PMID: 34261083","page":"13-22","source":"PubMed","title":"Coronary Artery Calcium Scoring: Toward a New Standard","title-short":"Coronary Artery Calcium Scoring","volume":"57","author":[{"family":"Praagh","given":"Gijs D.","non-dropping-particle":"van"},{"family":"Wang","given":"Jia"},{"family":"Werf","given":"Niels R.","non-dropping-particle":"van der"},{"family":"Greuter","given":"Marcel J. W."},{"family":"Mastrodicasa","given":"Domenico"},{"family":"Nieman","given":"Koen"},{"family":"Hamersvelt","given":"Robbert W.","non-dropping-particle":"van"},{"family":"Oostveen","given":"Luuk J."},{"family":"Lange","given":"Frank","non-dropping-particle":"de"},{"family":"Slart","given":"Riemer H. J. A."},{"family":"Leiner","given":"Tim"},{"family":"Fleischmann","given":"Dominik"},{"family":"Willemink","given":"Martin J."}],"issued":{"date-parts":[["2022",1,1]]}}}],"schema":"https://github.com/citation-style-language/schema/raw/master/csl-citation.json"} </w:instrText>
      </w:r>
      <w:r w:rsidR="00A1644B">
        <w:rPr>
          <w:rFonts w:cstheme="minorHAnsi"/>
        </w:rPr>
        <w:fldChar w:fldCharType="separate"/>
      </w:r>
      <w:r w:rsidR="00A1644B">
        <w:rPr>
          <w:rFonts w:cstheme="minorHAnsi"/>
          <w:noProof/>
        </w:rPr>
        <w:t xml:space="preserve">(Nakazato et </w:t>
      </w:r>
      <w:r w:rsidR="00A1644B">
        <w:rPr>
          <w:rFonts w:cstheme="minorHAnsi"/>
          <w:noProof/>
        </w:rPr>
        <w:lastRenderedPageBreak/>
        <w:t>al., 2009; van Praagh et al., 2022)</w:t>
      </w:r>
      <w:r w:rsidR="00A1644B">
        <w:rPr>
          <w:rFonts w:cstheme="minorHAnsi"/>
        </w:rPr>
        <w:fldChar w:fldCharType="end"/>
      </w:r>
      <w:r w:rsidRPr="00372564">
        <w:rPr>
          <w:rFonts w:cstheme="minorHAnsi"/>
        </w:rPr>
        <w:t>. Another limitation of a thresholding approach for calcium</w:t>
      </w:r>
      <w:r w:rsidR="00A1644B">
        <w:rPr>
          <w:rFonts w:cstheme="minorHAnsi"/>
        </w:rPr>
        <w:t xml:space="preserve"> </w:t>
      </w:r>
      <w:r w:rsidRPr="00372564">
        <w:rPr>
          <w:rFonts w:cstheme="minorHAnsi"/>
        </w:rPr>
        <w:t xml:space="preserve">measurement is that it is affected by partial volume effect and motion. </w:t>
      </w:r>
      <w:r w:rsidR="00A1644B">
        <w:rPr>
          <w:rFonts w:cstheme="minorHAnsi"/>
        </w:rPr>
        <w:t>This paper introduces</w:t>
      </w:r>
      <w:r w:rsidRPr="00372564">
        <w:rPr>
          <w:rFonts w:cstheme="minorHAnsi"/>
        </w:rPr>
        <w:t xml:space="preserve"> two new methods for calcium mass quantification based on integrated intensity (HU) and volume fraction that address the above limitations.</w:t>
      </w:r>
    </w:p>
    <w:p w14:paraId="592BE95E" w14:textId="77777777" w:rsidR="003E3089" w:rsidRPr="00372564" w:rsidRDefault="003E3089" w:rsidP="003E3089">
      <w:pPr>
        <w:spacing w:line="480" w:lineRule="auto"/>
        <w:rPr>
          <w:rFonts w:cstheme="minorHAnsi"/>
        </w:rPr>
      </w:pPr>
    </w:p>
    <w:p w14:paraId="4BD5C09B" w14:textId="116C3102" w:rsidR="00372564" w:rsidRPr="003E3089" w:rsidRDefault="00372564" w:rsidP="003E3089">
      <w:pPr>
        <w:spacing w:line="480" w:lineRule="auto"/>
        <w:rPr>
          <w:rFonts w:cstheme="minorHAnsi"/>
        </w:rPr>
      </w:pPr>
      <w:r w:rsidRPr="00372564">
        <w:rPr>
          <w:rFonts w:cstheme="minorHAnsi"/>
        </w:rPr>
        <w:t xml:space="preserve">Previous studies have shown that up to 5% of patients with suspected zero CAC (CAC=0) </w:t>
      </w:r>
      <w:r w:rsidR="00D40296">
        <w:rPr>
          <w:rFonts w:cstheme="minorHAnsi"/>
        </w:rPr>
        <w:t xml:space="preserve">within a ten-year follow up period </w:t>
      </w:r>
      <w:r w:rsidRPr="00372564">
        <w:rPr>
          <w:rFonts w:cstheme="minorHAnsi"/>
        </w:rPr>
        <w:t xml:space="preserve">will experience </w:t>
      </w:r>
      <w:r w:rsidRPr="006F1D08">
        <w:rPr>
          <w:rFonts w:cstheme="minorHAnsi"/>
        </w:rPr>
        <w:t>MACE,</w:t>
      </w:r>
      <w:r w:rsidRPr="00372564">
        <w:rPr>
          <w:rFonts w:cstheme="minorHAnsi"/>
        </w:rPr>
        <w:t xml:space="preserve"> despite no detectible calcium by </w:t>
      </w:r>
      <w:proofErr w:type="spellStart"/>
      <w:r w:rsidRPr="00372564">
        <w:rPr>
          <w:rFonts w:cstheme="minorHAnsi"/>
        </w:rPr>
        <w:t>Agatston</w:t>
      </w:r>
      <w:proofErr w:type="spellEnd"/>
      <w:r w:rsidRPr="00372564">
        <w:rPr>
          <w:rFonts w:cstheme="minorHAnsi"/>
        </w:rPr>
        <w:t xml:space="preserve"> scoring </w:t>
      </w:r>
      <w:r w:rsidR="00D40296">
        <w:rPr>
          <w:rFonts w:cstheme="minorHAnsi"/>
        </w:rPr>
        <w:fldChar w:fldCharType="begin"/>
      </w:r>
      <w:r w:rsidR="00D40296">
        <w:rPr>
          <w:rFonts w:cstheme="minorHAnsi"/>
        </w:rPr>
        <w:instrText xml:space="preserve"> ADDIN ZOTERO_ITEM CSL_CITATION {"citationID":"WHboAIeR","properties":{"formattedCitation":"(Budoff et al., 2018)","plainCitation":"(Budoff et al., 2018)","noteIndex":0},"citationItems":[{"id":303,"uris":["http://zotero.org/users/6884353/items/UYU8JQQV"],"itemData":{"id":303,"type":"article-journal","abstract":"While coronary artery calcium (CAC) has been extensively validated for predicting clinical events, most outcome studies of CAC have evaluated coronary heart disease (CHD) rather than atherosclerotic cardiovascular disease (ASCVD) events (including stroke). Also, virtually all CAC studies are of short- or intermediate-term follow-up, so studies across multi-ethnic cohorts with long-term follow-up are warranted prior to widespread clinical use. We sought to evaluate the contribution of CAC using the population-based MESA cohort with over 10 years of follow-up for ASCVD events, and whether the association of CAC with events varied by sex, race/ethnicity, or age category.We utilized MESA, a prospective multi-ethnic cohort study of 6814 participants (51% women), aged 45–84 years, free of clinical CVD at baseline. We evaluated the relationship between CAC and incident ASCVD using Cox regression models adjusted for age, race/ethnicity, sex, education, income, cigarette smoking status, low-density lipoprotein cholesterol, high-density lipoprotein cholesterol, diabetes, lipid-lowering medication, systolic blood pressure, antihypertensive medication, intentional physical exercise, and body mass index. Only the first event for each individual was used in the analysis. Overall, 500 incident ASCVD (7.4%) events were observed in the total study population over a median of 11.1 years. Hard ASCVD included 217 myocardial infarction, 188 strokes (not transient ischaemic attack), 13 resuscitated cardiac arrest, and 82 CHD deaths. Event rates in those with CAC = 0 Agatston units ranged from 1.3% to 5.6%, while for those with CAC &amp;gt; 300, the 10-year event rates ranged from 13.1% to 25.6% across different age, gender, and racial subgroups. At 10 years of follow-up, all participants with CAC &amp;gt; 100 were estimated to have &amp;gt;7.5% risk regardless of demographic subset. Ten-year ASCVD event rates increased steadily across CAC categories regardless of age, sex, or race/ethnicity. For each doubling of CAC, we estimated a 14% relative increment in ASCVD risk, holding all other risk factors constant. This association was not significantly modified by age, sex, race/ethnicity, or baseline lipid-lowering use.Coronary artery calcium is associated strongly and in a graded fashion with 10-year risk of incident ASCVD as it is for CHD, independent of standard risk factors, and similarly by age, gender, and ethnicity. While 10-year event rates in those with CAC = 0 were almost exclusively below 5%, those with CAC ≥ 100 were consistently above 7.5%, making these potentially valuable cutpoints for the consideration of preventive therapies. Coronary artery calcium strongly predicts risk with the same magnitude of effect in all races, age groups, and both sexes, which makes it among the most useful markers for predicting ASCVD risk.","container-title":"European Heart Journal","DOI":"10.1093/eurheartj/ehy217","ISSN":"0195-668X","issue":"25","journalAbbreviation":"European Heart Journal","page":"2401-2408","source":"Silverchair","title":"Ten-year association of coronary artery calcium with atherosclerotic cardiovascular disease (ASCVD) events: the multi-ethnic study of atherosclerosis (MESA)","title-short":"Ten-year association of coronary artery calcium with atherosclerotic cardiovascular disease (ASCVD) events","volume":"39","author":[{"family":"Budoff","given":"Matthew J"},{"family":"Young","given":"Rebekah"},{"family":"Burke","given":"Gregory"},{"family":"Jeffrey Carr","given":"J"},{"family":"Detrano","given":"Robert C"},{"family":"Folsom","given":"Aaron R"},{"family":"Kronmal","given":"Richard"},{"family":"Lima","given":"Joao A C"},{"family":"Liu","given":"Kiang J"},{"family":"McClelland","given":"Robyn L"},{"family":"Michos","given":"Erin"},{"family":"Post","given":"Wendy S"},{"family":"Shea","given":"Steven"},{"family":"Watson","given":"Karol E"},{"family":"Wong","given":"Nathan D"}],"issued":{"date-parts":[["2018",7,1]]}}}],"schema":"https://github.com/citation-style-language/schema/raw/master/csl-citation.json"} </w:instrText>
      </w:r>
      <w:r w:rsidR="00D40296">
        <w:rPr>
          <w:rFonts w:cstheme="minorHAnsi"/>
        </w:rPr>
        <w:fldChar w:fldCharType="separate"/>
      </w:r>
      <w:r w:rsidR="00D40296">
        <w:rPr>
          <w:rFonts w:cstheme="minorHAnsi"/>
          <w:noProof/>
        </w:rPr>
        <w:t>(Budoff et al., 2018)</w:t>
      </w:r>
      <w:r w:rsidR="00D40296">
        <w:rPr>
          <w:rFonts w:cstheme="minorHAnsi"/>
        </w:rPr>
        <w:fldChar w:fldCharType="end"/>
      </w:r>
      <w:r w:rsidRPr="00372564">
        <w:rPr>
          <w:rFonts w:cstheme="minorHAnsi"/>
        </w:rPr>
        <w:t xml:space="preserve">. One question arises whether these patients had </w:t>
      </w:r>
      <w:r w:rsidR="00102416">
        <w:rPr>
          <w:rFonts w:cstheme="minorHAnsi"/>
        </w:rPr>
        <w:t>un</w:t>
      </w:r>
      <w:r w:rsidR="00102416" w:rsidRPr="00372564">
        <w:rPr>
          <w:rFonts w:cstheme="minorHAnsi"/>
        </w:rPr>
        <w:t xml:space="preserve">detectable </w:t>
      </w:r>
      <w:r w:rsidRPr="00372564">
        <w:rPr>
          <w:rFonts w:cstheme="minorHAnsi"/>
        </w:rPr>
        <w:t xml:space="preserve">calcium by traditional </w:t>
      </w:r>
      <w:proofErr w:type="spellStart"/>
      <w:r w:rsidRPr="00372564">
        <w:rPr>
          <w:rFonts w:cstheme="minorHAnsi"/>
        </w:rPr>
        <w:t>Agatston</w:t>
      </w:r>
      <w:proofErr w:type="spellEnd"/>
      <w:r w:rsidRPr="00372564">
        <w:rPr>
          <w:rFonts w:cstheme="minorHAnsi"/>
        </w:rPr>
        <w:t xml:space="preserve"> scoring or simply no calcium. Integrated calcium mass, volume fraction calcium mass, and spatially weighted calcium scoring attempt to address this concern by removing the intensity thresholding requirements of standard </w:t>
      </w:r>
      <w:proofErr w:type="spellStart"/>
      <w:r w:rsidRPr="00372564">
        <w:rPr>
          <w:rFonts w:cstheme="minorHAnsi"/>
        </w:rPr>
        <w:t>Agatston</w:t>
      </w:r>
      <w:proofErr w:type="spellEnd"/>
      <w:r w:rsidRPr="00372564">
        <w:rPr>
          <w:rFonts w:cstheme="minorHAnsi"/>
        </w:rPr>
        <w:t xml:space="preserve"> scoring. This study shows that integrated calcium mass and volume fraction calcium mass are more sensitive to low-density calcifications than spatially weighted calcium scoring and </w:t>
      </w:r>
      <w:proofErr w:type="spellStart"/>
      <w:r w:rsidRPr="00372564">
        <w:rPr>
          <w:rFonts w:cstheme="minorHAnsi"/>
        </w:rPr>
        <w:t>Agatston</w:t>
      </w:r>
      <w:proofErr w:type="spellEnd"/>
      <w:r w:rsidRPr="00372564">
        <w:rPr>
          <w:rFonts w:cstheme="minorHAnsi"/>
        </w:rPr>
        <w:t xml:space="preserve"> scoring. The results showed that the percentage of false-negative (CAC=0) scores on the stationary simulated phantom were 11.111, 11.111, 42.593, and 38.889 for integrated calcium mass, volume fraction calcium mass, spatially weighted calcium scoring, and </w:t>
      </w:r>
      <w:proofErr w:type="spellStart"/>
      <w:r w:rsidRPr="00372564">
        <w:rPr>
          <w:rFonts w:cstheme="minorHAnsi"/>
        </w:rPr>
        <w:t>Agatston</w:t>
      </w:r>
      <w:proofErr w:type="spellEnd"/>
      <w:r w:rsidRPr="00372564">
        <w:rPr>
          <w:rFonts w:cstheme="minorHAnsi"/>
        </w:rPr>
        <w:t xml:space="preserve"> scoring, respectively (Figure 6). </w:t>
      </w:r>
      <w:r w:rsidR="00DD57BE">
        <w:rPr>
          <w:rFonts w:cstheme="minorHAnsi"/>
        </w:rPr>
        <w:t xml:space="preserve">Compared to the existing techniques, the substantial reduction in false-negative (CAC=0) masses for the integrated calcium mass and volume fraction calcium mass </w:t>
      </w:r>
      <w:r w:rsidRPr="00372564">
        <w:rPr>
          <w:rFonts w:cstheme="minorHAnsi"/>
        </w:rPr>
        <w:t>techniques will help address the current limitation for patients with false-negative (CAC=0) scores.</w:t>
      </w:r>
    </w:p>
    <w:p w14:paraId="38B5426E" w14:textId="77777777" w:rsidR="003E3089" w:rsidRPr="00372564" w:rsidRDefault="003E3089" w:rsidP="003E3089">
      <w:pPr>
        <w:spacing w:line="480" w:lineRule="auto"/>
        <w:rPr>
          <w:rFonts w:cstheme="minorHAnsi"/>
        </w:rPr>
      </w:pPr>
    </w:p>
    <w:p w14:paraId="624ACD67" w14:textId="11B481BB" w:rsidR="00372564" w:rsidRDefault="00372564" w:rsidP="003E3089">
      <w:pPr>
        <w:spacing w:line="480" w:lineRule="auto"/>
        <w:rPr>
          <w:ins w:id="1336" w:author="Molloi, Sabee" w:date="2022-12-29T21:26:00Z"/>
          <w:rFonts w:cstheme="minorHAnsi"/>
        </w:rPr>
      </w:pPr>
      <w:r w:rsidRPr="00372564">
        <w:rPr>
          <w:rFonts w:cstheme="minorHAnsi"/>
        </w:rPr>
        <w:t xml:space="preserve">The integrated calcium mass and volume fraction calcium mass techniques can detect calcifications that are currently </w:t>
      </w:r>
      <w:r w:rsidR="007D697A">
        <w:rPr>
          <w:rFonts w:cstheme="minorHAnsi"/>
        </w:rPr>
        <w:t>un</w:t>
      </w:r>
      <w:r w:rsidRPr="00372564">
        <w:rPr>
          <w:rFonts w:cstheme="minorHAnsi"/>
        </w:rPr>
        <w:t xml:space="preserve">detectable by the </w:t>
      </w:r>
      <w:proofErr w:type="spellStart"/>
      <w:r w:rsidRPr="00372564">
        <w:rPr>
          <w:rFonts w:cstheme="minorHAnsi"/>
        </w:rPr>
        <w:t>Agatston</w:t>
      </w:r>
      <w:proofErr w:type="spellEnd"/>
      <w:r w:rsidRPr="00372564">
        <w:rPr>
          <w:rFonts w:cstheme="minorHAnsi"/>
        </w:rPr>
        <w:t xml:space="preserve"> scoring approach due to its thresholding requirement. Furthermore, a previous study has shown that calcium volume was positively and independently associated with </w:t>
      </w:r>
      <w:r w:rsidR="00B03F77">
        <w:rPr>
          <w:rFonts w:cstheme="minorHAnsi"/>
        </w:rPr>
        <w:t>MACE</w:t>
      </w:r>
      <w:r w:rsidRPr="00372564">
        <w:rPr>
          <w:rFonts w:cstheme="minorHAnsi"/>
        </w:rPr>
        <w:t xml:space="preserve"> risk, and calcium density was inversely associated with </w:t>
      </w:r>
      <w:r w:rsidR="00B03F77">
        <w:rPr>
          <w:rFonts w:cstheme="minorHAnsi"/>
        </w:rPr>
        <w:t>MACE</w:t>
      </w:r>
      <w:r w:rsidRPr="00372564">
        <w:rPr>
          <w:rFonts w:cstheme="minorHAnsi"/>
        </w:rPr>
        <w:t xml:space="preserve"> risk </w:t>
      </w:r>
      <w:r w:rsidR="000209E2">
        <w:rPr>
          <w:rFonts w:cstheme="minorHAnsi"/>
        </w:rPr>
        <w:fldChar w:fldCharType="begin"/>
      </w:r>
      <w:r w:rsidR="000209E2">
        <w:rPr>
          <w:rFonts w:cstheme="minorHAnsi"/>
        </w:rPr>
        <w:instrText xml:space="preserve"> ADDIN ZOTERO_ITEM CSL_CITATION {"citationID":"jLEPO7SJ","properties":{"formattedCitation":"(Criqui et al., 2014)","plainCitation":"(Criqui et al., 2014)","noteIndex":0},"citationItems":[{"id":427,"uris":["http://zotero.org/users/6884353/items/Y4ZLCUIT"],"itemData":{"id":427,"type":"article-journal","abstract":"Coronary artery calcium (CAC), measured by computed tomography (CT), has strong predictive value for incident cardiovascular disease (CVD) events. The standard CAC score is the Agatston, which is weighted upward for greater calcium density. However, some data suggest increased plaque calcium density may be protective for CVD.To determine the independent associations of CAC volume and CAC density with incident CVD events.Multicenter, prospective observational MESA study (Multi-Ethnic Study of Atherosclerosis), conducted at 6 US field centers of 3398 men and women from 4 race/ethnicity groups; non-Hispanic white, African American, Hispanic, and Chinese. Participants were aged 45-84 years, free of known CVD at baseline, had CAC greater than 0 on their baseline CT, and were followed up through October 2010.Incident coronary heart disease (CHD) and all CVD eventsDuring a median of 7.6 years of follow-up, there were 175 CHD events and an additional 90 other CVD events for a total of 265 CVD events. With both lnCAC volume and CAC density scores in the same multivariable model, the lnCAC volume score showed an independent association with incident CHD, with a hazard ratio (HR) of 1.81 (95% CI, 1.47-2.23) per standard deviation (SD = 1.6) increase, absolute risk increase 6.1 per 1000 person-years, and for CVD an HR of 1.68 (95% CI, 1.42-1.98) per SD increase, absolute risk increase 7.9 per 1000 person-years. Conversely, the CAC density score showed an independent inverse association, with an HR of 0.73 (95% CI, 0.58-0.91) per SD (SD = 0.7) increase for CHD, absolute risk decrease 2.0 per 1000 person-years, and an HR of 0.71 (95% CI, 0.60-0.85) per SD increase for CVD, absolute risk decrease 3.4 per 1000 person years. Area under the receiver operating characteristic curve analyses showed significantly improved risk prediction with the addition of the density score to a model containing the volume score for both CHD and CVD. In the intermediate CVD risk group, the area under the curve for CVD increased from 0.53 (95% CI, 0.48-0.59) to 0.59 (95% CI, 0.54-0.64), P = .02.CAC volume was positively and independently associated with CHD and CVD risk. At any level of CAC volume, CAC density was inversely and significantly associated with CHD and CVD risk. The role of CAC density should be considered when evaluating current CAC scoring systems.","container-title":"JAMA","DOI":"10.1001/jama.2013.282535","ISSN":"0098-7484","issue":"3","journalAbbreviation":"JAMA","page":"271-278","source":"Silverchair","title":"Calcium Density of Coronary Artery Plaque and Risk of Incident Cardiovascular Events","volume":"311","author":[{"family":"Criqui","given":"Michael H."},{"family":"Denenberg","given":"Julie O."},{"family":"Ix","given":"Joachim H."},{"family":"McClelland","given":"Robyn L."},{"family":"Wassel","given":"Christina L."},{"family":"Rifkin","given":"Dena E."},{"family":"Carr","given":"Jeffrey J."},{"family":"Budoff","given":"Matthew J."},{"family":"Allison","given":"Matthew A."}],"issued":{"date-parts":[["2014",1,15]]}}}],"schema":"https://github.com/citation-style-language/schema/raw/master/csl-citation.json"} </w:instrText>
      </w:r>
      <w:r w:rsidR="000209E2">
        <w:rPr>
          <w:rFonts w:cstheme="minorHAnsi"/>
        </w:rPr>
        <w:fldChar w:fldCharType="separate"/>
      </w:r>
      <w:r w:rsidR="000209E2">
        <w:rPr>
          <w:rFonts w:cstheme="minorHAnsi"/>
          <w:noProof/>
        </w:rPr>
        <w:t>(Criqui et al., 2014)</w:t>
      </w:r>
      <w:r w:rsidR="000209E2">
        <w:rPr>
          <w:rFonts w:cstheme="minorHAnsi"/>
        </w:rPr>
        <w:fldChar w:fldCharType="end"/>
      </w:r>
      <w:r w:rsidRPr="00372564">
        <w:rPr>
          <w:rFonts w:cstheme="minorHAnsi"/>
        </w:rPr>
        <w:t xml:space="preserve">. Another study has shown that calcium density score was the strongest positive independent </w:t>
      </w:r>
      <w:r w:rsidRPr="00372564">
        <w:rPr>
          <w:rFonts w:cstheme="minorHAnsi"/>
        </w:rPr>
        <w:lastRenderedPageBreak/>
        <w:t xml:space="preserve">predictor of major adverse cardiac events, compared to </w:t>
      </w:r>
      <w:proofErr w:type="spellStart"/>
      <w:r w:rsidRPr="00372564">
        <w:rPr>
          <w:rFonts w:cstheme="minorHAnsi"/>
        </w:rPr>
        <w:t>Agatston</w:t>
      </w:r>
      <w:proofErr w:type="spellEnd"/>
      <w:r w:rsidRPr="00372564">
        <w:rPr>
          <w:rFonts w:cstheme="minorHAnsi"/>
        </w:rPr>
        <w:t xml:space="preserve"> score, mass score, and volume score </w:t>
      </w:r>
      <w:r w:rsidR="000209E2">
        <w:rPr>
          <w:rFonts w:cstheme="minorHAnsi"/>
        </w:rPr>
        <w:fldChar w:fldCharType="begin"/>
      </w:r>
      <w:r w:rsidR="000209E2">
        <w:rPr>
          <w:rFonts w:cstheme="minorHAnsi"/>
        </w:rPr>
        <w:instrText xml:space="preserve"> ADDIN ZOTERO_ITEM CSL_CITATION {"citationID":"m3XnFqk1","properties":{"formattedCitation":"(Lo\\uc0\\u8208{}Kioeng\\uc0\\u8208{}Shioe et al., 2019)","plainCitation":"(Lo‐Kioeng‐Shioe et al., 2019)","noteIndex":0},"citationItems":[{"id":430,"uris":["http://zotero.org/users/6884353/items/UZIMMLK3"],"itemData":{"id":430,"type":"article-journal","abstract":"Background\n\nThe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0209E2">
        <w:rPr>
          <w:rFonts w:cstheme="minorHAnsi"/>
        </w:rPr>
        <w:fldChar w:fldCharType="separate"/>
      </w:r>
      <w:r w:rsidR="000209E2" w:rsidRPr="000209E2">
        <w:rPr>
          <w:rFonts w:ascii="Calibri" w:cs="Calibri"/>
        </w:rPr>
        <w:t>(Lo‐Kioeng‐Shioe et al., 2019)</w:t>
      </w:r>
      <w:r w:rsidR="000209E2">
        <w:rPr>
          <w:rFonts w:cstheme="minorHAnsi"/>
        </w:rPr>
        <w:fldChar w:fldCharType="end"/>
      </w:r>
      <w:r w:rsidRPr="00372564">
        <w:rPr>
          <w:rFonts w:cstheme="minorHAnsi"/>
        </w:rPr>
        <w:t xml:space="preserve">. Disagreements between these studies are possibly related to the thresholding approach of </w:t>
      </w:r>
      <w:proofErr w:type="spellStart"/>
      <w:r w:rsidRPr="00372564">
        <w:rPr>
          <w:rFonts w:cstheme="minorHAnsi"/>
        </w:rPr>
        <w:t>Agatston</w:t>
      </w:r>
      <w:proofErr w:type="spellEnd"/>
      <w:r w:rsidRPr="00372564">
        <w:rPr>
          <w:rFonts w:cstheme="minorHAnsi"/>
        </w:rPr>
        <w:t xml:space="preserve"> scoring and poor reproducibility of </w:t>
      </w:r>
      <w:proofErr w:type="spellStart"/>
      <w:r w:rsidRPr="00372564">
        <w:rPr>
          <w:rFonts w:cstheme="minorHAnsi"/>
        </w:rPr>
        <w:t>Agatston</w:t>
      </w:r>
      <w:proofErr w:type="spellEnd"/>
      <w:r w:rsidRPr="00372564">
        <w:rPr>
          <w:rFonts w:cstheme="minorHAnsi"/>
        </w:rPr>
        <w:t xml:space="preserve"> scoring, which is also a limitation of all the traditional calcium (mass, volume, and density) scoring approaches based on the </w:t>
      </w:r>
      <w:proofErr w:type="spellStart"/>
      <w:r w:rsidRPr="00372564">
        <w:rPr>
          <w:rFonts w:cstheme="minorHAnsi"/>
        </w:rPr>
        <w:t>Agatston</w:t>
      </w:r>
      <w:proofErr w:type="spellEnd"/>
      <w:r w:rsidRPr="00372564">
        <w:rPr>
          <w:rFonts w:cstheme="minorHAnsi"/>
        </w:rPr>
        <w:t xml:space="preserve"> technique. Integrated calcium mass and volume fraction calcium mass provide more accurate, reproducible, and quantitative approaches to calcium measurement. Future studies on patient data comparing </w:t>
      </w:r>
      <w:proofErr w:type="spellStart"/>
      <w:r w:rsidRPr="00372564">
        <w:rPr>
          <w:rFonts w:cstheme="minorHAnsi"/>
        </w:rPr>
        <w:t>Agatston</w:t>
      </w:r>
      <w:proofErr w:type="spellEnd"/>
      <w:r w:rsidRPr="00372564">
        <w:rPr>
          <w:rFonts w:cstheme="minorHAnsi"/>
        </w:rPr>
        <w:t xml:space="preserve"> scoring with integrated calcium mass and volume fraction calcium mass might help explain these seemingly contradictory results better</w:t>
      </w:r>
      <w:r w:rsidR="003E3089" w:rsidRPr="003E3089">
        <w:rPr>
          <w:rFonts w:cstheme="minorHAnsi"/>
        </w:rPr>
        <w:t>.</w:t>
      </w:r>
    </w:p>
    <w:p w14:paraId="54E1A6AB" w14:textId="77777777" w:rsidR="0061394E" w:rsidRPr="003E3089" w:rsidRDefault="0061394E" w:rsidP="003E3089">
      <w:pPr>
        <w:spacing w:line="480" w:lineRule="auto"/>
        <w:rPr>
          <w:rFonts w:cstheme="minorHAnsi"/>
        </w:rPr>
      </w:pPr>
    </w:p>
    <w:p w14:paraId="66F13A21" w14:textId="6CBFA940" w:rsidR="003E3089" w:rsidRDefault="0082773A" w:rsidP="003E3089">
      <w:pPr>
        <w:spacing w:line="480" w:lineRule="auto"/>
        <w:rPr>
          <w:ins w:id="1337" w:author="Molloi, Sabee" w:date="2022-12-29T21:38:00Z"/>
          <w:rFonts w:cstheme="minorHAnsi"/>
        </w:rPr>
      </w:pPr>
      <w:ins w:id="1338" w:author="Molloi, Sabee" w:date="2022-12-29T21:28:00Z">
        <w:r w:rsidRPr="00372564">
          <w:rPr>
            <w:rFonts w:cstheme="minorHAnsi"/>
          </w:rPr>
          <w:t xml:space="preserve">The integrated calcium mass and volume fraction calcium mass techniques can detect calcifications that are </w:t>
        </w:r>
      </w:ins>
      <w:ins w:id="1339" w:author="Molloi, Sabee" w:date="2022-12-29T21:34:00Z">
        <w:r w:rsidR="007F2D2F">
          <w:rPr>
            <w:rFonts w:cstheme="minorHAnsi"/>
          </w:rPr>
          <w:t>near</w:t>
        </w:r>
      </w:ins>
      <w:ins w:id="1340" w:author="Molloi, Sabee" w:date="2022-12-29T21:32:00Z">
        <w:r w:rsidR="00A06817">
          <w:rPr>
            <w:rFonts w:cstheme="minorHAnsi"/>
          </w:rPr>
          <w:t xml:space="preserve"> the threshold of </w:t>
        </w:r>
      </w:ins>
      <w:ins w:id="1341" w:author="Molloi, Sabee" w:date="2022-12-29T21:34:00Z">
        <w:r w:rsidR="00155176">
          <w:rPr>
            <w:rFonts w:cstheme="minorHAnsi"/>
          </w:rPr>
          <w:t xml:space="preserve">visual </w:t>
        </w:r>
      </w:ins>
      <w:ins w:id="1342" w:author="Molloi, Sabee" w:date="2022-12-29T21:28:00Z">
        <w:r w:rsidRPr="00372564">
          <w:rPr>
            <w:rFonts w:cstheme="minorHAnsi"/>
          </w:rPr>
          <w:t>detectab</w:t>
        </w:r>
      </w:ins>
      <w:ins w:id="1343" w:author="Molloi, Sabee" w:date="2022-12-29T21:31:00Z">
        <w:r w:rsidR="00834284">
          <w:rPr>
            <w:rFonts w:cstheme="minorHAnsi"/>
          </w:rPr>
          <w:t>ility</w:t>
        </w:r>
      </w:ins>
      <w:ins w:id="1344" w:author="Molloi, Sabee" w:date="2022-12-29T21:33:00Z">
        <w:r w:rsidR="00A06817">
          <w:rPr>
            <w:rFonts w:cstheme="minorHAnsi"/>
          </w:rPr>
          <w:t>.</w:t>
        </w:r>
      </w:ins>
      <w:ins w:id="1345" w:author="Molloi, Sabee" w:date="2022-12-29T21:28:00Z">
        <w:r w:rsidRPr="00372564">
          <w:rPr>
            <w:rFonts w:cstheme="minorHAnsi"/>
          </w:rPr>
          <w:t xml:space="preserve"> </w:t>
        </w:r>
      </w:ins>
      <w:moveToRangeStart w:id="1346" w:author="Molloi, Sabee" w:date="2022-12-29T21:00:00Z" w:name="move123240050"/>
      <w:moveTo w:id="1347" w:author="Molloi, Sabee" w:date="2022-12-29T21:00:00Z">
        <w:r w:rsidR="007A4E4F" w:rsidRPr="000E36C8">
          <w:rPr>
            <w:rFonts w:cstheme="minorHAnsi"/>
            <w:rPrChange w:id="1348" w:author="Molloi, Sabee" w:date="2022-12-29T21:26:00Z">
              <w:rPr>
                <w:rFonts w:cstheme="minorHAnsi"/>
                <w:highlight w:val="yellow"/>
              </w:rPr>
            </w:rPrChange>
          </w:rPr>
          <w:t xml:space="preserve">This is important because much of this study is focused on the accurate measurement of calcium mass for inserts </w:t>
        </w:r>
        <w:del w:id="1349" w:author="Molloi, Sabee" w:date="2022-12-29T21:37:00Z">
          <w:r w:rsidR="007A4E4F" w:rsidRPr="000E36C8" w:rsidDel="00C86E67">
            <w:rPr>
              <w:rFonts w:cstheme="minorHAnsi"/>
              <w:rPrChange w:id="1350" w:author="Molloi, Sabee" w:date="2022-12-29T21:26:00Z">
                <w:rPr>
                  <w:rFonts w:cstheme="minorHAnsi"/>
                  <w:highlight w:val="yellow"/>
                </w:rPr>
              </w:rPrChange>
            </w:rPr>
            <w:delText>below</w:delText>
          </w:r>
        </w:del>
      </w:moveTo>
      <w:ins w:id="1351" w:author="Molloi, Sabee" w:date="2022-12-29T21:37:00Z">
        <w:r w:rsidR="00C86E67">
          <w:rPr>
            <w:rFonts w:cstheme="minorHAnsi"/>
          </w:rPr>
          <w:t>near</w:t>
        </w:r>
      </w:ins>
      <w:moveTo w:id="1352" w:author="Molloi, Sabee" w:date="2022-12-29T21:00:00Z">
        <w:r w:rsidR="007A4E4F" w:rsidRPr="000E36C8">
          <w:rPr>
            <w:rFonts w:cstheme="minorHAnsi"/>
            <w:rPrChange w:id="1353" w:author="Molloi, Sabee" w:date="2022-12-29T21:26:00Z">
              <w:rPr>
                <w:rFonts w:cstheme="minorHAnsi"/>
                <w:highlight w:val="yellow"/>
              </w:rPr>
            </w:rPrChange>
          </w:rPr>
          <w:t xml:space="preserve"> the threshold of visual detectability. In patients, coronary artery centerline estimates can be extracted in non-contrast CT scans by automatic methods, such as atlas-based approaches </w:t>
        </w:r>
        <w:r w:rsidR="007A4E4F" w:rsidRPr="000E36C8">
          <w:rPr>
            <w:rFonts w:cstheme="minorHAnsi"/>
            <w:rPrChange w:id="1354" w:author="Molloi, Sabee" w:date="2022-12-29T21:26:00Z">
              <w:rPr>
                <w:rFonts w:cstheme="minorHAnsi"/>
                <w:highlight w:val="yellow"/>
              </w:rPr>
            </w:rPrChange>
          </w:rPr>
          <w:fldChar w:fldCharType="begin"/>
        </w:r>
        <w:r w:rsidR="007A4E4F" w:rsidRPr="000E36C8">
          <w:rPr>
            <w:rFonts w:cstheme="minorHAnsi"/>
            <w:rPrChange w:id="1355" w:author="Molloi, Sabee" w:date="2022-12-29T21:26:00Z">
              <w:rPr>
                <w:rFonts w:cstheme="minorHAnsi"/>
                <w:highlight w:val="yellow"/>
              </w:rPr>
            </w:rPrChange>
          </w:rPr>
          <w:instrText xml:space="preserve"> ADDIN ZOTERO_ITEM CSL_CITATION {"citationID":"9zIlBkwB","properties":{"formattedCitation":"(Shahzad et al., 2013; Wolterink et al., 2015)","plainCitation":"(Shahzad et al., 2013; Wolterink et al., 2015)","noteIndex":0},"citationItems":[{"id":408,"uris":["http://zotero.org/users/6884353/items/6NBXGNBB"],"itemData":{"id":408,"type":"article-journal","container-title":"Academic Radiology","DOI":"10.1016/j.acra.2012.07.018","ISSN":"10766332","issue":"1","journalAbbreviation":"Academic Radiology","language":"en","page":"1-9","source":"DOI.org (Crossref)","title":"Vessel Specific Coronary Artery Calcium Scoring","volume":"20","author":[{"family":"Shahzad","given":"Rahil"},{"family":"Walsum","given":"Theo","non-dropping-particle":"van"},{"family":"Schaap","given":"Michiel"},{"family":"Rossi","given":"Alexia"},{"family":"Klein","given":"Stefan"},{"family":"Weustink","given":"Annick C."},{"family":"Feyter","given":"Pim J.","non-dropping-particle":"de"},{"family":"Vliet","given":"Lucas J.","non-dropping-particle":"van"},{"family":"Niessen","given":"Wiro J."}],"issued":{"date-parts":[["2013",1]]}}},{"id":411,"uris":["http://zotero.org/users/6884353/items/NCUCLBD9"],"itemData":{"id":411,"type":"article-journal","abstract":"The amount of coronary artery calcification (CAC) is a strong and independent predictor of cardiovascular events. We present a system that automatically quantifies total patient and per coronary artery CAC in non-contrast-enhanced, ECG-triggered cardiac CT. The system identifies candidate calcifications that cannot be automatically labeled with high certainty and optionally presents these to an expert for review. Candidates were extracted by intensity-based thresholding and described by location features derived from estimated coronary artery positions, as well as size, shape and intensity features. Next, a two-class classifier distinguished between coronary calcifications and negatives or a multiclass classifier labeled CAC per coronary artery. Candidates that could not be labeled with high certainty were identified by entropy-based ambiguity detection and presented to an expert for review and possible relabeling. The system was evaluated with 530 test images. Using the two-class classifier, the intra-class correlation coefficient (ICC) between reference and automatically determined total patient CAC volume was 0.95. Using the multiclass classifier, the ICC between reference and automatically determined per artery CAC volume was 0.98 (LAD), 0.69 (LCX), and 0.95 (RCA). In 49% of CTs, no ambiguous candidates were identified, while review of the remaining CTs increased the ICC for total patient CAC volume to 1.00, and per artery CAC volume to 1.00 (LAD), 0.95 (LCX), and 0.99 (RCA). In conclusion, CAC can be automatically identified in non-contrast-enhanced ECG-triggered cardiac CT. Ambiguity detection with expert review may enable the application of automatic CAC scoring in the clinic with a performance comparable to that of a human expert.","container-title":"IEEE Transactions on Medical Imaging","DOI":"10.1109/TMI.2015.2412651","ISSN":"1558-254X","issue":"9","note":"event-title: IEEE Transactions on Medical Imaging","page":"1867-1878","source":"IEEE Xplore","title":"Automatic Coronary Calcium Scoring in Non-Contrast-Enhanced ECG-Triggered Cardiac CT With Ambiguity Detection","volume":"34","author":[{"family":"Wolterink","given":"Jelmer M."},{"family":"Leiner","given":"Tim"},{"family":"Takx","given":"Richard A. P."},{"family":"Viergever","given":"Max A."},{"family":"Išgum","given":"Ivana"}],"issued":{"date-parts":[["2015",9]]}}}],"schema":"https://github.com/citation-style-language/schema/raw/master/csl-citation.json"} </w:instrText>
        </w:r>
        <w:r w:rsidR="007A4E4F" w:rsidRPr="000E36C8">
          <w:rPr>
            <w:rFonts w:cstheme="minorHAnsi"/>
            <w:rPrChange w:id="1356" w:author="Molloi, Sabee" w:date="2022-12-29T21:26:00Z">
              <w:rPr>
                <w:rFonts w:cstheme="minorHAnsi"/>
                <w:highlight w:val="yellow"/>
              </w:rPr>
            </w:rPrChange>
          </w:rPr>
          <w:fldChar w:fldCharType="separate"/>
        </w:r>
        <w:r w:rsidR="007A4E4F" w:rsidRPr="000E36C8">
          <w:rPr>
            <w:rFonts w:cstheme="minorHAnsi"/>
            <w:noProof/>
            <w:rPrChange w:id="1357" w:author="Molloi, Sabee" w:date="2022-12-29T21:26:00Z">
              <w:rPr>
                <w:rFonts w:cstheme="minorHAnsi"/>
                <w:noProof/>
                <w:highlight w:val="yellow"/>
              </w:rPr>
            </w:rPrChange>
          </w:rPr>
          <w:t>(Shahzad et al., 2013; Wolterink et al., 2015)</w:t>
        </w:r>
        <w:r w:rsidR="007A4E4F" w:rsidRPr="000E36C8">
          <w:rPr>
            <w:rFonts w:cstheme="minorHAnsi"/>
            <w:rPrChange w:id="1358" w:author="Molloi, Sabee" w:date="2022-12-29T21:26:00Z">
              <w:rPr>
                <w:rFonts w:cstheme="minorHAnsi"/>
                <w:highlight w:val="yellow"/>
              </w:rPr>
            </w:rPrChange>
          </w:rPr>
          <w:fldChar w:fldCharType="end"/>
        </w:r>
        <w:r w:rsidR="007A4E4F" w:rsidRPr="000E36C8">
          <w:rPr>
            <w:rFonts w:cstheme="minorHAnsi"/>
            <w:rPrChange w:id="1359" w:author="Molloi, Sabee" w:date="2022-12-29T21:26:00Z">
              <w:rPr>
                <w:rFonts w:cstheme="minorHAnsi"/>
                <w:highlight w:val="yellow"/>
              </w:rPr>
            </w:rPrChange>
          </w:rPr>
          <w:t xml:space="preserve">. Recently, deep learning has shown promise in automatically segmenting cardiac anatomy and has the potential to accurately segment coronary artery centerlines in non-contrast CT scans using a supervised learning approach in patient images like the </w:t>
        </w:r>
        <w:proofErr w:type="spellStart"/>
        <w:r w:rsidR="007A4E4F" w:rsidRPr="000E36C8">
          <w:rPr>
            <w:rFonts w:cstheme="minorHAnsi"/>
            <w:rPrChange w:id="1360" w:author="Molloi, Sabee" w:date="2022-12-29T21:26:00Z">
              <w:rPr>
                <w:rFonts w:cstheme="minorHAnsi"/>
                <w:highlight w:val="yellow"/>
              </w:rPr>
            </w:rPrChange>
          </w:rPr>
          <w:t>OrCaScore</w:t>
        </w:r>
        <w:proofErr w:type="spellEnd"/>
        <w:r w:rsidR="007A4E4F" w:rsidRPr="000E36C8">
          <w:rPr>
            <w:rFonts w:cstheme="minorHAnsi"/>
            <w:rPrChange w:id="1361" w:author="Molloi, Sabee" w:date="2022-12-29T21:26:00Z">
              <w:rPr>
                <w:rFonts w:cstheme="minorHAnsi"/>
                <w:highlight w:val="yellow"/>
              </w:rPr>
            </w:rPrChange>
          </w:rPr>
          <w:t xml:space="preserve"> dataset </w:t>
        </w:r>
        <w:r w:rsidR="007A4E4F" w:rsidRPr="000E36C8">
          <w:rPr>
            <w:rFonts w:cstheme="minorHAnsi"/>
            <w:rPrChange w:id="1362" w:author="Molloi, Sabee" w:date="2022-12-29T21:26:00Z">
              <w:rPr>
                <w:rFonts w:cstheme="minorHAnsi"/>
                <w:highlight w:val="yellow"/>
              </w:rPr>
            </w:rPrChange>
          </w:rPr>
          <w:fldChar w:fldCharType="begin"/>
        </w:r>
        <w:r w:rsidR="007A4E4F" w:rsidRPr="000E36C8">
          <w:rPr>
            <w:rFonts w:cstheme="minorHAnsi"/>
            <w:rPrChange w:id="1363" w:author="Molloi, Sabee" w:date="2022-12-29T21:26:00Z">
              <w:rPr>
                <w:rFonts w:cstheme="minorHAnsi"/>
                <w:highlight w:val="yellow"/>
              </w:rPr>
            </w:rPrChange>
          </w:rPr>
          <w:instrText xml:space="preserve"> ADDIN ZOTERO_ITEM CSL_CITATION {"citationID":"jdSSrIYB","properties":{"formattedCitation":"(Wolterink et al., 2016)","plainCitation":"(Wolterink et al., 2016)","noteIndex":0},"citationItems":[{"id":416,"uris":["http://zotero.org/users/6884353/items/A89XG2LB"],"itemData":{"id":416,"type":"article-journal","abstract":"Purpose: The amount of coronary artery calcification (CAC) is a strong and independent predictor of cardiovascular disease (CVD) events. In clinical practice, CAC is 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 Methods: Cardiac CT exams of 72 patients distributed over four CVD risk categories were provided for (semi)automatic CAC scoring. Each exam consisted of a noncontrast-enhanced calcium scoring CT (CSCT) and a corresponding coronary CT angiography (CCTA) scan. The exams were acquired in four different hospitals using state-of-the-art equipment from four major CT scanner vendors. The data were divided into 32 training exams and 40 test exams. A reference standard for CAC in CSCT was defined by consensus of two experts following a clinical protocol. The framework organizers evaluated the performance of (semi)automatic methods on test CSCT scans, per lesion, artery, and patient. Results: Five (semi)automatic methods were evaluated. Four methods used both CSCT and CCTA to identify CAC, and one method used only CSCT. The evaluated methods correctly detected between 52% and 94% of CAC lesions with positive predictive values between 65% and 96%. Lesions in distal coronary arteries were most commonly missed and aortic calcifications close to the coronary ostia were the most common false positive errors. The majority (between 88% and 98%) of correctly identified CAC lesions were assigned to the correct artery. Linearly weighted Cohen's kappa for patient CVD risk categorization by the evaluated methods ranged from 0.80 to 1.00. Conclusions: A publicly available standardized framework for the evaluation of (semi)automatic methods for CAC identification in cardiac CT is described. An evaluation of five (semi)automatic methods within this framework shows that automatic per patient CVD risk categorization is feasible. CAC lesions at ambiguous locations such as the coronary ostia remain challenging, but their detection had limited impact on CVD risk determination.","container-title":"Medical Physics","DOI":"10.1118/1.4945696","ISSN":"2473-4209","issue":"5","language":"en","note":"_eprint: https://onlinelibrary.wiley.com/doi/pdf/10.1118/1.4945696","page":"2361-2373","source":"Wiley Online Library","title":"An evaluation of automatic coronary artery calcium scoring methods with cardiac CT using the orCaScore framework","volume":"43","author":[{"family":"Wolterink","given":"Jelmer M."},{"family":"Leiner","given":"Tim"},{"family":"Vos","given":"Bob D.","non-dropping-particle":"de"},{"family":"Coatrieux","given":"Jean-Louis"},{"family":"Kelm","given":"B. Michael"},{"family":"Kondo","given":"Satoshi"},{"family":"Salgado","given":"Rodrigo A."},{"family":"Shahzad","given":"Rahil"},{"family":"Shu","given":"Huazhong"},{"family":"Snoeren","given":"Miranda"},{"family":"Takx","given":"Richard A. P."},{"family":"Vliet","given":"Lucas J.","non-dropping-particle":"van"},{"family":"Walsum","given":"Theo","non-dropping-particle":"van"},{"family":"Willems","given":"Tineke P."},{"family":"Yang","given":"Guanyu"},{"family":"Zheng","given":"Yefeng"},{"family":"Viergever","given":"Max A."},{"family":"Išgum","given":"Ivana"}],"issued":{"date-parts":[["2016"]]}}}],"schema":"https://github.com/citation-style-language/schema/raw/master/csl-citation.json"} </w:instrText>
        </w:r>
        <w:r w:rsidR="007A4E4F" w:rsidRPr="000E36C8">
          <w:rPr>
            <w:rFonts w:cstheme="minorHAnsi"/>
            <w:rPrChange w:id="1364" w:author="Molloi, Sabee" w:date="2022-12-29T21:26:00Z">
              <w:rPr>
                <w:rFonts w:cstheme="minorHAnsi"/>
                <w:highlight w:val="yellow"/>
              </w:rPr>
            </w:rPrChange>
          </w:rPr>
          <w:fldChar w:fldCharType="separate"/>
        </w:r>
        <w:r w:rsidR="007A4E4F" w:rsidRPr="000E36C8">
          <w:rPr>
            <w:rFonts w:cstheme="minorHAnsi"/>
            <w:noProof/>
            <w:rPrChange w:id="1365" w:author="Molloi, Sabee" w:date="2022-12-29T21:26:00Z">
              <w:rPr>
                <w:rFonts w:cstheme="minorHAnsi"/>
                <w:noProof/>
                <w:highlight w:val="yellow"/>
              </w:rPr>
            </w:rPrChange>
          </w:rPr>
          <w:t>(Wolterink et al., 2016)</w:t>
        </w:r>
        <w:r w:rsidR="007A4E4F" w:rsidRPr="000E36C8">
          <w:rPr>
            <w:rFonts w:cstheme="minorHAnsi"/>
            <w:rPrChange w:id="1366" w:author="Molloi, Sabee" w:date="2022-12-29T21:26:00Z">
              <w:rPr>
                <w:rFonts w:cstheme="minorHAnsi"/>
                <w:highlight w:val="yellow"/>
              </w:rPr>
            </w:rPrChange>
          </w:rPr>
          <w:fldChar w:fldCharType="end"/>
        </w:r>
        <w:r w:rsidR="007A4E4F" w:rsidRPr="000E36C8">
          <w:rPr>
            <w:rFonts w:cstheme="minorHAnsi"/>
            <w:rPrChange w:id="1367" w:author="Molloi, Sabee" w:date="2022-12-29T21:26:00Z">
              <w:rPr>
                <w:rFonts w:cstheme="minorHAnsi"/>
                <w:highlight w:val="yellow"/>
              </w:rPr>
            </w:rPrChange>
          </w:rPr>
          <w:t>. The coronary artery centerlines can then automatically generate ROIs for calcium mass measurement of coronary artery calcification</w:t>
        </w:r>
        <w:r w:rsidR="007A4E4F" w:rsidRPr="000E36C8">
          <w:rPr>
            <w:rFonts w:cstheme="minorHAnsi"/>
            <w:rPrChange w:id="1368" w:author="Molloi, Sabee" w:date="2022-12-29T21:26:00Z">
              <w:rPr>
                <w:rFonts w:cstheme="minorHAnsi"/>
                <w:highlight w:val="red"/>
              </w:rPr>
            </w:rPrChange>
          </w:rPr>
          <w:t>.</w:t>
        </w:r>
      </w:moveTo>
      <w:moveToRangeEnd w:id="1346"/>
    </w:p>
    <w:p w14:paraId="0FCCE9A6" w14:textId="77777777" w:rsidR="00CE3614" w:rsidRPr="00372564" w:rsidRDefault="00CE3614" w:rsidP="003E3089">
      <w:pPr>
        <w:spacing w:line="480" w:lineRule="auto"/>
        <w:rPr>
          <w:rFonts w:cstheme="minorHAnsi"/>
        </w:rPr>
      </w:pPr>
    </w:p>
    <w:p w14:paraId="6AB6D31D" w14:textId="4BBACCEF" w:rsidR="00372564" w:rsidRPr="003E3089" w:rsidRDefault="00372564" w:rsidP="003E3089">
      <w:pPr>
        <w:spacing w:line="480" w:lineRule="auto"/>
        <w:rPr>
          <w:rFonts w:cstheme="minorHAnsi"/>
        </w:rPr>
      </w:pPr>
      <w:r w:rsidRPr="00372564">
        <w:rPr>
          <w:rFonts w:cstheme="minorHAnsi"/>
        </w:rPr>
        <w:t xml:space="preserve">When acquiring the mass of calcium in the QRM phantom using </w:t>
      </w:r>
      <w:proofErr w:type="spellStart"/>
      <w:r w:rsidRPr="00372564">
        <w:rPr>
          <w:rFonts w:cstheme="minorHAnsi"/>
        </w:rPr>
        <w:t>Agatston</w:t>
      </w:r>
      <w:proofErr w:type="spellEnd"/>
      <w:r w:rsidRPr="00372564">
        <w:rPr>
          <w:rFonts w:cstheme="minorHAnsi"/>
        </w:rPr>
        <w:t xml:space="preserve"> scoring, it has been shown the mass scores can be significantly different from the known physical mass </w:t>
      </w:r>
      <w:r w:rsidR="005C38A2">
        <w:rPr>
          <w:rFonts w:cstheme="minorHAnsi"/>
        </w:rPr>
        <w:fldChar w:fldCharType="begin"/>
      </w:r>
      <w:r w:rsidR="005C38A2">
        <w:rPr>
          <w:rFonts w:cstheme="minorHAnsi"/>
        </w:rPr>
        <w:instrText xml:space="preserve"> ADDIN ZOTERO_ITEM CSL_CITATION {"citationID":"0IHD5c0u","properties":{"formattedCitation":"(Dijkstra et al., 2010)","plainCitation":"(Dijkstra et al., 2010)","noteIndex":0},"citationItems":[{"id":305,"uris":["http://zotero.org/users/6884353/items/685XBJKE"],"itemData":{"id":305,"type":"article-journal","abstract":"To assess whether absolute mass scores are comparable or differ between identical 64-slice MDCT scanners of the same manufacturer and to compare absolute mass scores to the physical mass and between scan modes using a calcified phantom. A non-moving anthropomorphic phantom with nine calcifications of three sizes and three densities was scanned 30 times on three 64-slice MDCT scanners of manufacturer A and on three 64-slice MDCT scanners of manufacturer B in both sequential and spiral scan mode. The mean mass scores and mass score variabilities of seven calcifications were determined for all scanners; two non-detectable calcifications were omitted. It was analyzed whether identical scanners yielded similar or significantly different mass scores. Furthermore mass scores were compared to the physical mass and mass scores were compared between scan modes. The mass score calibration factor was determined for all scanners. Mass scores obtained on identical scanners were similar for almost all calcifications. Overall, mass score differences between the scanners were small ranging from 1.5 to 3.4% for the total mass scores, and most differences between scanners were observed for high density calcifications. Mass scores were significantly different from the physical mass for almost all calcifications and all scanners. In sequential mode the total physical mass (167.8 mg) was significantly overestimated (+2.3%) for 4 out of 6 scanners. In spiral mode a significant overestimation (+2.5%) was found for system B and a significant underestimation (−1.8%) for two scanners of system A. Mass scores were dependent on the scan mode, for manufacturer A scores were higher in sequential mode and for manufacturer B in spiral mode. For system A using spiral scan mode no differences were found between identical scanners, whereas a few differences were found using sequential mode. For system B the scan mode did not affect the number of different mass scores between identical scanners. Mass scores obtained in the same scan mode are comparable between identical 64-slice CT scanners and identical 64-slice CT scanners on different sites can be used in follow-up studies. Furthermore, for all systems significant differences were found between mass scores and the physical calcium mass; however, the differences were relatively small and consistent.","container-title":"The International Journal of Cardiovascular Imaging","DOI":"10.1007/s10554-009-9503-9","ISSN":"1569-5794","issue":"1","journalAbbreviation":"Int J Cardiovasc Imaging","note":"PMID: 19768572\nPMCID: PMC2795159","page":"89-98","source":"PubMed Central","title":"Coronary calcium mass scores measured by identical 64-slice MDCT scanners are comparable: a cardiac phantom study","title-short":"Coronary calcium mass scores measured by identical 64-slice MDCT scanners are comparable","volume":"26","author":[{"family":"Dijkstra","given":"Hildebrand"},{"family":"Greuter","given":"Marcel J. W."},{"family":"Groen","given":"Jaap M."},{"family":"Vliegenthart-Proença","given":"Rozemarijn"},{"family":"Renema","given":"KlaasJan W. K."},{"family":"Lange","given":"Frank","non-dropping-particle":"de"},{"family":"Oudkerk","given":"Matthijs"}],"issued":{"date-parts":[["2010"]]}}}],"schema":"https://github.com/citation-style-language/schema/raw/master/csl-citation.json"} </w:instrText>
      </w:r>
      <w:r w:rsidR="005C38A2">
        <w:rPr>
          <w:rFonts w:cstheme="minorHAnsi"/>
        </w:rPr>
        <w:fldChar w:fldCharType="separate"/>
      </w:r>
      <w:r w:rsidR="005C38A2">
        <w:rPr>
          <w:rFonts w:cstheme="minorHAnsi"/>
          <w:noProof/>
        </w:rPr>
        <w:t>(Dijkstra et al., 2010)</w:t>
      </w:r>
      <w:r w:rsidR="005C38A2">
        <w:rPr>
          <w:rFonts w:cstheme="minorHAnsi"/>
        </w:rPr>
        <w:fldChar w:fldCharType="end"/>
      </w:r>
      <w:r w:rsidR="005C38A2">
        <w:rPr>
          <w:rFonts w:cstheme="minorHAnsi"/>
        </w:rPr>
        <w:t xml:space="preserve">. </w:t>
      </w:r>
      <w:r w:rsidRPr="00372564">
        <w:rPr>
          <w:rFonts w:cstheme="minorHAnsi"/>
        </w:rPr>
        <w:t xml:space="preserve">Our results (Figures 4 and 7) show that integrated calcium mass and volume fraction calcium mass measure calcium mass more accurately than </w:t>
      </w:r>
      <w:proofErr w:type="spellStart"/>
      <w:r w:rsidRPr="00372564">
        <w:rPr>
          <w:rFonts w:cstheme="minorHAnsi"/>
        </w:rPr>
        <w:t>Agatston</w:t>
      </w:r>
      <w:proofErr w:type="spellEnd"/>
      <w:r w:rsidRPr="00372564">
        <w:rPr>
          <w:rFonts w:cstheme="minorHAnsi"/>
        </w:rPr>
        <w:t xml:space="preserve"> scoring, on both simulated and physical phantoms. We also </w:t>
      </w:r>
      <w:r w:rsidRPr="00372564">
        <w:rPr>
          <w:rFonts w:cstheme="minorHAnsi"/>
        </w:rPr>
        <w:lastRenderedPageBreak/>
        <w:t xml:space="preserve">see an improvement in reproducibility when comparing integrated calcium mass and volume fraction calcium mass against </w:t>
      </w:r>
      <w:proofErr w:type="spellStart"/>
      <w:r w:rsidRPr="00372564">
        <w:rPr>
          <w:rFonts w:cstheme="minorHAnsi"/>
        </w:rPr>
        <w:t>Agatston</w:t>
      </w:r>
      <w:proofErr w:type="spellEnd"/>
      <w:r w:rsidRPr="00372564">
        <w:rPr>
          <w:rFonts w:cstheme="minorHAnsi"/>
        </w:rPr>
        <w:t xml:space="preserve"> scoring and spatially weighted calcium scoring (Fig. 5).</w:t>
      </w:r>
    </w:p>
    <w:p w14:paraId="489BA18E" w14:textId="77777777" w:rsidR="003E3089" w:rsidRPr="00372564" w:rsidRDefault="003E3089" w:rsidP="003E3089">
      <w:pPr>
        <w:spacing w:line="480" w:lineRule="auto"/>
        <w:rPr>
          <w:rFonts w:cstheme="minorHAnsi"/>
        </w:rPr>
      </w:pPr>
    </w:p>
    <w:p w14:paraId="1FA7509D" w14:textId="2962F2F6" w:rsidR="005C38A2" w:rsidRDefault="00372564" w:rsidP="003E3089">
      <w:pPr>
        <w:spacing w:line="480" w:lineRule="auto"/>
        <w:rPr>
          <w:rFonts w:cstheme="minorHAnsi"/>
        </w:rPr>
      </w:pPr>
      <w:r w:rsidRPr="00372564">
        <w:rPr>
          <w:rFonts w:cstheme="minorHAnsi"/>
        </w:rPr>
        <w:t xml:space="preserve">Although many parameters were considered in the simulation, only one type of reconstruction was utilized, which prevented us from addressing the effect that reconstruction type has on these calcium scoring techniques. Previous studies have shown good agreement between </w:t>
      </w:r>
      <w:proofErr w:type="spellStart"/>
      <w:r w:rsidRPr="00372564">
        <w:rPr>
          <w:rFonts w:cstheme="minorHAnsi"/>
        </w:rPr>
        <w:t>Agatston</w:t>
      </w:r>
      <w:proofErr w:type="spellEnd"/>
      <w:r w:rsidRPr="00372564">
        <w:rPr>
          <w:rFonts w:cstheme="minorHAnsi"/>
        </w:rPr>
        <w:t xml:space="preserve"> scores based on filtered back-projection, hybrid iterative reconstruction, and deep learning-based reconstruction </w:t>
      </w:r>
      <w:r w:rsidR="005C38A2">
        <w:rPr>
          <w:rFonts w:cstheme="minorHAnsi"/>
        </w:rPr>
        <w:fldChar w:fldCharType="begin"/>
      </w:r>
      <w:r w:rsidR="005C38A2">
        <w:rPr>
          <w:rFonts w:cstheme="minorHAnsi"/>
        </w:rPr>
        <w:instrText xml:space="preserve"> ADDIN ZOTERO_ITEM CSL_CITATION {"citationID":"Vp28O7FU","properties":{"formattedCitation":"(Dobroli\\uc0\\u324{}ska et al., 2022)","plainCitation":"(Dobrolińska et al., 2022)","noteIndex":0},"citationItems":[{"id":298,"uris":["http://zotero.org/users/6884353/items/5G59SEC8"],"itemData":{"id":298,"type":"book","abstract":"Purpose: In computed tomography, coronary artery calcium (CAC) scores are influenced by image reconstruction. For a newly introduced deep learning-based reconstruction (DLR), the effect on CAC scoring in relation to other algorithms is unknown. The aim of this study was to evaluate the effect of four generations of image reconstruction techniques (filtered back projection (FBP), hybrid iterative reconstruction (HIR), model-based iterative reconstruction (MBIR), and DLR) on CAC detectability, quantification, and risk classification.Methods: First, CAC detectability was assessed with a dedicated static phantom containing 100 small calcifications varying in size and density. Second, CAC quantification was assessed with a dynamic coronary phantom with velocities equivalent to heart rates of 60-75 bpm. Both phantoms were scanned and reconstructed with four techniques. Last, scans of fifty patients were included and the Agatston calcium score was calculated for all four reconstruction techniques. FBP was used as a reference.Results: In the phantom study, all reconstruction techniques resulted in less detected small calcifications for both, static and dynamic phantom. In the patient study, the cardiovascular risk classification resulted, for all reconstruction techniques, in excellent agreement with the reference, although MBIR resulted in significantly higher Agatston scores and 6% reclassification rate.Conclusion: Agatston score agreement between FBP, HIR, and DLR was excellent, with a low-risk reclassification rate.","note":"DOI: 10.21203/rs.3.rs-1343878/v1","source":"ResearchGate","title":"Systematic Assessment of Coronary Calcium Detectability and Quantification on Four Generations of CT Reconstruction Techniques: a Patient and Phantom Study","title-short":"Systematic Assessment of Coronary Calcium Detectability and Quantification on Four Generations of CT Reconstruction Techniques","author":[{"family":"Dobrolińska","given":"Magdalena"},{"family":"Praagh","given":"Gijs"},{"family":"Oostveen","given":"Luuk"},{"family":"Poelhekken","given":"Keris"},{"family":"Greuter","given":"Marcel"},{"family":"Fleischmann","given":"Dominik"},{"family":"Willemink","given":"Martin"},{"family":"Lange","given":"Frank"},{"family":"Slart","given":"Riemer"},{"family":"Leiner","given":"Tim"},{"family":"Werf","given":"Niels"}],"issued":{"date-parts":[["2022",2,9]]}}}],"schema":"https://github.com/citation-style-language/schema/raw/master/csl-citation.json"} </w:instrText>
      </w:r>
      <w:r w:rsidR="005C38A2">
        <w:rPr>
          <w:rFonts w:cstheme="minorHAnsi"/>
        </w:rPr>
        <w:fldChar w:fldCharType="separate"/>
      </w:r>
      <w:r w:rsidR="005C38A2" w:rsidRPr="005C38A2">
        <w:rPr>
          <w:rFonts w:ascii="Calibri" w:cs="Calibri"/>
        </w:rPr>
        <w:t>(Dobrolińska et al., 2022)</w:t>
      </w:r>
      <w:r w:rsidR="005C38A2">
        <w:rPr>
          <w:rFonts w:cstheme="minorHAnsi"/>
        </w:rPr>
        <w:fldChar w:fldCharType="end"/>
      </w:r>
      <w:r w:rsidR="005C38A2">
        <w:rPr>
          <w:rFonts w:cstheme="minorHAnsi"/>
        </w:rPr>
        <w:t>.</w:t>
      </w:r>
    </w:p>
    <w:p w14:paraId="540F7DD7" w14:textId="77777777" w:rsidR="005C38A2" w:rsidRPr="00372564" w:rsidRDefault="005C38A2" w:rsidP="003E3089">
      <w:pPr>
        <w:spacing w:line="480" w:lineRule="auto"/>
        <w:rPr>
          <w:rFonts w:cstheme="minorHAnsi"/>
        </w:rPr>
      </w:pPr>
    </w:p>
    <w:p w14:paraId="31DEDE18" w14:textId="6831C37E" w:rsidR="00372564" w:rsidRPr="003E3089" w:rsidRDefault="00372564" w:rsidP="003E3089">
      <w:pPr>
        <w:spacing w:line="480" w:lineRule="auto"/>
        <w:rPr>
          <w:rFonts w:cstheme="minorHAnsi"/>
        </w:rPr>
      </w:pPr>
      <w:r w:rsidRPr="00372564">
        <w:rPr>
          <w:rFonts w:cstheme="minorHAnsi"/>
        </w:rPr>
        <w:t xml:space="preserve">Slice thickness plays an important role in calcium scoring, and traditional </w:t>
      </w:r>
      <w:proofErr w:type="spellStart"/>
      <w:r w:rsidRPr="00372564">
        <w:rPr>
          <w:rFonts w:cstheme="minorHAnsi"/>
        </w:rPr>
        <w:t>Agatston</w:t>
      </w:r>
      <w:proofErr w:type="spellEnd"/>
      <w:r w:rsidRPr="00372564">
        <w:rPr>
          <w:rFonts w:cstheme="minorHAnsi"/>
        </w:rPr>
        <w:t xml:space="preserve"> scoring is only defined at a slice thickness of 3 mm. Recent studies have shown that the accuracy and sensitivity of </w:t>
      </w:r>
      <w:proofErr w:type="spellStart"/>
      <w:r w:rsidRPr="00372564">
        <w:rPr>
          <w:rFonts w:cstheme="minorHAnsi"/>
        </w:rPr>
        <w:t>Agatston</w:t>
      </w:r>
      <w:proofErr w:type="spellEnd"/>
      <w:r w:rsidRPr="00372564">
        <w:rPr>
          <w:rFonts w:cstheme="minorHAnsi"/>
        </w:rPr>
        <w:t xml:space="preserve"> scoring are improved when slice thickness is decreased </w:t>
      </w:r>
      <w:r w:rsidR="007649A0">
        <w:rPr>
          <w:rFonts w:cstheme="minorHAnsi"/>
        </w:rPr>
        <w:fldChar w:fldCharType="begin"/>
      </w:r>
      <w:r w:rsidR="007649A0">
        <w:rPr>
          <w:rFonts w:cstheme="minorHAnsi"/>
        </w:rPr>
        <w:instrText xml:space="preserve"> ADDIN ZOTERO_ITEM CSL_CITATION {"citationID":"qZQrPyBI","properties":{"formattedCitation":"(van der Werf et al., 2022)","plainCitation":"(van der Werf et al., 2022)","noteIndex":0},"citationItems":[{"id":340,"uris":["http://zotero.org/users/6884353/items/N7QXT879"],"itemData":{"id":340,"type":"article-journal","abstract":"The aim of the current study was, first, to assess the coronary artery calcium (CAC) scoring potential of spectral photon-counting CT (SPCCT) in comparison with computed tomography (CT) for routine clinical protocols. Second, improved CAC detection and quantification at reduced slice thickness were assessed.","container-title":"European Radiology","DOI":"10.1007/s00330-021-08152-w","ISSN":"1432-1084","issue":"1","journalAbbreviation":"Eur Radiol","language":"en","page":"152-162","source":"Springer Link","title":"Coronary calcium scoring potential of large field-of-view spectral photon-counting CT: a phantom study","title-short":"Coronary calcium scoring potential of large field-of-view spectral photon-counting CT","volume":"32","author":[{"family":"Werf","given":"Niels R.","non-dropping-particle":"van der"},{"family":"Si-Mohamed","given":"S."},{"family":"Rodesch","given":"P. A."},{"family":"Hamersvelt","given":"R. W.","non-dropping-particle":"van"},{"family":"Greuter","given":"M. J. W."},{"family":"Boccalini","given":"S."},{"family":"Greffier","given":"J."},{"family":"Leiner","given":"T."},{"family":"Boussel","given":"L."},{"family":"Willemink","given":"M. J."},{"family":"Douek","given":"P."}],"issued":{"date-parts":[["2022",1,1]]}}}],"schema":"https://github.com/citation-style-language/schema/raw/master/csl-citation.json"} </w:instrText>
      </w:r>
      <w:r w:rsidR="007649A0">
        <w:rPr>
          <w:rFonts w:cstheme="minorHAnsi"/>
        </w:rPr>
        <w:fldChar w:fldCharType="separate"/>
      </w:r>
      <w:r w:rsidR="007649A0">
        <w:rPr>
          <w:rFonts w:cstheme="minorHAnsi"/>
          <w:noProof/>
        </w:rPr>
        <w:t>(van der Werf et al., 2022)</w:t>
      </w:r>
      <w:r w:rsidR="007649A0">
        <w:rPr>
          <w:rFonts w:cstheme="minorHAnsi"/>
        </w:rPr>
        <w:fldChar w:fldCharType="end"/>
      </w:r>
      <w:r w:rsidRPr="00372564">
        <w:rPr>
          <w:rFonts w:cstheme="minorHAnsi"/>
        </w:rPr>
        <w:t xml:space="preserve">. Our simulation was limited to 0.5 mm slice thickness which is expected to provide more accurate and sensitive comparisons for </w:t>
      </w:r>
      <w:proofErr w:type="spellStart"/>
      <w:r w:rsidRPr="00372564">
        <w:rPr>
          <w:rFonts w:cstheme="minorHAnsi"/>
        </w:rPr>
        <w:t>Agatston</w:t>
      </w:r>
      <w:proofErr w:type="spellEnd"/>
      <w:r w:rsidRPr="00372564">
        <w:rPr>
          <w:rFonts w:cstheme="minorHAnsi"/>
        </w:rPr>
        <w:t xml:space="preserve"> scoring. Nonetheless, future studies might provide insights by varying the slice thickness. This study was also limited by the lack of realistic cardiac hardware, such as stents</w:t>
      </w:r>
      <w:r w:rsidR="007649A0">
        <w:rPr>
          <w:rFonts w:cstheme="minorHAnsi"/>
        </w:rPr>
        <w:t>,</w:t>
      </w:r>
      <w:r w:rsidRPr="00372564">
        <w:rPr>
          <w:rFonts w:cstheme="minorHAnsi"/>
        </w:rPr>
        <w:t xml:space="preserve"> known to cause blooming or motion artifacts </w:t>
      </w:r>
      <w:r w:rsidR="007649A0">
        <w:rPr>
          <w:rFonts w:cstheme="minorHAnsi"/>
        </w:rPr>
        <w:fldChar w:fldCharType="begin"/>
      </w:r>
      <w:r w:rsidR="007649A0">
        <w:rPr>
          <w:rFonts w:cstheme="minorHAnsi"/>
        </w:rPr>
        <w:instrText xml:space="preserve"> ADDIN ZOTERO_ITEM CSL_CITATION {"citationID":"Hhjp6tUB","properties":{"formattedCitation":"(Mahnken, 2012)","plainCitation":"(Mahnken, 2012)","noteIndex":0},"citationItems":[{"id":403,"uris":["http://zotero.org/users/6884353/items/XTZ6Q7L8"],"itemData":{"id":403,"type":"article-journal","abstract":"Coronary stenting became a mainstay in coronary revascularization therapy. Despite tremendous advances in therapy, in-stent restenosis (ISR) remains a key problem after coronary stenting. Coronary CT angiography evolved as a valuable tool in the diagnostic workup of patients after coronary revascularization therapy. It has a negative predictive value in the range of 98% for ruling out significant ISR. As CT imaging of coronary stents depends on patient and stent characteristics, patient selection is crucial for success. Ideal candidates have stents with a diameter of 3 mm and more. Nevertheless, even with most recent CT scanners, about 8% of stents are not accessible mostly due to blooming or motion artifacts. While the diagnosis of ISR is currently based on the visual assessment of the stent lumen, functional information on the hemodynamic significance of in-stent stenosis became available with the most recent generation of dual source CT scanners. This paper provides a comprehensive overview on previous developments, current techniques, and clinical evidence for cardiac CT in patients with coronary artery stents.","container-title":"ISRN Cardiology","DOI":"10.5402/2012/139823","ISSN":"2090-5580","journalAbbreviation":"ISRN Cardiol","note":"PMID: 22997590\nPMCID: PMC3446716","page":"139823","source":"PubMed Central","title":"CT Imaging of Coronary Stents: Past, Present, and Future","title-short":"CT Imaging of Coronary Stents","volume":"2012","author":[{"family":"Mahnken","given":"Andreas H."}],"issued":{"date-parts":[["2012",9,11]]}}}],"schema":"https://github.com/citation-style-language/schema/raw/master/csl-citation.json"} </w:instrText>
      </w:r>
      <w:r w:rsidR="007649A0">
        <w:rPr>
          <w:rFonts w:cstheme="minorHAnsi"/>
        </w:rPr>
        <w:fldChar w:fldCharType="separate"/>
      </w:r>
      <w:r w:rsidR="007649A0">
        <w:rPr>
          <w:rFonts w:cstheme="minorHAnsi"/>
          <w:noProof/>
        </w:rPr>
        <w:t>(Mahnken, 2012)</w:t>
      </w:r>
      <w:r w:rsidR="007649A0">
        <w:rPr>
          <w:rFonts w:cstheme="minorHAnsi"/>
        </w:rPr>
        <w:fldChar w:fldCharType="end"/>
      </w:r>
      <w:r w:rsidRPr="00372564">
        <w:rPr>
          <w:rFonts w:cstheme="minorHAnsi"/>
        </w:rPr>
        <w:t>. Future studies should account for this by including physical phantoms with realistic cardiac hardware or a robust patient data set.</w:t>
      </w:r>
    </w:p>
    <w:p w14:paraId="0E3B2FFD" w14:textId="77777777" w:rsidR="003E3089" w:rsidRPr="00372564" w:rsidRDefault="003E3089" w:rsidP="003E3089">
      <w:pPr>
        <w:spacing w:line="480" w:lineRule="auto"/>
        <w:rPr>
          <w:rFonts w:cstheme="minorHAnsi"/>
        </w:rPr>
      </w:pPr>
    </w:p>
    <w:p w14:paraId="4DFB1483" w14:textId="1471FE5F" w:rsidR="00372564" w:rsidRPr="003E3089" w:rsidRDefault="00372564" w:rsidP="003E3089">
      <w:pPr>
        <w:spacing w:line="480" w:lineRule="auto"/>
        <w:rPr>
          <w:rFonts w:cstheme="minorHAnsi"/>
        </w:rPr>
      </w:pPr>
      <w:r w:rsidRPr="00372564">
        <w:rPr>
          <w:rFonts w:cstheme="minorHAnsi"/>
        </w:rPr>
        <w:t>Fewer total scans were included in the physical phantom analysis compared to the simulated analysis, resulting in fewer calcium scores. This is a limitation and becomes more pronounced in the sensitivity and specificity analysis, where false-negative (CAC=0) and false-positive (CAC&gt;0) results are</w:t>
      </w:r>
      <w:r w:rsidR="00AF6468">
        <w:rPr>
          <w:rFonts w:cstheme="minorHAnsi"/>
        </w:rPr>
        <w:t xml:space="preserve"> rare</w:t>
      </w:r>
      <w:r w:rsidRPr="00372564">
        <w:rPr>
          <w:rFonts w:cstheme="minorHAnsi"/>
        </w:rPr>
        <w:t>.</w:t>
      </w:r>
      <w:ins w:id="1369" w:author="Mike Black" w:date="2022-12-31T12:20:00Z">
        <w:r w:rsidR="008D04DF">
          <w:rPr>
            <w:rFonts w:cstheme="minorHAnsi"/>
          </w:rPr>
          <w:t xml:space="preserve"> Therefore, sensitivity an</w:t>
        </w:r>
      </w:ins>
      <w:ins w:id="1370" w:author="Mike Black" w:date="2022-12-31T12:21:00Z">
        <w:r w:rsidR="008D04DF">
          <w:rPr>
            <w:rFonts w:cstheme="minorHAnsi"/>
          </w:rPr>
          <w:t xml:space="preserve">d </w:t>
        </w:r>
        <w:r w:rsidR="00272071">
          <w:rPr>
            <w:rFonts w:cstheme="minorHAnsi"/>
          </w:rPr>
          <w:t>specificity</w:t>
        </w:r>
        <w:r w:rsidR="008D04DF">
          <w:rPr>
            <w:rFonts w:cstheme="minorHAnsi"/>
          </w:rPr>
          <w:t xml:space="preserve"> analysis was not performed on the physical phantoms.</w:t>
        </w:r>
      </w:ins>
      <w:r w:rsidRPr="00372564">
        <w:rPr>
          <w:rFonts w:cstheme="minorHAnsi"/>
        </w:rPr>
        <w:t xml:space="preserve"> In addition, motion was not included in the physical phantom analysis. </w:t>
      </w:r>
      <w:del w:id="1371" w:author="Molloi, Sabee" w:date="2022-12-29T21:43:00Z">
        <w:r w:rsidR="00BE3E75" w:rsidDel="00D35D60">
          <w:rPr>
            <w:rFonts w:cstheme="minorHAnsi"/>
          </w:rPr>
          <w:delText>Also</w:delText>
        </w:r>
        <w:r w:rsidRPr="00372564" w:rsidDel="00D35D60">
          <w:rPr>
            <w:rFonts w:cstheme="minorHAnsi"/>
          </w:rPr>
          <w:delText xml:space="preserve">, the simulated motion is based on </w:delText>
        </w:r>
        <w:r w:rsidR="00472CCB" w:rsidDel="00D35D60">
          <w:rPr>
            <w:rFonts w:cstheme="minorHAnsi"/>
          </w:rPr>
          <w:delText>a motion algorithm for</w:delText>
        </w:r>
        <w:r w:rsidRPr="00372564" w:rsidDel="00D35D60">
          <w:rPr>
            <w:rFonts w:cstheme="minorHAnsi"/>
          </w:rPr>
          <w:delText xml:space="preserve"> magnetic resonance imaging. </w:delText>
        </w:r>
      </w:del>
      <w:r w:rsidRPr="00372564">
        <w:rPr>
          <w:rFonts w:cstheme="minorHAnsi"/>
        </w:rPr>
        <w:t xml:space="preserve">More physical phantom scans, including scans affected by motion, need to be included in future studies. This would provide more robust </w:t>
      </w:r>
      <w:r w:rsidRPr="00372564">
        <w:rPr>
          <w:rFonts w:cstheme="minorHAnsi"/>
        </w:rPr>
        <w:lastRenderedPageBreak/>
        <w:t>accuracy, reproducibility, sensitivity, and specificity measurements and would result in a more reliable expected percentage of false-negative (CAC=0) and false-positive (CAC&gt;0) scores for each calcium quantification technique.</w:t>
      </w:r>
    </w:p>
    <w:p w14:paraId="705EE778" w14:textId="77777777" w:rsidR="003E3089" w:rsidRPr="00372564" w:rsidRDefault="003E3089" w:rsidP="003E3089">
      <w:pPr>
        <w:spacing w:line="480" w:lineRule="auto"/>
        <w:rPr>
          <w:rFonts w:cstheme="minorHAnsi"/>
        </w:rPr>
      </w:pPr>
    </w:p>
    <w:p w14:paraId="344ED59C" w14:textId="214AC1E2" w:rsidR="00372564" w:rsidRPr="003E3089" w:rsidRDefault="00372564" w:rsidP="003E3089">
      <w:pPr>
        <w:spacing w:line="480" w:lineRule="auto"/>
        <w:rPr>
          <w:rFonts w:cstheme="minorHAnsi"/>
        </w:rPr>
      </w:pPr>
      <w:r w:rsidRPr="00372564">
        <w:rPr>
          <w:rFonts w:cstheme="minorHAnsi"/>
        </w:rPr>
        <w:t xml:space="preserve">Previous studies show that </w:t>
      </w:r>
      <w:proofErr w:type="spellStart"/>
      <w:r w:rsidRPr="00372564">
        <w:rPr>
          <w:rFonts w:cstheme="minorHAnsi"/>
        </w:rPr>
        <w:t>Agatston</w:t>
      </w:r>
      <w:proofErr w:type="spellEnd"/>
      <w:r w:rsidRPr="00372564">
        <w:rPr>
          <w:rFonts w:cstheme="minorHAnsi"/>
        </w:rPr>
        <w:t xml:space="preserve"> scoring consistently underestimates calcium density and volume, with even further underestimation for low-density and motion-affected plaques </w:t>
      </w:r>
      <w:r w:rsidR="000209E2">
        <w:rPr>
          <w:rFonts w:cstheme="minorHAnsi"/>
        </w:rPr>
        <w:fldChar w:fldCharType="begin"/>
      </w:r>
      <w:r w:rsidR="000209E2">
        <w:rPr>
          <w:rFonts w:cstheme="minorHAnsi"/>
        </w:rPr>
        <w:instrText xml:space="preserve"> ADDIN ZOTERO_ITEM CSL_CITATION {"citationID":"HRr1DzLK","properties":{"formattedCitation":"(\\uc0\\u352{}prem et al., 2018)","plainCitation":"(Šprem et al., 2018)","noteIndex":0},"citationItems":[{"id":380,"uris":["http://zotero.org/users/6884353/items/5LDIEVJB"],"itemData":{"id":380,"type":"article-journal","abstract":"Introduction The amount of coronary artery calcium determined in CT scans is a well established predictor of cardiovascular events. However, high interscan variability of coronary calcium quantification may lead to incorrect cardiovascular risk assignment. Partial volume effect contributes to high interscan variability. Hence, we propose a method for coronary calcium quantification employing partial volume correction. Methods Two phantoms containing artificial coronary artery calcifications and 293 subject chest CT scans were used. The first and second phantom contained nine calcifications and the second phantom contained three artificial arteries with three calcifications of different volumes, shapes and densities. The first phantom was scanned five times with and without extension rings. The second phantom was scanned three times without and with simulated cardiac motion (10 and 30 mm/s). Chest CT scans were acquired without ECG-synchronization and reconstructed using sharp and soft kernels. Coronary calcifications were annotated employing the clinically used intensity value thresholding (130 HU). Thereafter, a threshold separating each calcification from its background was determined using an Expectation-Maximization algorithm. Finally, for each lesion the partial content of calcification in each voxel was determined depending on its intensity and the determined threshold. Results Clinical calcium scoring resulted in overestimation of calcium volume for medium and high density calcifications in the first phantom, and overestimation of calcium volume for high density and underestimation for low density calcifications in the second phantom. With induced motion these effects were further emphasized. The proposed quantification resulted in better accuracy and substantially lower over- and underestimation of calcium volume even in presence of motion. In chest CT, the agreement between calcium scores from the two reconstructions improved when proposed method was used. Conclusion Compared with clinical calcium scoring, proposed quantification provides a better estimate of the true calcium volume in phantoms and better agreement in calcium scores between different subject scan reconstructions.","container-title":"PLOS ONE","DOI":"10.1371/journal.pone.0209318","ISSN":"1932-6203","issue":"12","journalAbbreviation":"PLOS ONE","language":"en","note":"publisher: Public Library of Science","page":"e0209318","source":"PLoS Journals","title":"Coronary calcium scoring with partial volume correction in anthropomorphic thorax phantom and screening chest CT images","volume":"13","author":[{"family":"Šprem","given":"Jurica"},{"family":"Vos","given":"Bob D.","dropping-particle":"de"},{"family":"Lessmann","given":"Nikolas"},{"family":"Hamersvelt","given":"Robbert W.","dropping-particle":"van"},{"family":"Greuter","given":"Marcel J. W."},{"family":"Jong","given":"Pim A.","dropping-particle":"de"},{"family":"Leiner","given":"Tim"},{"family":"Viergever","given":"Max A."},{"family":"Išgum","given":"Ivana"}],"issued":{"date-parts":[["2018",12,20]]}}}],"schema":"https://github.com/citation-style-language/schema/raw/master/csl-citation.json"} </w:instrText>
      </w:r>
      <w:r w:rsidR="000209E2">
        <w:rPr>
          <w:rFonts w:cstheme="minorHAnsi"/>
        </w:rPr>
        <w:fldChar w:fldCharType="separate"/>
      </w:r>
      <w:r w:rsidR="000209E2" w:rsidRPr="000209E2">
        <w:rPr>
          <w:rFonts w:ascii="Calibri" w:cs="Calibri"/>
        </w:rPr>
        <w:t>(Šprem et al., 2018)</w:t>
      </w:r>
      <w:r w:rsidR="000209E2">
        <w:rPr>
          <w:rFonts w:cstheme="minorHAnsi"/>
        </w:rPr>
        <w:fldChar w:fldCharType="end"/>
      </w:r>
      <w:r w:rsidRPr="00372564">
        <w:rPr>
          <w:rFonts w:cstheme="minorHAnsi"/>
        </w:rPr>
        <w:t xml:space="preserve">. Werf et </w:t>
      </w:r>
      <w:r w:rsidR="005520F6">
        <w:rPr>
          <w:rFonts w:cstheme="minorHAnsi"/>
        </w:rPr>
        <w:t>al</w:t>
      </w:r>
      <w:r w:rsidRPr="00372564">
        <w:rPr>
          <w:rFonts w:cstheme="minorHAnsi"/>
        </w:rPr>
        <w:t xml:space="preserve">. </w:t>
      </w:r>
      <w:r w:rsidR="005520F6">
        <w:rPr>
          <w:rFonts w:cstheme="minorHAnsi"/>
        </w:rPr>
        <w:t>indicates</w:t>
      </w:r>
      <w:r w:rsidRPr="00372564">
        <w:rPr>
          <w:rFonts w:cstheme="minorHAnsi"/>
        </w:rPr>
        <w:t xml:space="preserve"> that low-density calcifications might fall below the 130 HU threshold because of blurring from motion which artificially reduces the </w:t>
      </w:r>
      <w:proofErr w:type="spellStart"/>
      <w:r w:rsidRPr="00372564">
        <w:rPr>
          <w:rFonts w:cstheme="minorHAnsi"/>
        </w:rPr>
        <w:t>Agatston</w:t>
      </w:r>
      <w:proofErr w:type="spellEnd"/>
      <w:r w:rsidRPr="00372564">
        <w:rPr>
          <w:rFonts w:cstheme="minorHAnsi"/>
        </w:rPr>
        <w:t xml:space="preserve"> score </w:t>
      </w:r>
      <w:r w:rsidR="000209E2">
        <w:rPr>
          <w:rFonts w:cstheme="minorHAnsi"/>
        </w:rPr>
        <w:fldChar w:fldCharType="begin"/>
      </w:r>
      <w:r w:rsidR="000209E2">
        <w:rPr>
          <w:rFonts w:cstheme="minorHAnsi"/>
        </w:rPr>
        <w:instrText xml:space="preserve"> ADDIN ZOTERO_ITEM CSL_CITATION {"citationID":"GsUTG1kn","properties":{"formattedCitation":"(van der Werf et al., 2018)","plainCitation":"(van der Werf et al., 2018)","noteIndex":0},"citationItems":[{"id":383,"uris":["http://zotero.org/users/6884353/items/RX6K7MLD"],"itemData":{"id":383,"type":"article-journal","abstract":"To evaluate the influence of heart rate on coronary calcium scores (CCS) using a dynamic phantom on four high-end computed tomography (CT) systems from different manufacturers. Artificial coronary arteries were moved in an anthropomorphic chest phantom at linear velocities, corresponding to &lt; 60, 60–75 and &gt; 75 beats per minute (bpm). Data was acquired with routinely used clinical protocols for CCS on four high-end CT systems (CT1–CT4). CCS, quantified as Agatston and mass scores were compared to reference scores at &lt; 60 bpm. Influence of heart rate was assessed for each system with the cardiac motion susceptibility (CMS) Index. At increased heart rates (&gt; 75 bpm), Agatston scores of the low mass calcification were similar to the reference score, while Agatston scores of the medium and high mass calcification increased significantly up to 50% for all CT systems. Threefold CMS increases at &gt; 75 bpm in comparison with &lt; 60 bpm were shown. For medium and high mass calcifications, significant differences in CMS between CT systems were found. Heart rate substantially influences CCS for high-end CT systems of four major manufacturers, but CT systems differ in motion susceptibility. Follow-up CCS CT scans should be acquired on the same CT system and protocol, and preferably with comparable heart rates.","container-title":"The International Journal of Cardiovascular Imaging","DOI":"10.1007/s10554-017-1293-x","ISSN":"1573-0743","issue":"6","journalAbbreviation":"Int J Cardiovasc Imaging","language":"en","page":"959-966","source":"Springer Link","title":"Influence of heart rate on coronary calcium scores: a multi-manufacturer phantom study","title-short":"Influence of heart rate on coronary calcium scores","volume":"34","author":[{"family":"Werf","given":"N. R.","non-dropping-particle":"van der"},{"family":"Willemink","given":"M. J."},{"family":"Willems","given":"T. P."},{"family":"Vliegenthart","given":"R."},{"family":"Greuter","given":"M. J. W."},{"family":"Leiner","given":"T."}],"issued":{"date-parts":[["2018",6,1]]}}}],"schema":"https://github.com/citation-style-language/schema/raw/master/csl-citation.json"} </w:instrText>
      </w:r>
      <w:r w:rsidR="000209E2">
        <w:rPr>
          <w:rFonts w:cstheme="minorHAnsi"/>
        </w:rPr>
        <w:fldChar w:fldCharType="separate"/>
      </w:r>
      <w:r w:rsidR="000209E2">
        <w:rPr>
          <w:rFonts w:cstheme="minorHAnsi"/>
          <w:noProof/>
        </w:rPr>
        <w:t>(van der Werf et al., 2018)</w:t>
      </w:r>
      <w:r w:rsidR="000209E2">
        <w:rPr>
          <w:rFonts w:cstheme="minorHAnsi"/>
        </w:rPr>
        <w:fldChar w:fldCharType="end"/>
      </w:r>
      <w:r w:rsidRPr="00372564">
        <w:rPr>
          <w:rFonts w:cstheme="minorHAnsi"/>
        </w:rPr>
        <w:t xml:space="preserve">. Our study is consistent with these results (Fig. 4C and 7C); we showed that </w:t>
      </w:r>
      <w:proofErr w:type="spellStart"/>
      <w:r w:rsidRPr="00372564">
        <w:rPr>
          <w:rFonts w:cstheme="minorHAnsi"/>
        </w:rPr>
        <w:t>Agatston</w:t>
      </w:r>
      <w:proofErr w:type="spellEnd"/>
      <w:r w:rsidRPr="00372564">
        <w:rPr>
          <w:rFonts w:cstheme="minorHAnsi"/>
        </w:rPr>
        <w:t xml:space="preserve"> scoring produced the most false-negative (CAC=0) classifications for the simulated data and the physical phantom scans. Future studies are warranted in physical phantoms with lower-density calcification inserts (&lt; 200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to understand how integrated calcium mass and volume fraction calcium mass compares to </w:t>
      </w:r>
      <w:proofErr w:type="spellStart"/>
      <w:r w:rsidRPr="00372564">
        <w:rPr>
          <w:rFonts w:cstheme="minorHAnsi"/>
        </w:rPr>
        <w:t>Agatston</w:t>
      </w:r>
      <w:proofErr w:type="spellEnd"/>
      <w:r w:rsidRPr="00372564">
        <w:rPr>
          <w:rFonts w:cstheme="minorHAnsi"/>
        </w:rPr>
        <w:t xml:space="preserve"> mass within the low-density regime on physical data. Very high coronary artery calcium density (&gt; 1000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is quite rare, and </w:t>
      </w:r>
      <w:proofErr w:type="spellStart"/>
      <w:r w:rsidRPr="00372564">
        <w:rPr>
          <w:rFonts w:cstheme="minorHAnsi"/>
        </w:rPr>
        <w:t>Agatston</w:t>
      </w:r>
      <w:proofErr w:type="spellEnd"/>
      <w:r w:rsidRPr="00372564">
        <w:rPr>
          <w:rFonts w:cstheme="minorHAnsi"/>
        </w:rPr>
        <w:t xml:space="preserve"> scoring has already been shown to be a good predictor of cardiovascular disease within this subset of patients </w:t>
      </w:r>
      <w:r w:rsidR="000209E2">
        <w:rPr>
          <w:rFonts w:cstheme="minorHAnsi"/>
        </w:rPr>
        <w:fldChar w:fldCharType="begin"/>
      </w:r>
      <w:r w:rsidR="000209E2">
        <w:rPr>
          <w:rFonts w:cstheme="minorHAnsi"/>
        </w:rPr>
        <w:instrText xml:space="preserve"> ADDIN ZOTERO_ITEM CSL_CITATION {"citationID":"g0mtmn7l","properties":{"formattedCitation":"(Peng et al., 2021)","plainCitation":"(Peng et al., 2021)","noteIndex":0},"citationItems":[{"id":441,"uris":["http://zotero.org/users/6884353/items/UU85QVH2"],"itemData":{"id":441,"type":"article-journal","abstract":"Background:\n\nThere are limited data on the unique cardiovascular disease (CVD), non-CVD, and mortality risks of primary prevention individuals with very high coronary artery calcium (CAC; ≥1000), especially compared with rates observed in secondary prevention populations.\n\nMethods:\n\nOur study population consisted of 6814 ethnically diverse individuals 45 to 84 years of age who were free of known CVD from MESA (Multi-Ethnic Study of Atherosclerosis), a prospective, observational, community-based cohort. Mean follow-up time was 13.6±4.4 years. Hazard ratios of CAC ≥1000 were compared with both CAC 0 and CAC 400 to 999 for CVD, non-CVD, and mortality outcomes with the use of Cox proportional hazards regression adjusted for age, sex, and traditional risk factors. Using a sex-adjusted logarithmic model, we calculated event rates in MESA as a function of CAC and compared them with those observed in the placebo group of stable secondary prevention patients in the FOURIER clinical trial (Further Cardiovascular Outcomes Research With PCSK9 Inhibition in Subjects With Elevated Risk).\n\nResults:\n\nCompared with CAC 400 to 999, those with CAC ≥1000 (n=257) had a greater mean number of coronary vessels with CAC (3.4±0.5), greater total area of CAC (586.5±275.2 mm2), similar CAC density, and more extensive extracoronary calcification. After full adjustment, CAC ≥1000 demonstrated a 4.71- (3.63–6.11), 7.57- (5.50–10.42), 4.86-(3.32–7.11), and 1.94-fold (1.57–2.41) increased risk for all CVD events, all coronary heart disease events, hard coronary heart disease events, and all-cause mortality, respectively, compared with CAC 0 and a 1.65- (1.25–2.16), 1.66- (1.22–2.25), 1.51- (1.03–2.23), and 1.34-fold (1.05–1.71) increased risk compared with CAC 400 to 999. With increasing CAC, hazard ratios increased for all event types, with no apparent upper CAC threshold. CAC ≥1000 was associated with a 1.95- (1.57–2.41) and 1.43-fold (1.12–1.83) increased risk for a first non-CVD event compared with CAC 0 and CAC 400 to 999, respectively. CAC 1000 corresponded to an annualized 3-point major adverse cardiovascular event rate of 3.4 per 100 person-years, similar to that of the total FOURIER population (3.3) and higher than those of the lower-risk FOURIER subgroups.\n\nConclusions:\n\nIndividuals with very high CAC (≥1000) are a unique population at substantially higher risk for CVD events, non-CVD outcomes, and mortality than those with lower CAC, with 3-point major adverse cardiovascular event rates similar to those of a stable treated secondary prevention population. Future guidelines should consider a less distinct stratification algorithm between primary and secondary prevention patients in guiding aggressive preventive pharmacotherapy.","container-title":"Circulation","DOI":"10.1161/CIRCULATIONAHA.120.050545","issue":"16","note":"publisher: American Heart Association","page":"1571-1583","source":"ahajournals.org (Atypon)","title":"Very High Coronary Artery Calcium (≥1000) and Association With Cardiovascular Disease Events, Non–Cardiovascular Disease Outcomes, and Mortality","volume":"143","author":[{"family":"Peng","given":"Allison W."},{"family":"Dardari","given":"Zeina A."},{"family":"Blumenthal","given":"Roger S."},{"family":"Dzaye","given":"Omar"},{"family":"Obisesan","given":"Olufunmilayo H."},{"family":"Iftekhar Uddin","given":"S.m."},{"family":"Nasir","given":"Khurram"},{"family":"Blankstein","given":"Ron"},{"family":"Budoff","given":"Matthew J."},{"family":"Bødtker Mortensen","given":"Martin"},{"family":"Joshi","given":"Parag H."},{"family":"Page","given":"John"},{"family":"Blaha","given":"Michael J."}],"issued":{"date-parts":[["2021",4,20]]}}}],"schema":"https://github.com/citation-style-language/schema/raw/master/csl-citation.json"} </w:instrText>
      </w:r>
      <w:r w:rsidR="000209E2">
        <w:rPr>
          <w:rFonts w:cstheme="minorHAnsi"/>
        </w:rPr>
        <w:fldChar w:fldCharType="separate"/>
      </w:r>
      <w:r w:rsidR="000209E2">
        <w:rPr>
          <w:rFonts w:cstheme="minorHAnsi"/>
          <w:noProof/>
        </w:rPr>
        <w:t>(Peng et al., 2021)</w:t>
      </w:r>
      <w:r w:rsidR="000209E2">
        <w:rPr>
          <w:rFonts w:cstheme="minorHAnsi"/>
        </w:rPr>
        <w:fldChar w:fldCharType="end"/>
      </w:r>
      <w:r w:rsidRPr="00372564">
        <w:rPr>
          <w:rFonts w:cstheme="minorHAnsi"/>
        </w:rPr>
        <w:t>.</w:t>
      </w:r>
    </w:p>
    <w:p w14:paraId="30362F08" w14:textId="77777777" w:rsidR="003E3089" w:rsidRPr="00372564" w:rsidRDefault="003E3089" w:rsidP="003E3089">
      <w:pPr>
        <w:spacing w:line="480" w:lineRule="auto"/>
        <w:rPr>
          <w:rFonts w:cstheme="minorHAnsi"/>
        </w:rPr>
      </w:pPr>
    </w:p>
    <w:p w14:paraId="4F658A5A" w14:textId="1D2C48B5" w:rsidR="00372564" w:rsidRPr="003E3089" w:rsidRDefault="00372564" w:rsidP="003E3089">
      <w:pPr>
        <w:spacing w:line="480" w:lineRule="auto"/>
        <w:rPr>
          <w:rFonts w:cstheme="minorHAnsi"/>
        </w:rPr>
      </w:pPr>
      <w:proofErr w:type="spellStart"/>
      <w:r w:rsidRPr="00372564">
        <w:rPr>
          <w:rFonts w:cstheme="minorHAnsi"/>
        </w:rPr>
        <w:t>Tzolos</w:t>
      </w:r>
      <w:proofErr w:type="spellEnd"/>
      <w:r w:rsidRPr="00372564">
        <w:rPr>
          <w:rFonts w:cstheme="minorHAnsi"/>
        </w:rPr>
        <w:t xml:space="preserve"> et al. showed that </w:t>
      </w:r>
      <w:proofErr w:type="spellStart"/>
      <w:r w:rsidRPr="00372564">
        <w:rPr>
          <w:rFonts w:cstheme="minorHAnsi"/>
        </w:rPr>
        <w:t>Agatston</w:t>
      </w:r>
      <w:proofErr w:type="spellEnd"/>
      <w:r w:rsidRPr="00372564">
        <w:rPr>
          <w:rFonts w:cstheme="minorHAnsi"/>
        </w:rPr>
        <w:t xml:space="preserve"> scoring struggles to detect small calcifications in the coronary arteries of patients due to the threshold requirement of 130 HU and the minimum connected component requirement of 1 mm </w:t>
      </w:r>
      <w:r w:rsidR="000209E2">
        <w:rPr>
          <w:rFonts w:cstheme="minorHAnsi"/>
        </w:rPr>
        <w:fldChar w:fldCharType="begin"/>
      </w:r>
      <w:r w:rsidR="000209E2">
        <w:rPr>
          <w:rFonts w:cstheme="minorHAnsi"/>
        </w:rPr>
        <w:instrText xml:space="preserve"> ADDIN ZOTERO_ITEM CSL_CITATION {"citationID":"XGm7FowB","properties":{"formattedCitation":"(Tzolos et al., 2022)","plainCitation":"(Tzolos et al., 2022)","noteIndex":0},"citationItems":[{"id":385,"uris":["http://zotero.org/users/6884353/items/V37QDAEQ"],"itemData":{"id":385,"type":"article-journal","abstract":"Background\nA coronary artery calcium score (CACS) of 0 is associated with a very low risk of cardiac event. However, the Agatston CACS may fail to detect very small or less dense calcifications. We investigated if an alteration of the Agatston criteria would affect the ability to detect such plaques.\nMethods\nWe evaluated 322 patients, 161 who had a baseline scan with CACS ​= ​0 and a follow-up scan with CACS&gt;0 and 161 with two serial CACS ​= ​0 scans (control group), to identify subtle calcification not detected in the baseline scan because it was not meeting the Agatston size and HU thresholds (≥1 ​mm2 and ≥130HU). Size threshold was set to &lt;1 ​mm2 and the HU threshold modified in a stepwise manner to 120, 110, 100 and 90. New lesions were classified as true positive or false positive(noise) using the follow-up scan.\nResults\nWe identified 69 visually suspected subtle calcified lesions in 65/322 (20.2%) patients with CAC ​= ​0 by the Agatston criteria. When size threshold was set as &lt;1 ​mm2 and HU ​≥ ​130, 36 lesions scored CACS&gt;0, 34 (94.4%) true positive and 2 (5.6%) false positive. When decrease in HU (120HU, 110HU, 100HU, and 90HU) threshold was added to the reduced size threshold, the number of lesions scoring&gt;0 increased (46, 55, 59, and 69, respectively) at a cost of increased false positive rate (8.7%, 20%, 22%, and 30.4% respectively). Eliminating size or both size and HU threshold to ≥120HU correctly reclassified 9.6% and 12.1% of patients respectively.\nConclusion\nEliminating size and reducing HU thresholds to ≥120HU improved the detection of subtle calcification when compared to the Agatston CACS method.","container-title":"Journal of Cardiovascular Computed Tomography","DOI":"10.1016/j.jcct.2021.10.004","ISSN":"1934-5925","issue":"2","journalAbbreviation":"Journal of Cardiovascular Computed Tomography","language":"en","page":"150-154","source":"ScienceDirect","title":"Detection of small coronary calcifications in patients with Agatston coronary artery calcium score of zero","volume":"16","author":[{"family":"Tzolos","given":"Evangelos"},{"family":"Han","given":"Donghee"},{"family":"Klein","given":"Eyal"},{"family":"Friedman","given":"John D."},{"family":"Hayes","given":"Sean W."},{"family":"Thomson","given":"Louise E. J."},{"family":"Slomka","given":"Piotr"},{"family":"Dey","given":"Damini"},{"family":"Gransar","given":"Heidi"},{"family":"Berman","given":"Daniel S."}],"issued":{"date-parts":[["2022",3,1]]}}}],"schema":"https://github.com/citation-style-language/schema/raw/master/csl-citation.json"} </w:instrText>
      </w:r>
      <w:r w:rsidR="000209E2">
        <w:rPr>
          <w:rFonts w:cstheme="minorHAnsi"/>
        </w:rPr>
        <w:fldChar w:fldCharType="separate"/>
      </w:r>
      <w:r w:rsidR="000209E2">
        <w:rPr>
          <w:rFonts w:cstheme="minorHAnsi"/>
          <w:noProof/>
        </w:rPr>
        <w:t>(Tzolos et al., 2022)</w:t>
      </w:r>
      <w:r w:rsidR="000209E2">
        <w:rPr>
          <w:rFonts w:cstheme="minorHAnsi"/>
        </w:rPr>
        <w:fldChar w:fldCharType="end"/>
      </w:r>
      <w:r w:rsidRPr="00372564">
        <w:rPr>
          <w:rFonts w:cstheme="minorHAnsi"/>
        </w:rPr>
        <w:t xml:space="preserve">. Our results are consistent with this study and indicate that the size of the calcium insert is a critical variable in accounting for false-negative (CAC=0) </w:t>
      </w:r>
      <w:proofErr w:type="spellStart"/>
      <w:r w:rsidRPr="00372564">
        <w:rPr>
          <w:rFonts w:cstheme="minorHAnsi"/>
        </w:rPr>
        <w:t>Agatston</w:t>
      </w:r>
      <w:proofErr w:type="spellEnd"/>
      <w:r w:rsidRPr="00372564">
        <w:rPr>
          <w:rFonts w:cstheme="minorHAnsi"/>
        </w:rPr>
        <w:t xml:space="preserve"> scores. The small inserts resulted in 40 false-negative (CAC=0) scores out of 216 total scores, whereas the medium and large inserts accounted for only 24 and 20 false-negative (CAC=0) scores, respectively. Density was also an important factor. Low-density calcifications resulted in 40 false-negative (CAC=0) scores out of 216 total scores, whereas the medium-density and high-density calcifications resulted in </w:t>
      </w:r>
      <w:r w:rsidRPr="00372564">
        <w:rPr>
          <w:rFonts w:cstheme="minorHAnsi"/>
        </w:rPr>
        <w:lastRenderedPageBreak/>
        <w:t xml:space="preserve">32 and 12 false-negative (CAC=0) scores, respectively. Based on our results, integrated calcium mass and volume fraction calcium mass improved upon many of the issues associated with </w:t>
      </w:r>
      <w:proofErr w:type="spellStart"/>
      <w:r w:rsidRPr="00372564">
        <w:rPr>
          <w:rFonts w:cstheme="minorHAnsi"/>
        </w:rPr>
        <w:t>Agatston</w:t>
      </w:r>
      <w:proofErr w:type="spellEnd"/>
      <w:r w:rsidRPr="00372564">
        <w:rPr>
          <w:rFonts w:cstheme="minorHAnsi"/>
        </w:rPr>
        <w:t xml:space="preserve"> scoring and resulted in fewer false-negative (CAC=0) scores.</w:t>
      </w:r>
    </w:p>
    <w:p w14:paraId="6E8973BE" w14:textId="2A2A25A1" w:rsidR="003E3089" w:rsidRPr="003E3089" w:rsidRDefault="003E3089" w:rsidP="003E3089">
      <w:pPr>
        <w:spacing w:line="480" w:lineRule="auto"/>
        <w:rPr>
          <w:rFonts w:cstheme="minorHAnsi"/>
        </w:rPr>
      </w:pPr>
    </w:p>
    <w:p w14:paraId="2DF250A7" w14:textId="156545B7" w:rsidR="003E3089" w:rsidRPr="003E3089" w:rsidRDefault="003E3089" w:rsidP="003E3089">
      <w:pPr>
        <w:pStyle w:val="Heading1"/>
        <w:spacing w:line="480" w:lineRule="auto"/>
        <w:rPr>
          <w:rFonts w:asciiTheme="minorHAnsi" w:hAnsiTheme="minorHAnsi" w:cstheme="minorHAnsi"/>
        </w:rPr>
      </w:pPr>
      <w:r w:rsidRPr="003E3089">
        <w:rPr>
          <w:rFonts w:asciiTheme="minorHAnsi" w:hAnsiTheme="minorHAnsi" w:cstheme="minorHAnsi"/>
        </w:rPr>
        <w:t xml:space="preserve">V. </w:t>
      </w:r>
      <w:r w:rsidR="00453B02">
        <w:rPr>
          <w:rFonts w:asciiTheme="minorHAnsi" w:hAnsiTheme="minorHAnsi" w:cstheme="minorHAnsi"/>
        </w:rPr>
        <w:t>Conclusion</w:t>
      </w:r>
      <w:r w:rsidRPr="003E3089">
        <w:rPr>
          <w:rFonts w:asciiTheme="minorHAnsi" w:hAnsiTheme="minorHAnsi" w:cstheme="minorHAnsi"/>
        </w:rPr>
        <w:t xml:space="preserve"> </w:t>
      </w:r>
    </w:p>
    <w:p w14:paraId="1C0116F6" w14:textId="13958BBD" w:rsidR="003E3089" w:rsidRDefault="003E3089" w:rsidP="003E3089">
      <w:pPr>
        <w:spacing w:line="480" w:lineRule="auto"/>
        <w:rPr>
          <w:rFonts w:cstheme="minorHAnsi"/>
        </w:rPr>
      </w:pPr>
      <w:r w:rsidRPr="003E3089">
        <w:rPr>
          <w:rFonts w:cstheme="minorHAnsi"/>
        </w:rPr>
        <w:t xml:space="preserve">This study shows that both the integrated calcium mass and volume fraction calcium mass techniques improve </w:t>
      </w:r>
      <w:r w:rsidR="005520F6">
        <w:rPr>
          <w:rFonts w:cstheme="minorHAnsi"/>
        </w:rPr>
        <w:t xml:space="preserve">the </w:t>
      </w:r>
      <w:r w:rsidRPr="003E3089">
        <w:rPr>
          <w:rFonts w:cstheme="minorHAnsi"/>
        </w:rPr>
        <w:t xml:space="preserve">sensitivity, accuracy, and reproducibility of calcium mass measurement as compared to traditional </w:t>
      </w:r>
      <w:proofErr w:type="spellStart"/>
      <w:r w:rsidRPr="003E3089">
        <w:rPr>
          <w:rFonts w:cstheme="minorHAnsi"/>
        </w:rPr>
        <w:t>Agatston</w:t>
      </w:r>
      <w:proofErr w:type="spellEnd"/>
      <w:r w:rsidRPr="003E3089">
        <w:rPr>
          <w:rFonts w:cstheme="minorHAnsi"/>
        </w:rPr>
        <w:t xml:space="preserve"> scoring. This improvement in calcium scoring can potentially improve risk stratification for patients undergoing calcium scoring and further improve outcomes compared to </w:t>
      </w:r>
      <w:proofErr w:type="spellStart"/>
      <w:r w:rsidRPr="003E3089">
        <w:rPr>
          <w:rFonts w:cstheme="minorHAnsi"/>
        </w:rPr>
        <w:t>Agatston</w:t>
      </w:r>
      <w:proofErr w:type="spellEnd"/>
      <w:r w:rsidRPr="003E3089">
        <w:rPr>
          <w:rFonts w:cstheme="minorHAnsi"/>
        </w:rPr>
        <w:t xml:space="preserve"> scoring.</w:t>
      </w:r>
    </w:p>
    <w:p w14:paraId="6B1EA02F" w14:textId="3B78319D" w:rsidR="00130F65" w:rsidRDefault="00130F65">
      <w:pPr>
        <w:rPr>
          <w:rFonts w:cstheme="minorHAnsi"/>
        </w:rPr>
      </w:pPr>
      <w:r>
        <w:rPr>
          <w:rFonts w:cstheme="minorHAnsi"/>
        </w:rPr>
        <w:br w:type="page"/>
      </w:r>
    </w:p>
    <w:p w14:paraId="0D143200" w14:textId="3A690335" w:rsidR="00453B02" w:rsidRPr="003E3089" w:rsidRDefault="00130F65" w:rsidP="00130F65">
      <w:pPr>
        <w:pStyle w:val="Heading1"/>
        <w:rPr>
          <w:rFonts w:asciiTheme="minorHAnsi" w:hAnsiTheme="minorHAnsi"/>
        </w:rPr>
      </w:pPr>
      <w:r>
        <w:lastRenderedPageBreak/>
        <w:t>References</w:t>
      </w:r>
    </w:p>
    <w:p w14:paraId="68E00C59" w14:textId="77777777" w:rsidR="00871082" w:rsidRPr="00871082" w:rsidRDefault="00871082" w:rsidP="00871082">
      <w:pPr>
        <w:pStyle w:val="Bibliography"/>
        <w:rPr>
          <w:rFonts w:ascii="Calibri" w:cs="Calibri"/>
        </w:rPr>
      </w:pPr>
      <w:r>
        <w:fldChar w:fldCharType="begin"/>
      </w:r>
      <w:r>
        <w:instrText xml:space="preserve"> ADDIN ZOTERO_BIBL {"uncited":[],"omitted":[],"custom":[]} CSL_BIBLIOGRAPHY </w:instrText>
      </w:r>
      <w:r>
        <w:fldChar w:fldCharType="separate"/>
      </w:r>
      <w:r w:rsidRPr="00871082">
        <w:rPr>
          <w:rFonts w:ascii="Calibri" w:cs="Calibri"/>
        </w:rPr>
        <w:t>Agatston, A.S., Janowitz, W.R., Hildner, F.J., Zusmer, N.R., Viamonte, M., Detrano, R., 1990. Quantification of coronary artery calcium using ultrafast computed tomography. Journal of the American College of Cardiology 15, 827–832. https://doi.org/10.1016/0735-1097(90)90282-T</w:t>
      </w:r>
    </w:p>
    <w:p w14:paraId="76469370" w14:textId="77777777" w:rsidR="00871082" w:rsidRPr="00871082" w:rsidRDefault="00871082" w:rsidP="00871082">
      <w:pPr>
        <w:pStyle w:val="Bibliography"/>
        <w:rPr>
          <w:rFonts w:ascii="Calibri" w:cs="Calibri"/>
        </w:rPr>
      </w:pPr>
      <w:r w:rsidRPr="00871082">
        <w:rPr>
          <w:rFonts w:ascii="Calibri" w:cs="Calibri"/>
        </w:rPr>
        <w:t>Bezanson, J., Edelman, A., Karpinski, S., Shah, V.B., 2017. Julia: A Fresh Approach to Numerical Computing. SIAM Rev. 59, 65–98. https://doi.org/10.1137/141000671</w:t>
      </w:r>
    </w:p>
    <w:p w14:paraId="0C93191D" w14:textId="77777777" w:rsidR="00871082" w:rsidRPr="00871082" w:rsidRDefault="00871082" w:rsidP="00871082">
      <w:pPr>
        <w:pStyle w:val="Bibliography"/>
        <w:rPr>
          <w:rFonts w:ascii="Calibri" w:cs="Calibri"/>
        </w:rPr>
      </w:pPr>
      <w:r w:rsidRPr="00871082">
        <w:rPr>
          <w:rFonts w:ascii="Calibri" w:cs="Calibri"/>
        </w:rPr>
        <w:t>Bild, D.E., Bluemke, D.A., Burke, G.L., Detrano, R., Diez Roux, A.V., Folsom, A.R., Greenland, P., JacobsJr., D.R., Kronmal, R., Liu, K., Nelson, J.C., O’Leary, D., Saad, M.F., Shea, S., Szklo, M., Tracy, R.P., 2002. Multi-Ethnic Study of Atherosclerosis: Objectives and Design. American Journal of Epidemiology 156, 871–881. https://doi.org/10.1093/aje/kwf113</w:t>
      </w:r>
    </w:p>
    <w:p w14:paraId="023736E5" w14:textId="77777777" w:rsidR="00871082" w:rsidRPr="00871082" w:rsidRDefault="00871082" w:rsidP="00871082">
      <w:pPr>
        <w:pStyle w:val="Bibliography"/>
        <w:rPr>
          <w:rFonts w:ascii="Calibri" w:cs="Calibri"/>
        </w:rPr>
      </w:pPr>
      <w:r w:rsidRPr="00871082">
        <w:rPr>
          <w:rFonts w:ascii="Calibri" w:cs="Calibri"/>
        </w:rPr>
        <w:t>Blaha, M.J., Mortensen, M.B., Kianoush, S., Tota-Maharaj, R., Cainzos-Achirica, M., 2017. Coronary Artery Calcium Scoring: Is It Time for a Change in Methodology? JACC: Cardiovascular Imaging 10, 923–937. https://doi.org/10.1016/j.jcmg.2017.05.007</w:t>
      </w:r>
    </w:p>
    <w:p w14:paraId="1B419C00" w14:textId="77777777" w:rsidR="00871082" w:rsidRPr="00871082" w:rsidRDefault="00871082" w:rsidP="00871082">
      <w:pPr>
        <w:pStyle w:val="Bibliography"/>
        <w:rPr>
          <w:rFonts w:ascii="Calibri" w:cs="Calibri"/>
        </w:rPr>
      </w:pPr>
      <w:r w:rsidRPr="00871082">
        <w:rPr>
          <w:rFonts w:ascii="Calibri" w:cs="Calibri"/>
        </w:rPr>
        <w:t>Boone, J.M., Chavez, A.E., 1996. Comparison of x-ray cross sections for diagnostic and therapeutic medical physics. Med Phys 23, 1997–2005. https://doi.org/10.1118/1.597899</w:t>
      </w:r>
    </w:p>
    <w:p w14:paraId="3F0A774E" w14:textId="77777777" w:rsidR="00871082" w:rsidRPr="00871082" w:rsidRDefault="00871082" w:rsidP="00871082">
      <w:pPr>
        <w:pStyle w:val="Bibliography"/>
        <w:rPr>
          <w:rFonts w:ascii="Calibri" w:cs="Calibri"/>
        </w:rPr>
      </w:pPr>
      <w:r w:rsidRPr="00871082">
        <w:rPr>
          <w:rFonts w:ascii="Calibri" w:cs="Calibri"/>
        </w:rPr>
        <w:t>Boone, J.M., Fewell, T.R., Jennings, R.J., 1997. Molybdenum, rhodium, and tungsten anode spectral models using interpolating polynomials with application to mammography. Med Phys 24, 1863–1874. https://doi.org/10.1118/1.598100</w:t>
      </w:r>
    </w:p>
    <w:p w14:paraId="0F8FCADF" w14:textId="77777777" w:rsidR="00871082" w:rsidRPr="00871082" w:rsidRDefault="00871082" w:rsidP="00871082">
      <w:pPr>
        <w:pStyle w:val="Bibliography"/>
        <w:rPr>
          <w:rFonts w:ascii="Calibri" w:cs="Calibri"/>
        </w:rPr>
      </w:pPr>
      <w:r w:rsidRPr="00871082">
        <w:rPr>
          <w:rFonts w:ascii="Calibri" w:cs="Calibri"/>
        </w:rPr>
        <w:t>Budoff, M.J., Young, R., Burke, G., Jeffrey Carr, J., Detrano, R.C., Folsom, A.R., Kronmal, R., Lima, J.A.C., Liu, K.J., McClelland, R.L., Michos, E., Post, W.S., Shea, S., Watson, K.E., Wong, N.D., 2018. Ten-year association of coronary artery calcium with atherosclerotic cardiovascular disease (ASCVD) events: the multi-ethnic study of atherosclerosis (MESA). European Heart Journal 39, 2401–2408. https://doi.org/10.1093/eurheartj/ehy217</w:t>
      </w:r>
    </w:p>
    <w:p w14:paraId="1A669731" w14:textId="77777777" w:rsidR="00871082" w:rsidRPr="00871082" w:rsidRDefault="00871082" w:rsidP="00871082">
      <w:pPr>
        <w:pStyle w:val="Bibliography"/>
        <w:rPr>
          <w:rFonts w:ascii="Calibri" w:cs="Calibri"/>
        </w:rPr>
      </w:pPr>
      <w:r w:rsidRPr="00871082">
        <w:rPr>
          <w:rFonts w:ascii="Calibri" w:cs="Calibri"/>
        </w:rPr>
        <w:t>Criqui, M.H., Denenberg, J.O., Ix, J.H., McClelland, R.L., Wassel, C.L., Rifkin, D.E., Carr, J.J., Budoff, M.J., Allison, M.A., 2014. Calcium Density of Coronary Artery Plaque and Risk of Incident Cardiovascular Events. JAMA 311, 271–278. https://doi.org/10.1001/jama.2013.282535</w:t>
      </w:r>
    </w:p>
    <w:p w14:paraId="6CC305E5" w14:textId="77777777" w:rsidR="00871082" w:rsidRPr="00871082" w:rsidRDefault="00871082" w:rsidP="00871082">
      <w:pPr>
        <w:pStyle w:val="Bibliography"/>
        <w:rPr>
          <w:rFonts w:ascii="Calibri" w:cs="Calibri"/>
        </w:rPr>
      </w:pPr>
      <w:r w:rsidRPr="00871082">
        <w:rPr>
          <w:rFonts w:ascii="Calibri" w:cs="Calibri"/>
        </w:rPr>
        <w:t>Dijkstra, H., Greuter, M.J.W., Groen, J.M., Vliegenthart-Proença, R., Renema, K.W.K., de Lange, F., Oudkerk, M., 2010. Coronary calcium mass scores measured by identical 64-slice MDCT scanners are comparable: a cardiac phantom study. Int J Cardiovasc Imaging 26, 89–98. https://doi.org/10.1007/s10554-009-9503-9</w:t>
      </w:r>
    </w:p>
    <w:p w14:paraId="10C60CE4" w14:textId="77777777" w:rsidR="00871082" w:rsidRPr="00871082" w:rsidRDefault="00871082" w:rsidP="00871082">
      <w:pPr>
        <w:pStyle w:val="Bibliography"/>
        <w:rPr>
          <w:rFonts w:ascii="Calibri" w:cs="Calibri"/>
        </w:rPr>
      </w:pPr>
      <w:r w:rsidRPr="00871082">
        <w:rPr>
          <w:rFonts w:ascii="Calibri" w:cs="Calibri"/>
        </w:rPr>
        <w:t>Ding, H., Wang, C., Malkasian, S., Johnson, T., Molloi, S., 2021. Characterization of arterial plaque composition with dual energy computed tomography: a simulation study. Int J Cardiovasc Imaging 37, 331–341. https://doi.org/10.1007/s10554-020-01961-y</w:t>
      </w:r>
    </w:p>
    <w:p w14:paraId="18E9537C" w14:textId="77777777" w:rsidR="00871082" w:rsidRPr="00871082" w:rsidRDefault="00871082" w:rsidP="00871082">
      <w:pPr>
        <w:pStyle w:val="Bibliography"/>
        <w:rPr>
          <w:rFonts w:ascii="Calibri" w:cs="Calibri"/>
        </w:rPr>
      </w:pPr>
      <w:r w:rsidRPr="00871082">
        <w:rPr>
          <w:rFonts w:ascii="Calibri" w:cs="Calibri"/>
        </w:rPr>
        <w:t>Dobrolińska, M., Praagh, G., Oostveen, L., Poelhekken, K., Greuter, M., Fleischmann, D., Willemink, M., Lange, F., Slart, R., Leiner, T., Werf, N., 2022. Systematic Assessment of Coronary Calcium Detectability and Quantification on Four Generations of CT Reconstruction Techniques: a Patient and Phantom Study. https://doi.org/10.21203/rs.3.rs-1343878/v1</w:t>
      </w:r>
    </w:p>
    <w:p w14:paraId="4A34688E" w14:textId="77777777" w:rsidR="00871082" w:rsidRPr="00871082" w:rsidRDefault="00871082" w:rsidP="00871082">
      <w:pPr>
        <w:pStyle w:val="Bibliography"/>
        <w:rPr>
          <w:rFonts w:ascii="Calibri" w:cs="Calibri"/>
        </w:rPr>
      </w:pPr>
      <w:r w:rsidRPr="00871082">
        <w:rPr>
          <w:rFonts w:ascii="Calibri" w:cs="Calibri"/>
        </w:rPr>
        <w:t>Gräni, C., Vontobel, J., Benz, D.C., Bacanovic, S., Giannopoulos, A.A., Messerli, M., Grossmann, M., Gebhard, C., Pazhenkottil, A.P., Gaemperli, O., Kaufmann, P.A., Buechel, R.R., 2018. Ultra-low-dose coronary artery calcium scoring using novel scoring thresholds for low tube voltage protocols—a pilot study. European Heart Journal - Cardiovascular Imaging 19, 1362–1371. https://doi.org/10.1093/ehjci/jey019</w:t>
      </w:r>
    </w:p>
    <w:p w14:paraId="579BE561" w14:textId="77777777" w:rsidR="00871082" w:rsidRPr="00871082" w:rsidRDefault="00871082" w:rsidP="00871082">
      <w:pPr>
        <w:pStyle w:val="Bibliography"/>
        <w:rPr>
          <w:rFonts w:ascii="Calibri" w:cs="Calibri"/>
        </w:rPr>
      </w:pPr>
      <w:r w:rsidRPr="00871082">
        <w:rPr>
          <w:rFonts w:ascii="Calibri" w:cs="Calibri"/>
        </w:rPr>
        <w:t>Greenland, P., Blaha, M.J., Budoff, M.J., Erbel, R., Watson, K.E., 2018. Coronary Calcium Score and Cardiovascular Risk. J Am Coll Cardiol 72, 434–447. https://doi.org/10.1016/j.jacc.2018.05.027</w:t>
      </w:r>
    </w:p>
    <w:p w14:paraId="12BB9342" w14:textId="77777777" w:rsidR="00871082" w:rsidRPr="00871082" w:rsidRDefault="00871082" w:rsidP="00871082">
      <w:pPr>
        <w:pStyle w:val="Bibliography"/>
        <w:rPr>
          <w:rFonts w:ascii="Calibri" w:cs="Calibri"/>
        </w:rPr>
      </w:pPr>
      <w:r w:rsidRPr="00871082">
        <w:rPr>
          <w:rFonts w:ascii="Calibri" w:cs="Calibri"/>
        </w:rPr>
        <w:t>Liang, C.J., Budoff, M.J., Kaufman, J.D., Kronmal, R.A., Brown, E.R., 2012. An alternative method for quantifying coronary artery calcification: the multi-ethnic study of atherosclerosis (MESA). BMC Med Imaging 12, 14. https://doi.org/10.1186/1471-2342-12-14</w:t>
      </w:r>
    </w:p>
    <w:p w14:paraId="410CF65C" w14:textId="77777777" w:rsidR="00871082" w:rsidRPr="00871082" w:rsidRDefault="00871082" w:rsidP="00871082">
      <w:pPr>
        <w:pStyle w:val="Bibliography"/>
        <w:rPr>
          <w:rFonts w:ascii="Calibri" w:cs="Calibri"/>
        </w:rPr>
      </w:pPr>
      <w:r w:rsidRPr="00871082">
        <w:rPr>
          <w:rFonts w:ascii="Calibri" w:cs="Calibri"/>
        </w:rPr>
        <w:lastRenderedPageBreak/>
        <w:t>Lloyd-Jones, D., Adams, R.J., Brown, T.M., Carnethon, M., Dai, S., De Simone, G., Ferguson, T.B., Ford, E., Furie, K., Gillespie, C., Go, A., Greenlund, K., Haase, N., Hailpern, S., Ho, P.M., Howard, V., Kissela, B., Kittner, S., Lackland, D., Lisabeth, L., Marelli, A., McDermott, M.M., Meigs, J., Mozaffarian, D., Mussolino, M., Nichol, G., Roger, V.L., Rosamond, W., Sacco, R., Sorlie, P., Stafford, R., Thom, T., Wasserthiel-Smoller, S., Wong, N.D., Wylie-Rosett, J., American Heart Association Statistics Committee and Stroke Statistics Subcommittee, 2010. Executive summary: heart disease and stroke statistics--2010 update: a report from the American Heart Association. Circulation 121, 948–954. https://doi.org/10.1161/CIRCULATIONAHA.109.192666</w:t>
      </w:r>
    </w:p>
    <w:p w14:paraId="295407C8" w14:textId="77777777" w:rsidR="00871082" w:rsidRPr="00871082" w:rsidRDefault="00871082" w:rsidP="00871082">
      <w:pPr>
        <w:pStyle w:val="Bibliography"/>
        <w:rPr>
          <w:rFonts w:ascii="Calibri" w:cs="Calibri"/>
        </w:rPr>
      </w:pPr>
      <w:r w:rsidRPr="00871082">
        <w:rPr>
          <w:rFonts w:ascii="Calibri" w:cs="Calibri"/>
        </w:rPr>
        <w:t>Lo‐Kioeng‐Shioe, M.S., Vavere, A.L., Arbab‐Zadeh, A., Schuijf, J.D., Rochitte, C.E., Chen, M.Y., Rief, M., Kofoed, K.F., Clouse, M.E., Scholte, A.J., Miller, J.M., Betoko, A., Blaha, M.J., Cox, C., Deckers, J.W., Lima, J.A.C., 2019. Coronary Calcium Characteristics as Predictors of Major Adverse Cardiac Events in Symptomatic Patients: Insights From the CORE320 Multinational Study. Journal of the American Heart Association 8, e007201. https://doi.org/10.1161/JAHA.117.007201</w:t>
      </w:r>
    </w:p>
    <w:p w14:paraId="17BB4DC3" w14:textId="77777777" w:rsidR="00871082" w:rsidRPr="00871082" w:rsidRDefault="00871082" w:rsidP="00871082">
      <w:pPr>
        <w:pStyle w:val="Bibliography"/>
        <w:rPr>
          <w:rFonts w:ascii="Calibri" w:cs="Calibri"/>
        </w:rPr>
      </w:pPr>
      <w:r w:rsidRPr="00871082">
        <w:rPr>
          <w:rFonts w:ascii="Calibri" w:cs="Calibri"/>
        </w:rPr>
        <w:t>Mahnken, A.H., 2012. CT Imaging of Coronary Stents: Past, Present, and Future. ISRN Cardiol 2012, 139823. https://doi.org/10.5402/2012/139823</w:t>
      </w:r>
    </w:p>
    <w:p w14:paraId="07A2FDF9" w14:textId="77777777" w:rsidR="00871082" w:rsidRPr="00871082" w:rsidRDefault="00871082" w:rsidP="00871082">
      <w:pPr>
        <w:pStyle w:val="Bibliography"/>
        <w:rPr>
          <w:rFonts w:ascii="Calibri" w:cs="Calibri"/>
        </w:rPr>
      </w:pPr>
      <w:r w:rsidRPr="00871082">
        <w:rPr>
          <w:rFonts w:ascii="Calibri" w:cs="Calibri"/>
        </w:rPr>
        <w:t>Molloi, S., Johnson, T., Ding, H., Lipinski, J., 2017. Accurate quantification of vessel cross-sectional area using CT angiography: a simulation study. The international journal of cardiovascular imaging 33. https://doi.org/10.1007/s10554-016-1007-9</w:t>
      </w:r>
    </w:p>
    <w:p w14:paraId="12F5DB8D" w14:textId="77777777" w:rsidR="00871082" w:rsidRPr="00871082" w:rsidRDefault="00871082" w:rsidP="00871082">
      <w:pPr>
        <w:pStyle w:val="Bibliography"/>
        <w:rPr>
          <w:rFonts w:ascii="Calibri" w:cs="Calibri"/>
        </w:rPr>
      </w:pPr>
      <w:r w:rsidRPr="00871082">
        <w:rPr>
          <w:rFonts w:ascii="Calibri" w:cs="Calibri"/>
        </w:rPr>
        <w:t>Nakazato, R., Dey, D., Gutstein, A., Le Meunier, L., Cheng, V.Y., Pimentel, R., Paz, W., Hayes, S.W., Thomson, L.E.J., Friedman, J.D., Berman, D.S., 2009. Coronary artery calcium scoring using a reduced tube voltage and radiation dose protocol with dual-source computed tomography. J Cardiovasc Comput Tomogr 3, 394–400. https://doi.org/10.1016/j.jcct.2009.10.002</w:t>
      </w:r>
    </w:p>
    <w:p w14:paraId="7CF47C7F" w14:textId="77777777" w:rsidR="00871082" w:rsidRPr="00871082" w:rsidRDefault="00871082" w:rsidP="00871082">
      <w:pPr>
        <w:pStyle w:val="Bibliography"/>
        <w:rPr>
          <w:rFonts w:ascii="Calibri" w:cs="Calibri"/>
        </w:rPr>
      </w:pPr>
      <w:r w:rsidRPr="00871082">
        <w:rPr>
          <w:rFonts w:ascii="Calibri" w:cs="Calibri"/>
        </w:rPr>
        <w:t>Peng, A.W., Dardari, Z.A., Blumenthal, R.S., Dzaye, O., Obisesan, O.H., Iftekhar Uddin, S. m., Nasir, K., Blankstein, R., Budoff, M.J., Bødtker Mortensen, M., Joshi, P.H., Page, J., Blaha, M.J., 2021. Very High Coronary Artery Calcium (≥1000) and Association With Cardiovascular Disease Events, Non–Cardiovascular Disease Outcomes, and Mortality. Circulation 143, 1571–1583. https://doi.org/10.1161/CIRCULATIONAHA.120.050545</w:t>
      </w:r>
    </w:p>
    <w:p w14:paraId="4A5910E4" w14:textId="77777777" w:rsidR="00871082" w:rsidRPr="00871082" w:rsidRDefault="00871082" w:rsidP="00871082">
      <w:pPr>
        <w:pStyle w:val="Bibliography"/>
        <w:rPr>
          <w:rFonts w:ascii="Calibri" w:cs="Calibri"/>
        </w:rPr>
      </w:pPr>
      <w:r w:rsidRPr="00871082">
        <w:rPr>
          <w:rFonts w:ascii="Calibri" w:cs="Calibri"/>
        </w:rPr>
        <w:t>Pérez-García, F., Sparks, R., Ourselin, S., 2021. TorchIO: A Python library for efficient loading, preprocessing, augmentation and patch-based sampling of medical images in deep learning. Computer Methods and Programs in Biomedicine 208, 106236. https://doi.org/10.1016/j.cmpb.2021.106236</w:t>
      </w:r>
    </w:p>
    <w:p w14:paraId="55E9E54D" w14:textId="77777777" w:rsidR="00871082" w:rsidRPr="00871082" w:rsidRDefault="00871082" w:rsidP="00871082">
      <w:pPr>
        <w:pStyle w:val="Bibliography"/>
        <w:rPr>
          <w:rFonts w:ascii="Calibri" w:cs="Calibri"/>
        </w:rPr>
      </w:pPr>
      <w:r w:rsidRPr="00871082">
        <w:rPr>
          <w:rFonts w:ascii="Calibri" w:cs="Calibri"/>
        </w:rPr>
        <w:t>Praagh, G.D., Werf, N.R., Wang, J., Ommen, F., Poelhekken, K., Slart, R.H.J.A., Fleischmann, D., Greuter, M.J.W., Leiner, T., Willemink, M.J., 2021. Fully automated quantification method (FQM) of coronary calcium in an anthropomorphic phantom. Medical Physics 48, 3730–3740. https://doi.org/10.1002/mp.14912</w:t>
      </w:r>
    </w:p>
    <w:p w14:paraId="090E9916" w14:textId="77777777" w:rsidR="00871082" w:rsidRPr="00871082" w:rsidRDefault="00871082" w:rsidP="00871082">
      <w:pPr>
        <w:pStyle w:val="Bibliography"/>
        <w:rPr>
          <w:rFonts w:ascii="Calibri" w:cs="Calibri"/>
        </w:rPr>
      </w:pPr>
      <w:r w:rsidRPr="00871082">
        <w:rPr>
          <w:rFonts w:ascii="Calibri" w:cs="Calibri"/>
        </w:rPr>
        <w:t>Shahzad, R., van Walsum, T., Schaap, M., Rossi, A., Klein, S., Weustink, A.C., de Feyter, P.J., van Vliet, L.J., Niessen, W.J., 2013. Vessel Specific Coronary Artery Calcium Scoring. Academic Radiology 20, 1–9. https://doi.org/10.1016/j.acra.2012.07.018</w:t>
      </w:r>
    </w:p>
    <w:p w14:paraId="101399DE" w14:textId="77777777" w:rsidR="00871082" w:rsidRPr="00871082" w:rsidRDefault="00871082" w:rsidP="00871082">
      <w:pPr>
        <w:pStyle w:val="Bibliography"/>
        <w:rPr>
          <w:rFonts w:ascii="Calibri" w:cs="Calibri"/>
        </w:rPr>
      </w:pPr>
      <w:r w:rsidRPr="00871082">
        <w:rPr>
          <w:rFonts w:ascii="Calibri" w:cs="Calibri"/>
        </w:rPr>
        <w:t>Shaw, R., Sudre, C., Ourselin, S., Cardoso, M.J., 2019. MRI k-Space Motion Artefact Augmentation: Model Robustness and Task-Specific Uncertainty, in: Proceedings of The 2nd International Conference on Medical Imaging with Deep Learning. Presented at the International Conference on Medical Imaging with Deep Learning, PMLR, pp. 427–436.</w:t>
      </w:r>
    </w:p>
    <w:p w14:paraId="5B0287F4" w14:textId="77777777" w:rsidR="00871082" w:rsidRPr="00871082" w:rsidRDefault="00871082" w:rsidP="00871082">
      <w:pPr>
        <w:pStyle w:val="Bibliography"/>
        <w:rPr>
          <w:rFonts w:ascii="Calibri" w:cs="Calibri"/>
        </w:rPr>
      </w:pPr>
      <w:r w:rsidRPr="00871082">
        <w:rPr>
          <w:rFonts w:ascii="Calibri" w:cs="Calibri"/>
        </w:rPr>
        <w:t>Shea, S., Navas-Acien, A., Shimbo, D., Brown, E.R., Budoff, M., Bancks, M.P., Barr, R.G., Kronmal, R., 2021. Spatially Weighted Coronary Artery Calcium Score and Coronary Heart Disease Events in the Multi-Ethnic Study of Atherosclerosis. Circulation: Cardiovascular Imaging 14, e011981. https://doi.org/10.1161/CIRCIMAGING.120.011981</w:t>
      </w:r>
    </w:p>
    <w:p w14:paraId="0B267F39" w14:textId="77777777" w:rsidR="00871082" w:rsidRPr="00871082" w:rsidRDefault="00871082" w:rsidP="00871082">
      <w:pPr>
        <w:pStyle w:val="Bibliography"/>
        <w:rPr>
          <w:rFonts w:ascii="Calibri" w:cs="Calibri"/>
        </w:rPr>
      </w:pPr>
      <w:r w:rsidRPr="00871082">
        <w:rPr>
          <w:rFonts w:ascii="Calibri" w:cs="Calibri"/>
        </w:rPr>
        <w:t xml:space="preserve">Šprem, J., Vos, B.D. de, Lessmann, N., Hamersvelt, R.W. van, Greuter, M.J.W., Jong, P.A. de, Leiner, T., Viergever, M.A., Išgum, I., 2018. Coronary calcium scoring with partial volume correction in </w:t>
      </w:r>
      <w:r w:rsidRPr="00871082">
        <w:rPr>
          <w:rFonts w:ascii="Calibri" w:cs="Calibri"/>
        </w:rPr>
        <w:lastRenderedPageBreak/>
        <w:t>anthropomorphic thorax phantom and screening chest CT images. PLOS ONE 13, e0209318. https://doi.org/10.1371/journal.pone.0209318</w:t>
      </w:r>
    </w:p>
    <w:p w14:paraId="5EEB708B" w14:textId="77777777" w:rsidR="00871082" w:rsidRPr="00871082" w:rsidRDefault="00871082" w:rsidP="00871082">
      <w:pPr>
        <w:pStyle w:val="Bibliography"/>
        <w:rPr>
          <w:rFonts w:ascii="Calibri" w:cs="Calibri"/>
        </w:rPr>
      </w:pPr>
      <w:r w:rsidRPr="00871082">
        <w:rPr>
          <w:rFonts w:ascii="Calibri" w:cs="Calibri"/>
        </w:rPr>
        <w:t>Tzolos, E., Han, D., Klein, E., Friedman, J.D., Hayes, S.W., Thomson, L.E.J., Slomka, P., Dey, D., Gransar, H., Berman, D.S., 2022. Detection of small coronary calcifications in patients with Agatston coronary artery calcium score of zero. Journal of Cardiovascular Computed Tomography 16, 150–154. https://doi.org/10.1016/j.jcct.2021.10.004</w:t>
      </w:r>
    </w:p>
    <w:p w14:paraId="09495F3D" w14:textId="77777777" w:rsidR="00871082" w:rsidRPr="00871082" w:rsidRDefault="00871082" w:rsidP="00871082">
      <w:pPr>
        <w:pStyle w:val="Bibliography"/>
        <w:rPr>
          <w:rFonts w:ascii="Calibri" w:cs="Calibri"/>
        </w:rPr>
      </w:pPr>
      <w:r w:rsidRPr="00871082">
        <w:rPr>
          <w:rFonts w:ascii="Calibri" w:cs="Calibri"/>
        </w:rPr>
        <w:t>van der Werf, N.R., Si-Mohamed, S., Rodesch, P.A., van Hamersvelt, R.W., Greuter, M.J.W., Boccalini, S., Greffier, J., Leiner, T., Boussel, L., Willemink, M.J., Douek, P., 2022. Coronary calcium scoring potential of large field-of-view spectral photon-counting CT: a phantom study. Eur Radiol 32, 152–162. https://doi.org/10.1007/s00330-021-08152-w</w:t>
      </w:r>
    </w:p>
    <w:p w14:paraId="5ED7595C" w14:textId="77777777" w:rsidR="00871082" w:rsidRPr="00871082" w:rsidRDefault="00871082" w:rsidP="00871082">
      <w:pPr>
        <w:pStyle w:val="Bibliography"/>
        <w:rPr>
          <w:rFonts w:ascii="Calibri" w:cs="Calibri"/>
        </w:rPr>
      </w:pPr>
      <w:r w:rsidRPr="00871082">
        <w:rPr>
          <w:rFonts w:ascii="Calibri" w:cs="Calibri"/>
        </w:rPr>
        <w:t>van der Werf, N.R., Willemink, M.J., Willems, T.P., Vliegenthart, R., Greuter, M.J.W., Leiner, T., 2018. Influence of heart rate on coronary calcium scores: a multi-manufacturer phantom study. Int J Cardiovasc Imaging 34, 959–966. https://doi.org/10.1007/s10554-017-1293-x</w:t>
      </w:r>
    </w:p>
    <w:p w14:paraId="068C1317" w14:textId="77777777" w:rsidR="00871082" w:rsidRPr="00871082" w:rsidRDefault="00871082" w:rsidP="00871082">
      <w:pPr>
        <w:pStyle w:val="Bibliography"/>
        <w:rPr>
          <w:rFonts w:ascii="Calibri" w:cs="Calibri"/>
        </w:rPr>
      </w:pPr>
      <w:r w:rsidRPr="00871082">
        <w:rPr>
          <w:rFonts w:ascii="Calibri" w:cs="Calibri"/>
        </w:rPr>
        <w:t>van Praagh, G.D., Wang, J., van der Werf, N.R., Greuter, M.J.W., Mastrodicasa, D., Nieman, K., van Hamersvelt, R.W., Oostveen, L.J., de Lange, F., Slart, R.H.J.A., Leiner, T., Fleischmann, D., Willemink, M.J., 2022. Coronary Artery Calcium Scoring: Toward a New Standard. Invest Radiol 57, 13–22. https://doi.org/10.1097/RLI.0000000000000808</w:t>
      </w:r>
    </w:p>
    <w:p w14:paraId="46C505B7" w14:textId="77777777" w:rsidR="00871082" w:rsidRPr="00871082" w:rsidRDefault="00871082" w:rsidP="00871082">
      <w:pPr>
        <w:pStyle w:val="Bibliography"/>
        <w:rPr>
          <w:rFonts w:ascii="Calibri" w:cs="Calibri"/>
        </w:rPr>
      </w:pPr>
      <w:r w:rsidRPr="00871082">
        <w:rPr>
          <w:rFonts w:ascii="Calibri" w:cs="Calibri"/>
        </w:rPr>
        <w:t>Willemink, M.J., Abramiuc, B., den Harder, A.M., van der Werf, N.R., de Jong, P.A., Budde, R.P.J., Wildberger, J.E., Vliegenthart, R., Willems, T.P., Greuter, M.J.W., Leiner, T., 2015. Coronary calcium scores are systematically underestimated at a large chest size: A multivendor phantom study. J Cardiovasc Comput Tomogr 9, 415–421. https://doi.org/10.1016/j.jcct.2015.03.010</w:t>
      </w:r>
    </w:p>
    <w:p w14:paraId="0F790557" w14:textId="77777777" w:rsidR="00871082" w:rsidRPr="00871082" w:rsidRDefault="00871082" w:rsidP="00871082">
      <w:pPr>
        <w:pStyle w:val="Bibliography"/>
        <w:rPr>
          <w:rFonts w:ascii="Calibri" w:cs="Calibri"/>
        </w:rPr>
      </w:pPr>
      <w:r w:rsidRPr="00871082">
        <w:rPr>
          <w:rFonts w:ascii="Calibri" w:cs="Calibri"/>
        </w:rPr>
        <w:t>Willemink, M.J., Vliegenthart, R., Takx, R.A.P., Leiner, T., Budde, R.P.J., Bleys, R.L.A.W., Das, M., Wildberger, J.E., Prokop, M., Buls, N., de Mey, J., Schilham, A.M.R., de Jong, P.A., 2014. Coronary Artery Calcification Scoring with State-of-the-Art CT Scanners from Different Vendors Has Substantial Effect on Risk Classification. Radiology 273, 695–702. https://doi.org/10.1148/radiol.14140066</w:t>
      </w:r>
    </w:p>
    <w:p w14:paraId="30CE9580" w14:textId="77777777" w:rsidR="00871082" w:rsidRPr="00871082" w:rsidRDefault="00871082" w:rsidP="00871082">
      <w:pPr>
        <w:pStyle w:val="Bibliography"/>
        <w:rPr>
          <w:rFonts w:ascii="Calibri" w:cs="Calibri"/>
        </w:rPr>
      </w:pPr>
      <w:r w:rsidRPr="00871082">
        <w:rPr>
          <w:rFonts w:ascii="Calibri" w:cs="Calibri"/>
        </w:rPr>
        <w:t>Wolterink, J.M., Leiner, T., de Vos, B.D., Coatrieux, J.-L., Kelm, B.M., Kondo, S., Salgado, R.A., Shahzad, R., Shu, H., Snoeren, M., Takx, R.A.P., van Vliet, L.J., van Walsum, T., Willems, T.P., Yang, G., Zheng, Y., Viergever, M.A., Išgum, I., 2016. An evaluation of automatic coronary artery calcium scoring methods with cardiac CT using the orCaScore framework. Medical Physics 43, 2361–2373. https://doi.org/10.1118/1.4945696</w:t>
      </w:r>
    </w:p>
    <w:p w14:paraId="004A2080" w14:textId="77777777" w:rsidR="00871082" w:rsidRPr="00871082" w:rsidRDefault="00871082" w:rsidP="00871082">
      <w:pPr>
        <w:pStyle w:val="Bibliography"/>
        <w:rPr>
          <w:rFonts w:ascii="Calibri" w:cs="Calibri"/>
        </w:rPr>
      </w:pPr>
      <w:r w:rsidRPr="00871082">
        <w:rPr>
          <w:rFonts w:ascii="Calibri" w:cs="Calibri"/>
        </w:rPr>
        <w:t>Wolterink, J.M., Leiner, T., Takx, R.A.P., Viergever, M.A., Išgum, I., 2015. Automatic Coronary Calcium Scoring in Non-Contrast-Enhanced ECG-Triggered Cardiac CT With Ambiguity Detection. IEEE Transactions on Medical Imaging 34, 1867–1878. https://doi.org/10.1109/TMI.2015.2412651</w:t>
      </w:r>
    </w:p>
    <w:p w14:paraId="423E9FEF" w14:textId="00865673" w:rsidR="001F3879" w:rsidRPr="001F3879" w:rsidRDefault="00871082" w:rsidP="001F3879">
      <w:r>
        <w:fldChar w:fldCharType="end"/>
      </w:r>
    </w:p>
    <w:sectPr w:rsidR="001F3879" w:rsidRPr="001F38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26E37" w14:textId="77777777" w:rsidR="0052780E" w:rsidRDefault="0052780E" w:rsidP="0072483A">
      <w:r>
        <w:separator/>
      </w:r>
    </w:p>
  </w:endnote>
  <w:endnote w:type="continuationSeparator" w:id="0">
    <w:p w14:paraId="19519520" w14:textId="77777777" w:rsidR="0052780E" w:rsidRDefault="0052780E" w:rsidP="00724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2BFA2" w14:textId="77777777" w:rsidR="0052780E" w:rsidRDefault="0052780E" w:rsidP="0072483A">
      <w:r>
        <w:separator/>
      </w:r>
    </w:p>
  </w:footnote>
  <w:footnote w:type="continuationSeparator" w:id="0">
    <w:p w14:paraId="2EE47D21" w14:textId="77777777" w:rsidR="0052780E" w:rsidRDefault="0052780E" w:rsidP="0072483A">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oi, Sabee">
    <w15:presenceInfo w15:providerId="AD" w15:userId="S::symolloi@hs.uci.edu::0fe99f02-e436-4093-8598-becf63669fb6"/>
  </w15:person>
  <w15:person w15:author="Mike Black">
    <w15:presenceInfo w15:providerId="Windows Live" w15:userId="afa16e46a2cd6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2C6"/>
    <w:rsid w:val="00003080"/>
    <w:rsid w:val="000158A6"/>
    <w:rsid w:val="0001591A"/>
    <w:rsid w:val="000166FC"/>
    <w:rsid w:val="000209A4"/>
    <w:rsid w:val="000209E2"/>
    <w:rsid w:val="000214B5"/>
    <w:rsid w:val="00026FB6"/>
    <w:rsid w:val="00027F41"/>
    <w:rsid w:val="0003289A"/>
    <w:rsid w:val="00036E8B"/>
    <w:rsid w:val="00037F1B"/>
    <w:rsid w:val="00097141"/>
    <w:rsid w:val="000A0598"/>
    <w:rsid w:val="000C1093"/>
    <w:rsid w:val="000C359D"/>
    <w:rsid w:val="000E18B3"/>
    <w:rsid w:val="000E2C8D"/>
    <w:rsid w:val="000E36C8"/>
    <w:rsid w:val="000E4274"/>
    <w:rsid w:val="00102416"/>
    <w:rsid w:val="00104FA4"/>
    <w:rsid w:val="00106E40"/>
    <w:rsid w:val="00111817"/>
    <w:rsid w:val="00120951"/>
    <w:rsid w:val="0012365E"/>
    <w:rsid w:val="00130F65"/>
    <w:rsid w:val="0014692A"/>
    <w:rsid w:val="00155176"/>
    <w:rsid w:val="001641B4"/>
    <w:rsid w:val="0018703B"/>
    <w:rsid w:val="00196005"/>
    <w:rsid w:val="001A194C"/>
    <w:rsid w:val="001A725E"/>
    <w:rsid w:val="001B1F03"/>
    <w:rsid w:val="001B4A1A"/>
    <w:rsid w:val="001C65D0"/>
    <w:rsid w:val="001C677A"/>
    <w:rsid w:val="001F3879"/>
    <w:rsid w:val="001F6599"/>
    <w:rsid w:val="00203632"/>
    <w:rsid w:val="0021103B"/>
    <w:rsid w:val="00232535"/>
    <w:rsid w:val="00234A46"/>
    <w:rsid w:val="00241F7E"/>
    <w:rsid w:val="002500AB"/>
    <w:rsid w:val="0025198F"/>
    <w:rsid w:val="002552AE"/>
    <w:rsid w:val="002653D1"/>
    <w:rsid w:val="00270D55"/>
    <w:rsid w:val="00272071"/>
    <w:rsid w:val="002806FA"/>
    <w:rsid w:val="002836B9"/>
    <w:rsid w:val="00284E1A"/>
    <w:rsid w:val="00292DE3"/>
    <w:rsid w:val="002B0763"/>
    <w:rsid w:val="002B4ACB"/>
    <w:rsid w:val="002E3862"/>
    <w:rsid w:val="002E3F19"/>
    <w:rsid w:val="002F4CD0"/>
    <w:rsid w:val="00300EAC"/>
    <w:rsid w:val="003030E7"/>
    <w:rsid w:val="00320429"/>
    <w:rsid w:val="00326676"/>
    <w:rsid w:val="00343AD7"/>
    <w:rsid w:val="00343B88"/>
    <w:rsid w:val="00345BC6"/>
    <w:rsid w:val="00346E71"/>
    <w:rsid w:val="00362A53"/>
    <w:rsid w:val="00372564"/>
    <w:rsid w:val="00374F06"/>
    <w:rsid w:val="003900AB"/>
    <w:rsid w:val="003C3B74"/>
    <w:rsid w:val="003C6482"/>
    <w:rsid w:val="003E3089"/>
    <w:rsid w:val="003E5A7B"/>
    <w:rsid w:val="00432F80"/>
    <w:rsid w:val="00433FAF"/>
    <w:rsid w:val="00437A20"/>
    <w:rsid w:val="00437C93"/>
    <w:rsid w:val="00452884"/>
    <w:rsid w:val="00453B02"/>
    <w:rsid w:val="004541F4"/>
    <w:rsid w:val="00471DAB"/>
    <w:rsid w:val="00472CCB"/>
    <w:rsid w:val="004842C5"/>
    <w:rsid w:val="00491768"/>
    <w:rsid w:val="004A4714"/>
    <w:rsid w:val="004C1CF6"/>
    <w:rsid w:val="004C1DD3"/>
    <w:rsid w:val="004C5C5B"/>
    <w:rsid w:val="005112E4"/>
    <w:rsid w:val="00521D29"/>
    <w:rsid w:val="0052780E"/>
    <w:rsid w:val="00527A8C"/>
    <w:rsid w:val="00551FE6"/>
    <w:rsid w:val="005520F6"/>
    <w:rsid w:val="00555B26"/>
    <w:rsid w:val="00555E99"/>
    <w:rsid w:val="00560ACF"/>
    <w:rsid w:val="00565FBC"/>
    <w:rsid w:val="005722EC"/>
    <w:rsid w:val="00575507"/>
    <w:rsid w:val="00581C34"/>
    <w:rsid w:val="00582B95"/>
    <w:rsid w:val="0058790C"/>
    <w:rsid w:val="005B36F6"/>
    <w:rsid w:val="005B3F01"/>
    <w:rsid w:val="005C38A2"/>
    <w:rsid w:val="005D5701"/>
    <w:rsid w:val="005D5C32"/>
    <w:rsid w:val="005D7363"/>
    <w:rsid w:val="005F3CCF"/>
    <w:rsid w:val="005F52F5"/>
    <w:rsid w:val="00602EDD"/>
    <w:rsid w:val="00605E05"/>
    <w:rsid w:val="0061394E"/>
    <w:rsid w:val="00616562"/>
    <w:rsid w:val="00621D71"/>
    <w:rsid w:val="006246D7"/>
    <w:rsid w:val="00625465"/>
    <w:rsid w:val="00632E6E"/>
    <w:rsid w:val="006335FF"/>
    <w:rsid w:val="00636378"/>
    <w:rsid w:val="00644704"/>
    <w:rsid w:val="0065337C"/>
    <w:rsid w:val="00654B26"/>
    <w:rsid w:val="00663403"/>
    <w:rsid w:val="00663D33"/>
    <w:rsid w:val="00666626"/>
    <w:rsid w:val="00666EC9"/>
    <w:rsid w:val="00692CE0"/>
    <w:rsid w:val="006960F7"/>
    <w:rsid w:val="006A01B9"/>
    <w:rsid w:val="006A42B6"/>
    <w:rsid w:val="006B71A1"/>
    <w:rsid w:val="006D1549"/>
    <w:rsid w:val="006D37E3"/>
    <w:rsid w:val="006D64A3"/>
    <w:rsid w:val="006F1D08"/>
    <w:rsid w:val="007041E2"/>
    <w:rsid w:val="00707EC3"/>
    <w:rsid w:val="0072483A"/>
    <w:rsid w:val="00734EF7"/>
    <w:rsid w:val="00742B8A"/>
    <w:rsid w:val="00743297"/>
    <w:rsid w:val="00744DA3"/>
    <w:rsid w:val="00754797"/>
    <w:rsid w:val="007649A0"/>
    <w:rsid w:val="00766A5B"/>
    <w:rsid w:val="007677DA"/>
    <w:rsid w:val="0077217E"/>
    <w:rsid w:val="00784905"/>
    <w:rsid w:val="00784BBE"/>
    <w:rsid w:val="00787B9D"/>
    <w:rsid w:val="007A4E4F"/>
    <w:rsid w:val="007A62C6"/>
    <w:rsid w:val="007B7890"/>
    <w:rsid w:val="007C0DEA"/>
    <w:rsid w:val="007C2917"/>
    <w:rsid w:val="007D09F6"/>
    <w:rsid w:val="007D1D7C"/>
    <w:rsid w:val="007D697A"/>
    <w:rsid w:val="007D7CA2"/>
    <w:rsid w:val="007F2D2F"/>
    <w:rsid w:val="007F3F8F"/>
    <w:rsid w:val="00804BD3"/>
    <w:rsid w:val="0082773A"/>
    <w:rsid w:val="00834284"/>
    <w:rsid w:val="008362DC"/>
    <w:rsid w:val="008425EB"/>
    <w:rsid w:val="008522A4"/>
    <w:rsid w:val="00856A13"/>
    <w:rsid w:val="00871082"/>
    <w:rsid w:val="008710E4"/>
    <w:rsid w:val="008940A7"/>
    <w:rsid w:val="008A56DC"/>
    <w:rsid w:val="008B4F25"/>
    <w:rsid w:val="008D0087"/>
    <w:rsid w:val="008D04DF"/>
    <w:rsid w:val="008F5454"/>
    <w:rsid w:val="00904BF5"/>
    <w:rsid w:val="00915E7C"/>
    <w:rsid w:val="00923CB4"/>
    <w:rsid w:val="00950992"/>
    <w:rsid w:val="00967DF7"/>
    <w:rsid w:val="00993872"/>
    <w:rsid w:val="009A0B7B"/>
    <w:rsid w:val="009A538E"/>
    <w:rsid w:val="009B1D44"/>
    <w:rsid w:val="009B7DBB"/>
    <w:rsid w:val="009C53FC"/>
    <w:rsid w:val="009C7402"/>
    <w:rsid w:val="009D3070"/>
    <w:rsid w:val="009E4E66"/>
    <w:rsid w:val="009F1238"/>
    <w:rsid w:val="009F17F0"/>
    <w:rsid w:val="009F443C"/>
    <w:rsid w:val="009F485D"/>
    <w:rsid w:val="009F5C8F"/>
    <w:rsid w:val="00A06817"/>
    <w:rsid w:val="00A1639D"/>
    <w:rsid w:val="00A1644B"/>
    <w:rsid w:val="00A165DF"/>
    <w:rsid w:val="00A17115"/>
    <w:rsid w:val="00A26145"/>
    <w:rsid w:val="00A32272"/>
    <w:rsid w:val="00A32502"/>
    <w:rsid w:val="00A40CE6"/>
    <w:rsid w:val="00A560FF"/>
    <w:rsid w:val="00A615DE"/>
    <w:rsid w:val="00A65929"/>
    <w:rsid w:val="00A70355"/>
    <w:rsid w:val="00A75F8A"/>
    <w:rsid w:val="00A953D4"/>
    <w:rsid w:val="00AA76B0"/>
    <w:rsid w:val="00AB0D44"/>
    <w:rsid w:val="00AB5465"/>
    <w:rsid w:val="00AD236D"/>
    <w:rsid w:val="00AD736A"/>
    <w:rsid w:val="00AE1D6E"/>
    <w:rsid w:val="00AF6224"/>
    <w:rsid w:val="00AF6468"/>
    <w:rsid w:val="00B02389"/>
    <w:rsid w:val="00B03F77"/>
    <w:rsid w:val="00B10503"/>
    <w:rsid w:val="00B124E2"/>
    <w:rsid w:val="00B17ADA"/>
    <w:rsid w:val="00B216FB"/>
    <w:rsid w:val="00B63A68"/>
    <w:rsid w:val="00B6576D"/>
    <w:rsid w:val="00B7380F"/>
    <w:rsid w:val="00B8258F"/>
    <w:rsid w:val="00B845F8"/>
    <w:rsid w:val="00B91A61"/>
    <w:rsid w:val="00B970A4"/>
    <w:rsid w:val="00BE3E75"/>
    <w:rsid w:val="00C04C84"/>
    <w:rsid w:val="00C056BF"/>
    <w:rsid w:val="00C05785"/>
    <w:rsid w:val="00C06965"/>
    <w:rsid w:val="00C1631E"/>
    <w:rsid w:val="00C26F68"/>
    <w:rsid w:val="00C31347"/>
    <w:rsid w:val="00C539B8"/>
    <w:rsid w:val="00C57E9D"/>
    <w:rsid w:val="00C607F5"/>
    <w:rsid w:val="00C61167"/>
    <w:rsid w:val="00C64AA6"/>
    <w:rsid w:val="00C82D1F"/>
    <w:rsid w:val="00C86E67"/>
    <w:rsid w:val="00C913C7"/>
    <w:rsid w:val="00C926F5"/>
    <w:rsid w:val="00C93856"/>
    <w:rsid w:val="00CB08A5"/>
    <w:rsid w:val="00CB30ED"/>
    <w:rsid w:val="00CB37AC"/>
    <w:rsid w:val="00CC77A4"/>
    <w:rsid w:val="00CD6EAB"/>
    <w:rsid w:val="00CE1C27"/>
    <w:rsid w:val="00CE3614"/>
    <w:rsid w:val="00CF712D"/>
    <w:rsid w:val="00D15AB3"/>
    <w:rsid w:val="00D16E0C"/>
    <w:rsid w:val="00D21D15"/>
    <w:rsid w:val="00D25CDB"/>
    <w:rsid w:val="00D26489"/>
    <w:rsid w:val="00D33D95"/>
    <w:rsid w:val="00D35D60"/>
    <w:rsid w:val="00D40296"/>
    <w:rsid w:val="00D447FA"/>
    <w:rsid w:val="00D45084"/>
    <w:rsid w:val="00D5029D"/>
    <w:rsid w:val="00D51517"/>
    <w:rsid w:val="00D64154"/>
    <w:rsid w:val="00D75F4D"/>
    <w:rsid w:val="00D90FC4"/>
    <w:rsid w:val="00D9508E"/>
    <w:rsid w:val="00DA0DCA"/>
    <w:rsid w:val="00DC700C"/>
    <w:rsid w:val="00DD5129"/>
    <w:rsid w:val="00DD57BE"/>
    <w:rsid w:val="00E11963"/>
    <w:rsid w:val="00E30102"/>
    <w:rsid w:val="00E31B44"/>
    <w:rsid w:val="00E32A9E"/>
    <w:rsid w:val="00E37248"/>
    <w:rsid w:val="00E379E9"/>
    <w:rsid w:val="00E405EB"/>
    <w:rsid w:val="00E426DD"/>
    <w:rsid w:val="00E5613F"/>
    <w:rsid w:val="00E5615A"/>
    <w:rsid w:val="00E61C5E"/>
    <w:rsid w:val="00E70DD7"/>
    <w:rsid w:val="00E76BD9"/>
    <w:rsid w:val="00E82595"/>
    <w:rsid w:val="00E8390E"/>
    <w:rsid w:val="00EB4408"/>
    <w:rsid w:val="00ED790F"/>
    <w:rsid w:val="00EF0791"/>
    <w:rsid w:val="00F046A3"/>
    <w:rsid w:val="00F2695A"/>
    <w:rsid w:val="00F26A81"/>
    <w:rsid w:val="00F614D3"/>
    <w:rsid w:val="00F63CB1"/>
    <w:rsid w:val="00F779C9"/>
    <w:rsid w:val="00F84CD6"/>
    <w:rsid w:val="00F9775A"/>
    <w:rsid w:val="00FA034C"/>
    <w:rsid w:val="00FB1340"/>
    <w:rsid w:val="00FB4115"/>
    <w:rsid w:val="00FB56AD"/>
    <w:rsid w:val="00FC1C43"/>
    <w:rsid w:val="00FC298F"/>
    <w:rsid w:val="00FC7B76"/>
    <w:rsid w:val="00FD2B80"/>
    <w:rsid w:val="00FF19EA"/>
    <w:rsid w:val="00FF1A5F"/>
    <w:rsid w:val="00FF2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C8408"/>
  <w15:chartTrackingRefBased/>
  <w15:docId w15:val="{80D73A9F-BD01-8A45-859E-8FA66B17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2C6"/>
    <w:rPr>
      <w:rFonts w:eastAsia="Times New Roman" w:cs="Times New Roman"/>
      <w:sz w:val="22"/>
    </w:rPr>
  </w:style>
  <w:style w:type="paragraph" w:styleId="Heading1">
    <w:name w:val="heading 1"/>
    <w:basedOn w:val="Normal"/>
    <w:next w:val="Normal"/>
    <w:link w:val="Heading1Char"/>
    <w:uiPriority w:val="9"/>
    <w:qFormat/>
    <w:rsid w:val="000971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5C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C8F"/>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62C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2C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A62C6"/>
    <w:rPr>
      <w:color w:val="0563C1" w:themeColor="hyperlink"/>
      <w:u w:val="single"/>
    </w:rPr>
  </w:style>
  <w:style w:type="paragraph" w:styleId="ListParagraph">
    <w:name w:val="List Paragraph"/>
    <w:basedOn w:val="Normal"/>
    <w:uiPriority w:val="34"/>
    <w:qFormat/>
    <w:rsid w:val="007A62C6"/>
    <w:pPr>
      <w:ind w:left="720"/>
      <w:contextualSpacing/>
    </w:pPr>
  </w:style>
  <w:style w:type="paragraph" w:styleId="Subtitle">
    <w:name w:val="Subtitle"/>
    <w:basedOn w:val="Normal"/>
    <w:next w:val="Normal"/>
    <w:link w:val="SubtitleChar"/>
    <w:uiPriority w:val="11"/>
    <w:qFormat/>
    <w:rsid w:val="007A62C6"/>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7A62C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0971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F5C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5C8F"/>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2483A"/>
    <w:pPr>
      <w:tabs>
        <w:tab w:val="center" w:pos="4680"/>
        <w:tab w:val="right" w:pos="9360"/>
      </w:tabs>
    </w:pPr>
  </w:style>
  <w:style w:type="character" w:customStyle="1" w:styleId="HeaderChar">
    <w:name w:val="Header Char"/>
    <w:basedOn w:val="DefaultParagraphFont"/>
    <w:link w:val="Header"/>
    <w:uiPriority w:val="99"/>
    <w:rsid w:val="0072483A"/>
    <w:rPr>
      <w:rFonts w:eastAsia="Times New Roman" w:cs="Times New Roman"/>
      <w:sz w:val="22"/>
    </w:rPr>
  </w:style>
  <w:style w:type="paragraph" w:styleId="Footer">
    <w:name w:val="footer"/>
    <w:basedOn w:val="Normal"/>
    <w:link w:val="FooterChar"/>
    <w:uiPriority w:val="99"/>
    <w:unhideWhenUsed/>
    <w:rsid w:val="0072483A"/>
    <w:pPr>
      <w:tabs>
        <w:tab w:val="center" w:pos="4680"/>
        <w:tab w:val="right" w:pos="9360"/>
      </w:tabs>
    </w:pPr>
  </w:style>
  <w:style w:type="character" w:customStyle="1" w:styleId="FooterChar">
    <w:name w:val="Footer Char"/>
    <w:basedOn w:val="DefaultParagraphFont"/>
    <w:link w:val="Footer"/>
    <w:uiPriority w:val="99"/>
    <w:rsid w:val="0072483A"/>
    <w:rPr>
      <w:rFonts w:eastAsia="Times New Roman" w:cs="Times New Roman"/>
      <w:sz w:val="22"/>
    </w:rPr>
  </w:style>
  <w:style w:type="table" w:styleId="TableGrid">
    <w:name w:val="Table Grid"/>
    <w:basedOn w:val="TableNormal"/>
    <w:uiPriority w:val="39"/>
    <w:rsid w:val="00724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2483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2653D1"/>
    <w:rPr>
      <w:color w:val="808080"/>
    </w:rPr>
  </w:style>
  <w:style w:type="paragraph" w:styleId="Caption">
    <w:name w:val="caption"/>
    <w:basedOn w:val="Normal"/>
    <w:next w:val="Normal"/>
    <w:uiPriority w:val="35"/>
    <w:unhideWhenUsed/>
    <w:qFormat/>
    <w:rsid w:val="002653D1"/>
    <w:pPr>
      <w:spacing w:after="200"/>
    </w:pPr>
    <w:rPr>
      <w:i/>
      <w:iCs/>
      <w:color w:val="44546A" w:themeColor="text2"/>
      <w:sz w:val="18"/>
      <w:szCs w:val="18"/>
    </w:rPr>
  </w:style>
  <w:style w:type="paragraph" w:styleId="NormalWeb">
    <w:name w:val="Normal (Web)"/>
    <w:basedOn w:val="Normal"/>
    <w:uiPriority w:val="99"/>
    <w:semiHidden/>
    <w:unhideWhenUsed/>
    <w:rsid w:val="00F26A81"/>
    <w:pPr>
      <w:spacing w:before="100" w:beforeAutospacing="1" w:after="100" w:afterAutospacing="1"/>
    </w:pPr>
    <w:rPr>
      <w:rFonts w:ascii="Times New Roman" w:hAnsi="Times New Roman"/>
      <w:sz w:val="24"/>
    </w:rPr>
  </w:style>
  <w:style w:type="paragraph" w:styleId="Bibliography">
    <w:name w:val="Bibliography"/>
    <w:basedOn w:val="Normal"/>
    <w:next w:val="Normal"/>
    <w:uiPriority w:val="37"/>
    <w:unhideWhenUsed/>
    <w:rsid w:val="00871082"/>
    <w:pPr>
      <w:ind w:left="720" w:hanging="720"/>
    </w:pPr>
  </w:style>
  <w:style w:type="paragraph" w:styleId="Revision">
    <w:name w:val="Revision"/>
    <w:hidden/>
    <w:uiPriority w:val="99"/>
    <w:semiHidden/>
    <w:rsid w:val="00037F1B"/>
    <w:rPr>
      <w:rFonts w:eastAsia="Times New Roman" w:cs="Times New Roman"/>
      <w:sz w:val="22"/>
    </w:rPr>
  </w:style>
  <w:style w:type="table" w:styleId="PlainTable3">
    <w:name w:val="Plain Table 3"/>
    <w:basedOn w:val="TableNormal"/>
    <w:uiPriority w:val="43"/>
    <w:rsid w:val="00C0578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0578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0578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C0578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2720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3659">
      <w:bodyDiv w:val="1"/>
      <w:marLeft w:val="0"/>
      <w:marRight w:val="0"/>
      <w:marTop w:val="0"/>
      <w:marBottom w:val="0"/>
      <w:divBdr>
        <w:top w:val="none" w:sz="0" w:space="0" w:color="auto"/>
        <w:left w:val="none" w:sz="0" w:space="0" w:color="auto"/>
        <w:bottom w:val="none" w:sz="0" w:space="0" w:color="auto"/>
        <w:right w:val="none" w:sz="0" w:space="0" w:color="auto"/>
      </w:divBdr>
    </w:div>
    <w:div w:id="15236789">
      <w:bodyDiv w:val="1"/>
      <w:marLeft w:val="0"/>
      <w:marRight w:val="0"/>
      <w:marTop w:val="0"/>
      <w:marBottom w:val="0"/>
      <w:divBdr>
        <w:top w:val="none" w:sz="0" w:space="0" w:color="auto"/>
        <w:left w:val="none" w:sz="0" w:space="0" w:color="auto"/>
        <w:bottom w:val="none" w:sz="0" w:space="0" w:color="auto"/>
        <w:right w:val="none" w:sz="0" w:space="0" w:color="auto"/>
      </w:divBdr>
    </w:div>
    <w:div w:id="22557985">
      <w:bodyDiv w:val="1"/>
      <w:marLeft w:val="0"/>
      <w:marRight w:val="0"/>
      <w:marTop w:val="0"/>
      <w:marBottom w:val="0"/>
      <w:divBdr>
        <w:top w:val="none" w:sz="0" w:space="0" w:color="auto"/>
        <w:left w:val="none" w:sz="0" w:space="0" w:color="auto"/>
        <w:bottom w:val="none" w:sz="0" w:space="0" w:color="auto"/>
        <w:right w:val="none" w:sz="0" w:space="0" w:color="auto"/>
      </w:divBdr>
    </w:div>
    <w:div w:id="25716698">
      <w:bodyDiv w:val="1"/>
      <w:marLeft w:val="0"/>
      <w:marRight w:val="0"/>
      <w:marTop w:val="0"/>
      <w:marBottom w:val="0"/>
      <w:divBdr>
        <w:top w:val="none" w:sz="0" w:space="0" w:color="auto"/>
        <w:left w:val="none" w:sz="0" w:space="0" w:color="auto"/>
        <w:bottom w:val="none" w:sz="0" w:space="0" w:color="auto"/>
        <w:right w:val="none" w:sz="0" w:space="0" w:color="auto"/>
      </w:divBdr>
    </w:div>
    <w:div w:id="32047734">
      <w:bodyDiv w:val="1"/>
      <w:marLeft w:val="0"/>
      <w:marRight w:val="0"/>
      <w:marTop w:val="0"/>
      <w:marBottom w:val="0"/>
      <w:divBdr>
        <w:top w:val="none" w:sz="0" w:space="0" w:color="auto"/>
        <w:left w:val="none" w:sz="0" w:space="0" w:color="auto"/>
        <w:bottom w:val="none" w:sz="0" w:space="0" w:color="auto"/>
        <w:right w:val="none" w:sz="0" w:space="0" w:color="auto"/>
      </w:divBdr>
    </w:div>
    <w:div w:id="147939093">
      <w:bodyDiv w:val="1"/>
      <w:marLeft w:val="0"/>
      <w:marRight w:val="0"/>
      <w:marTop w:val="0"/>
      <w:marBottom w:val="0"/>
      <w:divBdr>
        <w:top w:val="none" w:sz="0" w:space="0" w:color="auto"/>
        <w:left w:val="none" w:sz="0" w:space="0" w:color="auto"/>
        <w:bottom w:val="none" w:sz="0" w:space="0" w:color="auto"/>
        <w:right w:val="none" w:sz="0" w:space="0" w:color="auto"/>
      </w:divBdr>
    </w:div>
    <w:div w:id="193810169">
      <w:bodyDiv w:val="1"/>
      <w:marLeft w:val="0"/>
      <w:marRight w:val="0"/>
      <w:marTop w:val="0"/>
      <w:marBottom w:val="0"/>
      <w:divBdr>
        <w:top w:val="none" w:sz="0" w:space="0" w:color="auto"/>
        <w:left w:val="none" w:sz="0" w:space="0" w:color="auto"/>
        <w:bottom w:val="none" w:sz="0" w:space="0" w:color="auto"/>
        <w:right w:val="none" w:sz="0" w:space="0" w:color="auto"/>
      </w:divBdr>
    </w:div>
    <w:div w:id="206918293">
      <w:bodyDiv w:val="1"/>
      <w:marLeft w:val="0"/>
      <w:marRight w:val="0"/>
      <w:marTop w:val="0"/>
      <w:marBottom w:val="0"/>
      <w:divBdr>
        <w:top w:val="none" w:sz="0" w:space="0" w:color="auto"/>
        <w:left w:val="none" w:sz="0" w:space="0" w:color="auto"/>
        <w:bottom w:val="none" w:sz="0" w:space="0" w:color="auto"/>
        <w:right w:val="none" w:sz="0" w:space="0" w:color="auto"/>
      </w:divBdr>
    </w:div>
    <w:div w:id="269440147">
      <w:bodyDiv w:val="1"/>
      <w:marLeft w:val="0"/>
      <w:marRight w:val="0"/>
      <w:marTop w:val="0"/>
      <w:marBottom w:val="0"/>
      <w:divBdr>
        <w:top w:val="none" w:sz="0" w:space="0" w:color="auto"/>
        <w:left w:val="none" w:sz="0" w:space="0" w:color="auto"/>
        <w:bottom w:val="none" w:sz="0" w:space="0" w:color="auto"/>
        <w:right w:val="none" w:sz="0" w:space="0" w:color="auto"/>
      </w:divBdr>
    </w:div>
    <w:div w:id="274874423">
      <w:bodyDiv w:val="1"/>
      <w:marLeft w:val="0"/>
      <w:marRight w:val="0"/>
      <w:marTop w:val="0"/>
      <w:marBottom w:val="0"/>
      <w:divBdr>
        <w:top w:val="none" w:sz="0" w:space="0" w:color="auto"/>
        <w:left w:val="none" w:sz="0" w:space="0" w:color="auto"/>
        <w:bottom w:val="none" w:sz="0" w:space="0" w:color="auto"/>
        <w:right w:val="none" w:sz="0" w:space="0" w:color="auto"/>
      </w:divBdr>
    </w:div>
    <w:div w:id="296574393">
      <w:bodyDiv w:val="1"/>
      <w:marLeft w:val="0"/>
      <w:marRight w:val="0"/>
      <w:marTop w:val="0"/>
      <w:marBottom w:val="0"/>
      <w:divBdr>
        <w:top w:val="none" w:sz="0" w:space="0" w:color="auto"/>
        <w:left w:val="none" w:sz="0" w:space="0" w:color="auto"/>
        <w:bottom w:val="none" w:sz="0" w:space="0" w:color="auto"/>
        <w:right w:val="none" w:sz="0" w:space="0" w:color="auto"/>
      </w:divBdr>
    </w:div>
    <w:div w:id="359284004">
      <w:bodyDiv w:val="1"/>
      <w:marLeft w:val="0"/>
      <w:marRight w:val="0"/>
      <w:marTop w:val="0"/>
      <w:marBottom w:val="0"/>
      <w:divBdr>
        <w:top w:val="none" w:sz="0" w:space="0" w:color="auto"/>
        <w:left w:val="none" w:sz="0" w:space="0" w:color="auto"/>
        <w:bottom w:val="none" w:sz="0" w:space="0" w:color="auto"/>
        <w:right w:val="none" w:sz="0" w:space="0" w:color="auto"/>
      </w:divBdr>
      <w:divsChild>
        <w:div w:id="1100565353">
          <w:marLeft w:val="0"/>
          <w:marRight w:val="0"/>
          <w:marTop w:val="0"/>
          <w:marBottom w:val="0"/>
          <w:divBdr>
            <w:top w:val="none" w:sz="0" w:space="0" w:color="auto"/>
            <w:left w:val="none" w:sz="0" w:space="0" w:color="auto"/>
            <w:bottom w:val="none" w:sz="0" w:space="0" w:color="auto"/>
            <w:right w:val="none" w:sz="0" w:space="0" w:color="auto"/>
          </w:divBdr>
        </w:div>
      </w:divsChild>
    </w:div>
    <w:div w:id="388000670">
      <w:bodyDiv w:val="1"/>
      <w:marLeft w:val="0"/>
      <w:marRight w:val="0"/>
      <w:marTop w:val="0"/>
      <w:marBottom w:val="0"/>
      <w:divBdr>
        <w:top w:val="none" w:sz="0" w:space="0" w:color="auto"/>
        <w:left w:val="none" w:sz="0" w:space="0" w:color="auto"/>
        <w:bottom w:val="none" w:sz="0" w:space="0" w:color="auto"/>
        <w:right w:val="none" w:sz="0" w:space="0" w:color="auto"/>
      </w:divBdr>
      <w:divsChild>
        <w:div w:id="1776904914">
          <w:marLeft w:val="0"/>
          <w:marRight w:val="0"/>
          <w:marTop w:val="0"/>
          <w:marBottom w:val="0"/>
          <w:divBdr>
            <w:top w:val="none" w:sz="0" w:space="0" w:color="auto"/>
            <w:left w:val="none" w:sz="0" w:space="0" w:color="auto"/>
            <w:bottom w:val="none" w:sz="0" w:space="0" w:color="auto"/>
            <w:right w:val="none" w:sz="0" w:space="0" w:color="auto"/>
          </w:divBdr>
          <w:divsChild>
            <w:div w:id="6519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00060">
      <w:bodyDiv w:val="1"/>
      <w:marLeft w:val="0"/>
      <w:marRight w:val="0"/>
      <w:marTop w:val="0"/>
      <w:marBottom w:val="0"/>
      <w:divBdr>
        <w:top w:val="none" w:sz="0" w:space="0" w:color="auto"/>
        <w:left w:val="none" w:sz="0" w:space="0" w:color="auto"/>
        <w:bottom w:val="none" w:sz="0" w:space="0" w:color="auto"/>
        <w:right w:val="none" w:sz="0" w:space="0" w:color="auto"/>
      </w:divBdr>
    </w:div>
    <w:div w:id="495920103">
      <w:bodyDiv w:val="1"/>
      <w:marLeft w:val="0"/>
      <w:marRight w:val="0"/>
      <w:marTop w:val="0"/>
      <w:marBottom w:val="0"/>
      <w:divBdr>
        <w:top w:val="none" w:sz="0" w:space="0" w:color="auto"/>
        <w:left w:val="none" w:sz="0" w:space="0" w:color="auto"/>
        <w:bottom w:val="none" w:sz="0" w:space="0" w:color="auto"/>
        <w:right w:val="none" w:sz="0" w:space="0" w:color="auto"/>
      </w:divBdr>
    </w:div>
    <w:div w:id="531193015">
      <w:bodyDiv w:val="1"/>
      <w:marLeft w:val="0"/>
      <w:marRight w:val="0"/>
      <w:marTop w:val="0"/>
      <w:marBottom w:val="0"/>
      <w:divBdr>
        <w:top w:val="none" w:sz="0" w:space="0" w:color="auto"/>
        <w:left w:val="none" w:sz="0" w:space="0" w:color="auto"/>
        <w:bottom w:val="none" w:sz="0" w:space="0" w:color="auto"/>
        <w:right w:val="none" w:sz="0" w:space="0" w:color="auto"/>
      </w:divBdr>
      <w:divsChild>
        <w:div w:id="1826319682">
          <w:marLeft w:val="0"/>
          <w:marRight w:val="0"/>
          <w:marTop w:val="0"/>
          <w:marBottom w:val="0"/>
          <w:divBdr>
            <w:top w:val="none" w:sz="0" w:space="0" w:color="auto"/>
            <w:left w:val="none" w:sz="0" w:space="0" w:color="auto"/>
            <w:bottom w:val="none" w:sz="0" w:space="0" w:color="auto"/>
            <w:right w:val="none" w:sz="0" w:space="0" w:color="auto"/>
          </w:divBdr>
          <w:divsChild>
            <w:div w:id="1556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4157">
      <w:bodyDiv w:val="1"/>
      <w:marLeft w:val="0"/>
      <w:marRight w:val="0"/>
      <w:marTop w:val="0"/>
      <w:marBottom w:val="0"/>
      <w:divBdr>
        <w:top w:val="none" w:sz="0" w:space="0" w:color="auto"/>
        <w:left w:val="none" w:sz="0" w:space="0" w:color="auto"/>
        <w:bottom w:val="none" w:sz="0" w:space="0" w:color="auto"/>
        <w:right w:val="none" w:sz="0" w:space="0" w:color="auto"/>
      </w:divBdr>
    </w:div>
    <w:div w:id="550655378">
      <w:bodyDiv w:val="1"/>
      <w:marLeft w:val="0"/>
      <w:marRight w:val="0"/>
      <w:marTop w:val="0"/>
      <w:marBottom w:val="0"/>
      <w:divBdr>
        <w:top w:val="none" w:sz="0" w:space="0" w:color="auto"/>
        <w:left w:val="none" w:sz="0" w:space="0" w:color="auto"/>
        <w:bottom w:val="none" w:sz="0" w:space="0" w:color="auto"/>
        <w:right w:val="none" w:sz="0" w:space="0" w:color="auto"/>
      </w:divBdr>
    </w:div>
    <w:div w:id="562956483">
      <w:bodyDiv w:val="1"/>
      <w:marLeft w:val="0"/>
      <w:marRight w:val="0"/>
      <w:marTop w:val="0"/>
      <w:marBottom w:val="0"/>
      <w:divBdr>
        <w:top w:val="none" w:sz="0" w:space="0" w:color="auto"/>
        <w:left w:val="none" w:sz="0" w:space="0" w:color="auto"/>
        <w:bottom w:val="none" w:sz="0" w:space="0" w:color="auto"/>
        <w:right w:val="none" w:sz="0" w:space="0" w:color="auto"/>
      </w:divBdr>
    </w:div>
    <w:div w:id="653796725">
      <w:bodyDiv w:val="1"/>
      <w:marLeft w:val="0"/>
      <w:marRight w:val="0"/>
      <w:marTop w:val="0"/>
      <w:marBottom w:val="0"/>
      <w:divBdr>
        <w:top w:val="none" w:sz="0" w:space="0" w:color="auto"/>
        <w:left w:val="none" w:sz="0" w:space="0" w:color="auto"/>
        <w:bottom w:val="none" w:sz="0" w:space="0" w:color="auto"/>
        <w:right w:val="none" w:sz="0" w:space="0" w:color="auto"/>
      </w:divBdr>
    </w:div>
    <w:div w:id="696078549">
      <w:bodyDiv w:val="1"/>
      <w:marLeft w:val="0"/>
      <w:marRight w:val="0"/>
      <w:marTop w:val="0"/>
      <w:marBottom w:val="0"/>
      <w:divBdr>
        <w:top w:val="none" w:sz="0" w:space="0" w:color="auto"/>
        <w:left w:val="none" w:sz="0" w:space="0" w:color="auto"/>
        <w:bottom w:val="none" w:sz="0" w:space="0" w:color="auto"/>
        <w:right w:val="none" w:sz="0" w:space="0" w:color="auto"/>
      </w:divBdr>
    </w:div>
    <w:div w:id="712735739">
      <w:bodyDiv w:val="1"/>
      <w:marLeft w:val="0"/>
      <w:marRight w:val="0"/>
      <w:marTop w:val="0"/>
      <w:marBottom w:val="0"/>
      <w:divBdr>
        <w:top w:val="none" w:sz="0" w:space="0" w:color="auto"/>
        <w:left w:val="none" w:sz="0" w:space="0" w:color="auto"/>
        <w:bottom w:val="none" w:sz="0" w:space="0" w:color="auto"/>
        <w:right w:val="none" w:sz="0" w:space="0" w:color="auto"/>
      </w:divBdr>
    </w:div>
    <w:div w:id="803547917">
      <w:bodyDiv w:val="1"/>
      <w:marLeft w:val="0"/>
      <w:marRight w:val="0"/>
      <w:marTop w:val="0"/>
      <w:marBottom w:val="0"/>
      <w:divBdr>
        <w:top w:val="none" w:sz="0" w:space="0" w:color="auto"/>
        <w:left w:val="none" w:sz="0" w:space="0" w:color="auto"/>
        <w:bottom w:val="none" w:sz="0" w:space="0" w:color="auto"/>
        <w:right w:val="none" w:sz="0" w:space="0" w:color="auto"/>
      </w:divBdr>
    </w:div>
    <w:div w:id="856042425">
      <w:bodyDiv w:val="1"/>
      <w:marLeft w:val="0"/>
      <w:marRight w:val="0"/>
      <w:marTop w:val="0"/>
      <w:marBottom w:val="0"/>
      <w:divBdr>
        <w:top w:val="none" w:sz="0" w:space="0" w:color="auto"/>
        <w:left w:val="none" w:sz="0" w:space="0" w:color="auto"/>
        <w:bottom w:val="none" w:sz="0" w:space="0" w:color="auto"/>
        <w:right w:val="none" w:sz="0" w:space="0" w:color="auto"/>
      </w:divBdr>
    </w:div>
    <w:div w:id="876044583">
      <w:bodyDiv w:val="1"/>
      <w:marLeft w:val="0"/>
      <w:marRight w:val="0"/>
      <w:marTop w:val="0"/>
      <w:marBottom w:val="0"/>
      <w:divBdr>
        <w:top w:val="none" w:sz="0" w:space="0" w:color="auto"/>
        <w:left w:val="none" w:sz="0" w:space="0" w:color="auto"/>
        <w:bottom w:val="none" w:sz="0" w:space="0" w:color="auto"/>
        <w:right w:val="none" w:sz="0" w:space="0" w:color="auto"/>
      </w:divBdr>
    </w:div>
    <w:div w:id="882719282">
      <w:bodyDiv w:val="1"/>
      <w:marLeft w:val="0"/>
      <w:marRight w:val="0"/>
      <w:marTop w:val="0"/>
      <w:marBottom w:val="0"/>
      <w:divBdr>
        <w:top w:val="none" w:sz="0" w:space="0" w:color="auto"/>
        <w:left w:val="none" w:sz="0" w:space="0" w:color="auto"/>
        <w:bottom w:val="none" w:sz="0" w:space="0" w:color="auto"/>
        <w:right w:val="none" w:sz="0" w:space="0" w:color="auto"/>
      </w:divBdr>
    </w:div>
    <w:div w:id="894043957">
      <w:bodyDiv w:val="1"/>
      <w:marLeft w:val="0"/>
      <w:marRight w:val="0"/>
      <w:marTop w:val="0"/>
      <w:marBottom w:val="0"/>
      <w:divBdr>
        <w:top w:val="none" w:sz="0" w:space="0" w:color="auto"/>
        <w:left w:val="none" w:sz="0" w:space="0" w:color="auto"/>
        <w:bottom w:val="none" w:sz="0" w:space="0" w:color="auto"/>
        <w:right w:val="none" w:sz="0" w:space="0" w:color="auto"/>
      </w:divBdr>
    </w:div>
    <w:div w:id="901061256">
      <w:bodyDiv w:val="1"/>
      <w:marLeft w:val="0"/>
      <w:marRight w:val="0"/>
      <w:marTop w:val="0"/>
      <w:marBottom w:val="0"/>
      <w:divBdr>
        <w:top w:val="none" w:sz="0" w:space="0" w:color="auto"/>
        <w:left w:val="none" w:sz="0" w:space="0" w:color="auto"/>
        <w:bottom w:val="none" w:sz="0" w:space="0" w:color="auto"/>
        <w:right w:val="none" w:sz="0" w:space="0" w:color="auto"/>
      </w:divBdr>
      <w:divsChild>
        <w:div w:id="2032754029">
          <w:marLeft w:val="0"/>
          <w:marRight w:val="0"/>
          <w:marTop w:val="0"/>
          <w:marBottom w:val="0"/>
          <w:divBdr>
            <w:top w:val="none" w:sz="0" w:space="0" w:color="auto"/>
            <w:left w:val="none" w:sz="0" w:space="0" w:color="auto"/>
            <w:bottom w:val="none" w:sz="0" w:space="0" w:color="auto"/>
            <w:right w:val="none" w:sz="0" w:space="0" w:color="auto"/>
          </w:divBdr>
          <w:divsChild>
            <w:div w:id="17224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3049">
      <w:bodyDiv w:val="1"/>
      <w:marLeft w:val="0"/>
      <w:marRight w:val="0"/>
      <w:marTop w:val="0"/>
      <w:marBottom w:val="0"/>
      <w:divBdr>
        <w:top w:val="none" w:sz="0" w:space="0" w:color="auto"/>
        <w:left w:val="none" w:sz="0" w:space="0" w:color="auto"/>
        <w:bottom w:val="none" w:sz="0" w:space="0" w:color="auto"/>
        <w:right w:val="none" w:sz="0" w:space="0" w:color="auto"/>
      </w:divBdr>
    </w:div>
    <w:div w:id="1017543679">
      <w:bodyDiv w:val="1"/>
      <w:marLeft w:val="0"/>
      <w:marRight w:val="0"/>
      <w:marTop w:val="0"/>
      <w:marBottom w:val="0"/>
      <w:divBdr>
        <w:top w:val="none" w:sz="0" w:space="0" w:color="auto"/>
        <w:left w:val="none" w:sz="0" w:space="0" w:color="auto"/>
        <w:bottom w:val="none" w:sz="0" w:space="0" w:color="auto"/>
        <w:right w:val="none" w:sz="0" w:space="0" w:color="auto"/>
      </w:divBdr>
    </w:div>
    <w:div w:id="1041631609">
      <w:bodyDiv w:val="1"/>
      <w:marLeft w:val="0"/>
      <w:marRight w:val="0"/>
      <w:marTop w:val="0"/>
      <w:marBottom w:val="0"/>
      <w:divBdr>
        <w:top w:val="none" w:sz="0" w:space="0" w:color="auto"/>
        <w:left w:val="none" w:sz="0" w:space="0" w:color="auto"/>
        <w:bottom w:val="none" w:sz="0" w:space="0" w:color="auto"/>
        <w:right w:val="none" w:sz="0" w:space="0" w:color="auto"/>
      </w:divBdr>
    </w:div>
    <w:div w:id="1042360308">
      <w:bodyDiv w:val="1"/>
      <w:marLeft w:val="0"/>
      <w:marRight w:val="0"/>
      <w:marTop w:val="0"/>
      <w:marBottom w:val="0"/>
      <w:divBdr>
        <w:top w:val="none" w:sz="0" w:space="0" w:color="auto"/>
        <w:left w:val="none" w:sz="0" w:space="0" w:color="auto"/>
        <w:bottom w:val="none" w:sz="0" w:space="0" w:color="auto"/>
        <w:right w:val="none" w:sz="0" w:space="0" w:color="auto"/>
      </w:divBdr>
      <w:divsChild>
        <w:div w:id="76486345">
          <w:marLeft w:val="0"/>
          <w:marRight w:val="0"/>
          <w:marTop w:val="0"/>
          <w:marBottom w:val="0"/>
          <w:divBdr>
            <w:top w:val="none" w:sz="0" w:space="0" w:color="auto"/>
            <w:left w:val="none" w:sz="0" w:space="0" w:color="auto"/>
            <w:bottom w:val="none" w:sz="0" w:space="0" w:color="auto"/>
            <w:right w:val="none" w:sz="0" w:space="0" w:color="auto"/>
          </w:divBdr>
        </w:div>
      </w:divsChild>
    </w:div>
    <w:div w:id="1050306871">
      <w:bodyDiv w:val="1"/>
      <w:marLeft w:val="0"/>
      <w:marRight w:val="0"/>
      <w:marTop w:val="0"/>
      <w:marBottom w:val="0"/>
      <w:divBdr>
        <w:top w:val="none" w:sz="0" w:space="0" w:color="auto"/>
        <w:left w:val="none" w:sz="0" w:space="0" w:color="auto"/>
        <w:bottom w:val="none" w:sz="0" w:space="0" w:color="auto"/>
        <w:right w:val="none" w:sz="0" w:space="0" w:color="auto"/>
      </w:divBdr>
    </w:div>
    <w:div w:id="1054812382">
      <w:bodyDiv w:val="1"/>
      <w:marLeft w:val="0"/>
      <w:marRight w:val="0"/>
      <w:marTop w:val="0"/>
      <w:marBottom w:val="0"/>
      <w:divBdr>
        <w:top w:val="none" w:sz="0" w:space="0" w:color="auto"/>
        <w:left w:val="none" w:sz="0" w:space="0" w:color="auto"/>
        <w:bottom w:val="none" w:sz="0" w:space="0" w:color="auto"/>
        <w:right w:val="none" w:sz="0" w:space="0" w:color="auto"/>
      </w:divBdr>
    </w:div>
    <w:div w:id="1111051331">
      <w:bodyDiv w:val="1"/>
      <w:marLeft w:val="0"/>
      <w:marRight w:val="0"/>
      <w:marTop w:val="0"/>
      <w:marBottom w:val="0"/>
      <w:divBdr>
        <w:top w:val="none" w:sz="0" w:space="0" w:color="auto"/>
        <w:left w:val="none" w:sz="0" w:space="0" w:color="auto"/>
        <w:bottom w:val="none" w:sz="0" w:space="0" w:color="auto"/>
        <w:right w:val="none" w:sz="0" w:space="0" w:color="auto"/>
      </w:divBdr>
    </w:div>
    <w:div w:id="1183742685">
      <w:bodyDiv w:val="1"/>
      <w:marLeft w:val="0"/>
      <w:marRight w:val="0"/>
      <w:marTop w:val="0"/>
      <w:marBottom w:val="0"/>
      <w:divBdr>
        <w:top w:val="none" w:sz="0" w:space="0" w:color="auto"/>
        <w:left w:val="none" w:sz="0" w:space="0" w:color="auto"/>
        <w:bottom w:val="none" w:sz="0" w:space="0" w:color="auto"/>
        <w:right w:val="none" w:sz="0" w:space="0" w:color="auto"/>
      </w:divBdr>
    </w:div>
    <w:div w:id="1240404661">
      <w:bodyDiv w:val="1"/>
      <w:marLeft w:val="0"/>
      <w:marRight w:val="0"/>
      <w:marTop w:val="0"/>
      <w:marBottom w:val="0"/>
      <w:divBdr>
        <w:top w:val="none" w:sz="0" w:space="0" w:color="auto"/>
        <w:left w:val="none" w:sz="0" w:space="0" w:color="auto"/>
        <w:bottom w:val="none" w:sz="0" w:space="0" w:color="auto"/>
        <w:right w:val="none" w:sz="0" w:space="0" w:color="auto"/>
      </w:divBdr>
    </w:div>
    <w:div w:id="1382093126">
      <w:bodyDiv w:val="1"/>
      <w:marLeft w:val="0"/>
      <w:marRight w:val="0"/>
      <w:marTop w:val="0"/>
      <w:marBottom w:val="0"/>
      <w:divBdr>
        <w:top w:val="none" w:sz="0" w:space="0" w:color="auto"/>
        <w:left w:val="none" w:sz="0" w:space="0" w:color="auto"/>
        <w:bottom w:val="none" w:sz="0" w:space="0" w:color="auto"/>
        <w:right w:val="none" w:sz="0" w:space="0" w:color="auto"/>
      </w:divBdr>
    </w:div>
    <w:div w:id="1384404948">
      <w:bodyDiv w:val="1"/>
      <w:marLeft w:val="0"/>
      <w:marRight w:val="0"/>
      <w:marTop w:val="0"/>
      <w:marBottom w:val="0"/>
      <w:divBdr>
        <w:top w:val="none" w:sz="0" w:space="0" w:color="auto"/>
        <w:left w:val="none" w:sz="0" w:space="0" w:color="auto"/>
        <w:bottom w:val="none" w:sz="0" w:space="0" w:color="auto"/>
        <w:right w:val="none" w:sz="0" w:space="0" w:color="auto"/>
      </w:divBdr>
    </w:div>
    <w:div w:id="1389451834">
      <w:bodyDiv w:val="1"/>
      <w:marLeft w:val="0"/>
      <w:marRight w:val="0"/>
      <w:marTop w:val="0"/>
      <w:marBottom w:val="0"/>
      <w:divBdr>
        <w:top w:val="none" w:sz="0" w:space="0" w:color="auto"/>
        <w:left w:val="none" w:sz="0" w:space="0" w:color="auto"/>
        <w:bottom w:val="none" w:sz="0" w:space="0" w:color="auto"/>
        <w:right w:val="none" w:sz="0" w:space="0" w:color="auto"/>
      </w:divBdr>
    </w:div>
    <w:div w:id="1396079279">
      <w:bodyDiv w:val="1"/>
      <w:marLeft w:val="0"/>
      <w:marRight w:val="0"/>
      <w:marTop w:val="0"/>
      <w:marBottom w:val="0"/>
      <w:divBdr>
        <w:top w:val="none" w:sz="0" w:space="0" w:color="auto"/>
        <w:left w:val="none" w:sz="0" w:space="0" w:color="auto"/>
        <w:bottom w:val="none" w:sz="0" w:space="0" w:color="auto"/>
        <w:right w:val="none" w:sz="0" w:space="0" w:color="auto"/>
      </w:divBdr>
      <w:divsChild>
        <w:div w:id="1327174399">
          <w:marLeft w:val="0"/>
          <w:marRight w:val="0"/>
          <w:marTop w:val="0"/>
          <w:marBottom w:val="0"/>
          <w:divBdr>
            <w:top w:val="none" w:sz="0" w:space="0" w:color="auto"/>
            <w:left w:val="none" w:sz="0" w:space="0" w:color="auto"/>
            <w:bottom w:val="none" w:sz="0" w:space="0" w:color="auto"/>
            <w:right w:val="none" w:sz="0" w:space="0" w:color="auto"/>
          </w:divBdr>
        </w:div>
      </w:divsChild>
    </w:div>
    <w:div w:id="1404254453">
      <w:bodyDiv w:val="1"/>
      <w:marLeft w:val="0"/>
      <w:marRight w:val="0"/>
      <w:marTop w:val="0"/>
      <w:marBottom w:val="0"/>
      <w:divBdr>
        <w:top w:val="none" w:sz="0" w:space="0" w:color="auto"/>
        <w:left w:val="none" w:sz="0" w:space="0" w:color="auto"/>
        <w:bottom w:val="none" w:sz="0" w:space="0" w:color="auto"/>
        <w:right w:val="none" w:sz="0" w:space="0" w:color="auto"/>
      </w:divBdr>
    </w:div>
    <w:div w:id="1417050172">
      <w:bodyDiv w:val="1"/>
      <w:marLeft w:val="0"/>
      <w:marRight w:val="0"/>
      <w:marTop w:val="0"/>
      <w:marBottom w:val="0"/>
      <w:divBdr>
        <w:top w:val="none" w:sz="0" w:space="0" w:color="auto"/>
        <w:left w:val="none" w:sz="0" w:space="0" w:color="auto"/>
        <w:bottom w:val="none" w:sz="0" w:space="0" w:color="auto"/>
        <w:right w:val="none" w:sz="0" w:space="0" w:color="auto"/>
      </w:divBdr>
    </w:div>
    <w:div w:id="1447654489">
      <w:bodyDiv w:val="1"/>
      <w:marLeft w:val="0"/>
      <w:marRight w:val="0"/>
      <w:marTop w:val="0"/>
      <w:marBottom w:val="0"/>
      <w:divBdr>
        <w:top w:val="none" w:sz="0" w:space="0" w:color="auto"/>
        <w:left w:val="none" w:sz="0" w:space="0" w:color="auto"/>
        <w:bottom w:val="none" w:sz="0" w:space="0" w:color="auto"/>
        <w:right w:val="none" w:sz="0" w:space="0" w:color="auto"/>
      </w:divBdr>
      <w:divsChild>
        <w:div w:id="362944182">
          <w:marLeft w:val="0"/>
          <w:marRight w:val="0"/>
          <w:marTop w:val="0"/>
          <w:marBottom w:val="0"/>
          <w:divBdr>
            <w:top w:val="none" w:sz="0" w:space="0" w:color="auto"/>
            <w:left w:val="none" w:sz="0" w:space="0" w:color="auto"/>
            <w:bottom w:val="none" w:sz="0" w:space="0" w:color="auto"/>
            <w:right w:val="none" w:sz="0" w:space="0" w:color="auto"/>
          </w:divBdr>
          <w:divsChild>
            <w:div w:id="8561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90224">
      <w:bodyDiv w:val="1"/>
      <w:marLeft w:val="0"/>
      <w:marRight w:val="0"/>
      <w:marTop w:val="0"/>
      <w:marBottom w:val="0"/>
      <w:divBdr>
        <w:top w:val="none" w:sz="0" w:space="0" w:color="auto"/>
        <w:left w:val="none" w:sz="0" w:space="0" w:color="auto"/>
        <w:bottom w:val="none" w:sz="0" w:space="0" w:color="auto"/>
        <w:right w:val="none" w:sz="0" w:space="0" w:color="auto"/>
      </w:divBdr>
    </w:div>
    <w:div w:id="1504928916">
      <w:bodyDiv w:val="1"/>
      <w:marLeft w:val="0"/>
      <w:marRight w:val="0"/>
      <w:marTop w:val="0"/>
      <w:marBottom w:val="0"/>
      <w:divBdr>
        <w:top w:val="none" w:sz="0" w:space="0" w:color="auto"/>
        <w:left w:val="none" w:sz="0" w:space="0" w:color="auto"/>
        <w:bottom w:val="none" w:sz="0" w:space="0" w:color="auto"/>
        <w:right w:val="none" w:sz="0" w:space="0" w:color="auto"/>
      </w:divBdr>
    </w:div>
    <w:div w:id="1510562772">
      <w:bodyDiv w:val="1"/>
      <w:marLeft w:val="0"/>
      <w:marRight w:val="0"/>
      <w:marTop w:val="0"/>
      <w:marBottom w:val="0"/>
      <w:divBdr>
        <w:top w:val="none" w:sz="0" w:space="0" w:color="auto"/>
        <w:left w:val="none" w:sz="0" w:space="0" w:color="auto"/>
        <w:bottom w:val="none" w:sz="0" w:space="0" w:color="auto"/>
        <w:right w:val="none" w:sz="0" w:space="0" w:color="auto"/>
      </w:divBdr>
    </w:div>
    <w:div w:id="1566912031">
      <w:bodyDiv w:val="1"/>
      <w:marLeft w:val="0"/>
      <w:marRight w:val="0"/>
      <w:marTop w:val="0"/>
      <w:marBottom w:val="0"/>
      <w:divBdr>
        <w:top w:val="none" w:sz="0" w:space="0" w:color="auto"/>
        <w:left w:val="none" w:sz="0" w:space="0" w:color="auto"/>
        <w:bottom w:val="none" w:sz="0" w:space="0" w:color="auto"/>
        <w:right w:val="none" w:sz="0" w:space="0" w:color="auto"/>
      </w:divBdr>
    </w:div>
    <w:div w:id="1594893614">
      <w:bodyDiv w:val="1"/>
      <w:marLeft w:val="0"/>
      <w:marRight w:val="0"/>
      <w:marTop w:val="0"/>
      <w:marBottom w:val="0"/>
      <w:divBdr>
        <w:top w:val="none" w:sz="0" w:space="0" w:color="auto"/>
        <w:left w:val="none" w:sz="0" w:space="0" w:color="auto"/>
        <w:bottom w:val="none" w:sz="0" w:space="0" w:color="auto"/>
        <w:right w:val="none" w:sz="0" w:space="0" w:color="auto"/>
      </w:divBdr>
    </w:div>
    <w:div w:id="1598178317">
      <w:bodyDiv w:val="1"/>
      <w:marLeft w:val="0"/>
      <w:marRight w:val="0"/>
      <w:marTop w:val="0"/>
      <w:marBottom w:val="0"/>
      <w:divBdr>
        <w:top w:val="none" w:sz="0" w:space="0" w:color="auto"/>
        <w:left w:val="none" w:sz="0" w:space="0" w:color="auto"/>
        <w:bottom w:val="none" w:sz="0" w:space="0" w:color="auto"/>
        <w:right w:val="none" w:sz="0" w:space="0" w:color="auto"/>
      </w:divBdr>
    </w:div>
    <w:div w:id="1703896916">
      <w:bodyDiv w:val="1"/>
      <w:marLeft w:val="0"/>
      <w:marRight w:val="0"/>
      <w:marTop w:val="0"/>
      <w:marBottom w:val="0"/>
      <w:divBdr>
        <w:top w:val="none" w:sz="0" w:space="0" w:color="auto"/>
        <w:left w:val="none" w:sz="0" w:space="0" w:color="auto"/>
        <w:bottom w:val="none" w:sz="0" w:space="0" w:color="auto"/>
        <w:right w:val="none" w:sz="0" w:space="0" w:color="auto"/>
      </w:divBdr>
      <w:divsChild>
        <w:div w:id="1642537929">
          <w:marLeft w:val="0"/>
          <w:marRight w:val="0"/>
          <w:marTop w:val="0"/>
          <w:marBottom w:val="0"/>
          <w:divBdr>
            <w:top w:val="none" w:sz="0" w:space="0" w:color="auto"/>
            <w:left w:val="none" w:sz="0" w:space="0" w:color="auto"/>
            <w:bottom w:val="none" w:sz="0" w:space="0" w:color="auto"/>
            <w:right w:val="none" w:sz="0" w:space="0" w:color="auto"/>
          </w:divBdr>
          <w:divsChild>
            <w:div w:id="70185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3912">
      <w:bodyDiv w:val="1"/>
      <w:marLeft w:val="0"/>
      <w:marRight w:val="0"/>
      <w:marTop w:val="0"/>
      <w:marBottom w:val="0"/>
      <w:divBdr>
        <w:top w:val="none" w:sz="0" w:space="0" w:color="auto"/>
        <w:left w:val="none" w:sz="0" w:space="0" w:color="auto"/>
        <w:bottom w:val="none" w:sz="0" w:space="0" w:color="auto"/>
        <w:right w:val="none" w:sz="0" w:space="0" w:color="auto"/>
      </w:divBdr>
    </w:div>
    <w:div w:id="1762025227">
      <w:bodyDiv w:val="1"/>
      <w:marLeft w:val="0"/>
      <w:marRight w:val="0"/>
      <w:marTop w:val="0"/>
      <w:marBottom w:val="0"/>
      <w:divBdr>
        <w:top w:val="none" w:sz="0" w:space="0" w:color="auto"/>
        <w:left w:val="none" w:sz="0" w:space="0" w:color="auto"/>
        <w:bottom w:val="none" w:sz="0" w:space="0" w:color="auto"/>
        <w:right w:val="none" w:sz="0" w:space="0" w:color="auto"/>
      </w:divBdr>
    </w:div>
    <w:div w:id="1814519564">
      <w:bodyDiv w:val="1"/>
      <w:marLeft w:val="0"/>
      <w:marRight w:val="0"/>
      <w:marTop w:val="0"/>
      <w:marBottom w:val="0"/>
      <w:divBdr>
        <w:top w:val="none" w:sz="0" w:space="0" w:color="auto"/>
        <w:left w:val="none" w:sz="0" w:space="0" w:color="auto"/>
        <w:bottom w:val="none" w:sz="0" w:space="0" w:color="auto"/>
        <w:right w:val="none" w:sz="0" w:space="0" w:color="auto"/>
      </w:divBdr>
    </w:div>
    <w:div w:id="1818104805">
      <w:bodyDiv w:val="1"/>
      <w:marLeft w:val="0"/>
      <w:marRight w:val="0"/>
      <w:marTop w:val="0"/>
      <w:marBottom w:val="0"/>
      <w:divBdr>
        <w:top w:val="none" w:sz="0" w:space="0" w:color="auto"/>
        <w:left w:val="none" w:sz="0" w:space="0" w:color="auto"/>
        <w:bottom w:val="none" w:sz="0" w:space="0" w:color="auto"/>
        <w:right w:val="none" w:sz="0" w:space="0" w:color="auto"/>
      </w:divBdr>
    </w:div>
    <w:div w:id="1970626137">
      <w:bodyDiv w:val="1"/>
      <w:marLeft w:val="0"/>
      <w:marRight w:val="0"/>
      <w:marTop w:val="0"/>
      <w:marBottom w:val="0"/>
      <w:divBdr>
        <w:top w:val="none" w:sz="0" w:space="0" w:color="auto"/>
        <w:left w:val="none" w:sz="0" w:space="0" w:color="auto"/>
        <w:bottom w:val="none" w:sz="0" w:space="0" w:color="auto"/>
        <w:right w:val="none" w:sz="0" w:space="0" w:color="auto"/>
      </w:divBdr>
    </w:div>
    <w:div w:id="1973246882">
      <w:bodyDiv w:val="1"/>
      <w:marLeft w:val="0"/>
      <w:marRight w:val="0"/>
      <w:marTop w:val="0"/>
      <w:marBottom w:val="0"/>
      <w:divBdr>
        <w:top w:val="none" w:sz="0" w:space="0" w:color="auto"/>
        <w:left w:val="none" w:sz="0" w:space="0" w:color="auto"/>
        <w:bottom w:val="none" w:sz="0" w:space="0" w:color="auto"/>
        <w:right w:val="none" w:sz="0" w:space="0" w:color="auto"/>
      </w:divBdr>
    </w:div>
    <w:div w:id="1980768913">
      <w:bodyDiv w:val="1"/>
      <w:marLeft w:val="0"/>
      <w:marRight w:val="0"/>
      <w:marTop w:val="0"/>
      <w:marBottom w:val="0"/>
      <w:divBdr>
        <w:top w:val="none" w:sz="0" w:space="0" w:color="auto"/>
        <w:left w:val="none" w:sz="0" w:space="0" w:color="auto"/>
        <w:bottom w:val="none" w:sz="0" w:space="0" w:color="auto"/>
        <w:right w:val="none" w:sz="0" w:space="0" w:color="auto"/>
      </w:divBdr>
    </w:div>
    <w:div w:id="1992562717">
      <w:bodyDiv w:val="1"/>
      <w:marLeft w:val="0"/>
      <w:marRight w:val="0"/>
      <w:marTop w:val="0"/>
      <w:marBottom w:val="0"/>
      <w:divBdr>
        <w:top w:val="none" w:sz="0" w:space="0" w:color="auto"/>
        <w:left w:val="none" w:sz="0" w:space="0" w:color="auto"/>
        <w:bottom w:val="none" w:sz="0" w:space="0" w:color="auto"/>
        <w:right w:val="none" w:sz="0" w:space="0" w:color="auto"/>
      </w:divBdr>
    </w:div>
    <w:div w:id="2017026698">
      <w:bodyDiv w:val="1"/>
      <w:marLeft w:val="0"/>
      <w:marRight w:val="0"/>
      <w:marTop w:val="0"/>
      <w:marBottom w:val="0"/>
      <w:divBdr>
        <w:top w:val="none" w:sz="0" w:space="0" w:color="auto"/>
        <w:left w:val="none" w:sz="0" w:space="0" w:color="auto"/>
        <w:bottom w:val="none" w:sz="0" w:space="0" w:color="auto"/>
        <w:right w:val="none" w:sz="0" w:space="0" w:color="auto"/>
      </w:divBdr>
    </w:div>
    <w:div w:id="2039238250">
      <w:bodyDiv w:val="1"/>
      <w:marLeft w:val="0"/>
      <w:marRight w:val="0"/>
      <w:marTop w:val="0"/>
      <w:marBottom w:val="0"/>
      <w:divBdr>
        <w:top w:val="none" w:sz="0" w:space="0" w:color="auto"/>
        <w:left w:val="none" w:sz="0" w:space="0" w:color="auto"/>
        <w:bottom w:val="none" w:sz="0" w:space="0" w:color="auto"/>
        <w:right w:val="none" w:sz="0" w:space="0" w:color="auto"/>
      </w:divBdr>
    </w:div>
    <w:div w:id="2091535103">
      <w:bodyDiv w:val="1"/>
      <w:marLeft w:val="0"/>
      <w:marRight w:val="0"/>
      <w:marTop w:val="0"/>
      <w:marBottom w:val="0"/>
      <w:divBdr>
        <w:top w:val="none" w:sz="0" w:space="0" w:color="auto"/>
        <w:left w:val="none" w:sz="0" w:space="0" w:color="auto"/>
        <w:bottom w:val="none" w:sz="0" w:space="0" w:color="auto"/>
        <w:right w:val="none" w:sz="0" w:space="0" w:color="auto"/>
      </w:divBdr>
    </w:div>
    <w:div w:id="2098557775">
      <w:bodyDiv w:val="1"/>
      <w:marLeft w:val="0"/>
      <w:marRight w:val="0"/>
      <w:marTop w:val="0"/>
      <w:marBottom w:val="0"/>
      <w:divBdr>
        <w:top w:val="none" w:sz="0" w:space="0" w:color="auto"/>
        <w:left w:val="none" w:sz="0" w:space="0" w:color="auto"/>
        <w:bottom w:val="none" w:sz="0" w:space="0" w:color="auto"/>
        <w:right w:val="none" w:sz="0" w:space="0" w:color="auto"/>
      </w:divBdr>
    </w:div>
    <w:div w:id="2133666222">
      <w:bodyDiv w:val="1"/>
      <w:marLeft w:val="0"/>
      <w:marRight w:val="0"/>
      <w:marTop w:val="0"/>
      <w:marBottom w:val="0"/>
      <w:divBdr>
        <w:top w:val="none" w:sz="0" w:space="0" w:color="auto"/>
        <w:left w:val="none" w:sz="0" w:space="0" w:color="auto"/>
        <w:bottom w:val="none" w:sz="0" w:space="0" w:color="auto"/>
        <w:right w:val="none" w:sz="0" w:space="0" w:color="auto"/>
      </w:divBdr>
      <w:divsChild>
        <w:div w:id="2135326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symolloi@uci.edu"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5</b:Tag>
    <b:SourceType>Book</b:SourceType>
    <b:Guid>{C05AE517-5ACD-7944-81B6-8CC073D812F8}</b:Guid>
    <b:Author>
      <b:Author>
        <b:NameList>
          <b:Person>
            <b:Last>(5)</b:Last>
          </b:Person>
        </b:NameList>
      </b:Author>
    </b:Author>
    <b:RefOrder>1</b:RefOrder>
  </b:Source>
</b:Sources>
</file>

<file path=customXml/itemProps1.xml><?xml version="1.0" encoding="utf-8"?>
<ds:datastoreItem xmlns:ds="http://schemas.openxmlformats.org/officeDocument/2006/customXml" ds:itemID="{BDD061BF-2748-784F-8FA7-7F4D5E42D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38</Pages>
  <Words>29373</Words>
  <Characters>167427</Characters>
  <Application>Microsoft Office Word</Application>
  <DocSecurity>0</DocSecurity>
  <Lines>1395</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Black</dc:creator>
  <cp:keywords/>
  <dc:description/>
  <cp:lastModifiedBy>Mike Black</cp:lastModifiedBy>
  <cp:revision>104</cp:revision>
  <dcterms:created xsi:type="dcterms:W3CDTF">2022-12-30T21:04:00Z</dcterms:created>
  <dcterms:modified xsi:type="dcterms:W3CDTF">2023-01-01T21:54:00Z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id="9bymoBBH"/&gt;&lt;style id="http://www.zotero.org/styles/elsevier-harvard" hasBibliography="1" bibliographyStyleHasBeenSet="1"/&gt;&lt;prefs&gt;&lt;pref name="fieldType" value="Field"/&gt;&lt;/prefs&gt;&lt;/data&gt;</vt:lpwstr>
  </property>
</Properties>
</file>